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DA71F" w14:textId="77777777" w:rsidR="001E711F" w:rsidRPr="00E51E70" w:rsidRDefault="00E727C0">
      <w:pPr>
        <w:pStyle w:val="Title"/>
        <w:spacing w:before="280"/>
        <w:rPr>
          <w:del w:id="12" w:author="Author" w:date="2026-09-30T13:42:00Z"/>
          <w:rFonts w:ascii="Lato" w:eastAsia="Lato" w:hAnsi="Lato" w:cs="Lato"/>
          <w:sz w:val="36"/>
          <w:szCs w:val="36"/>
        </w:rPr>
      </w:pPr>
      <w:bookmarkStart w:id="13" w:name="_5riugh5dsctt" w:colFirst="0" w:colLast="0"/>
      <w:bookmarkEnd w:id="13"/>
      <w:del w:id="14" w:author="Author" w:date="2026-09-30T13:42:00Z">
        <w:r w:rsidRPr="00E51E70">
          <w:rPr>
            <w:rFonts w:ascii="Lato" w:eastAsia="Lato" w:hAnsi="Lato" w:cs="Lato"/>
            <w:sz w:val="36"/>
            <w:szCs w:val="36"/>
          </w:rPr>
          <w:delText>Longitudinal Analysis of Occupancy-Driven Energy Demand in Canadian Residentials</w:delText>
        </w:r>
      </w:del>
    </w:p>
    <w:p w14:paraId="386F7930" w14:textId="77777777" w:rsidR="00A61990" w:rsidRDefault="000C0F2E">
      <w:pPr>
        <w:pStyle w:val="Heading1"/>
        <w:rPr>
          <w:ins w:id="15" w:author="Author" w:date="2026-09-30T13:42:00Z"/>
        </w:rPr>
      </w:pPr>
      <w:bookmarkStart w:id="16" w:name="X266ee92d4f63f271ba4a9065c7142fb11d4979a"/>
      <w:ins w:id="17" w:author="Author" w:date="2026-09-30T13:42:00Z">
        <w:r>
          <w:t>Canadian residential occupancy schedules from four time-use cycles (2005–2022) and a hindcast-tested projection to 2025</w:t>
        </w:r>
      </w:ins>
    </w:p>
    <w:p w14:paraId="2788F2DE" w14:textId="77777777" w:rsidR="00A61990" w:rsidRPr="000C0F2E" w:rsidRDefault="000C0F2E">
      <w:pPr>
        <w:pStyle w:val="Heading3"/>
        <w:rPr>
          <w:rPrChange w:id="18" w:author="Author" w:date="2026-09-30T13:42:00Z">
            <w:rPr>
              <w:sz w:val="24"/>
            </w:rPr>
          </w:rPrChange>
        </w:rPr>
      </w:pPr>
      <w:bookmarkStart w:id="19" w:name="abstract"/>
      <w:bookmarkStart w:id="20" w:name="_79u1s73rx1my"/>
      <w:bookmarkEnd w:id="20"/>
      <w:r>
        <w:t>Abstract</w:t>
      </w:r>
    </w:p>
    <w:p w14:paraId="7DF113B2" w14:textId="77777777" w:rsidR="006E4C7B" w:rsidRDefault="006E4C7B" w:rsidP="006E4C7B">
      <w:pPr>
        <w:spacing w:before="240" w:after="240"/>
        <w:rPr>
          <w:del w:id="21" w:author="Author" w:date="2026-09-30T13:42:00Z"/>
        </w:rPr>
      </w:pPr>
      <w:bookmarkStart w:id="22" w:name="_6nxad5wq7acr"/>
      <w:bookmarkEnd w:id="22"/>
      <w:del w:id="23" w:author="Author" w:date="2026-09-30T13:42:00Z">
        <w:r w:rsidRPr="00497F7B">
          <w:delText xml:space="preserve">The performance gap in building simulations is often driven by static schedules that fail to capture evolving occupant behaviors caused by societal shifts like remote work and demographic aging. </w:delText>
        </w:r>
        <w:r w:rsidRPr="00497F7B">
          <w:rPr>
            <w:u w:val="single"/>
          </w:rPr>
          <w:delText>This paper presents a longitudinal analysis of Canadian residential energy demand across five cycles (2005–2025)</w:delText>
        </w:r>
        <w:r w:rsidRPr="00497F7B">
          <w:delText>. Using General Social Survey (GSS) time-use and Census microdata, we developed a Conditional Variational Autoencoder (C-VAE) framework to generate dynamic, demographics-linked occupancy profiles. These were integrated into neighbourhood-scale simulations for six Neighbourhood Unit typologies in Montreal (Climate Zone 6A). Results demonstrate that weekday occupied hours fluctuated significantly (11.9 to 17.5 hours) rather than following a uniform trend. Compared to conventional defaults, these data-driven schedules consistently increased heating demand by 4–13% and reduced cooling demand by 10–27%. Consequently, we propose residential code calibration factors of +10% for heating and -20% for cooling, alongside periodic recalibration synchronized with national census cycles.</w:delText>
        </w:r>
      </w:del>
    </w:p>
    <w:p w14:paraId="4BD9EC9D" w14:textId="77777777" w:rsidR="00A61990" w:rsidRDefault="000C0F2E">
      <w:pPr>
        <w:pStyle w:val="FirstParagraph"/>
        <w:rPr>
          <w:ins w:id="24" w:author="Author" w:date="2026-09-30T13:42:00Z"/>
        </w:rPr>
      </w:pPr>
      <w:ins w:id="25" w:author="Author" w:date="2026-09-30T13:42:00Z">
        <w:r>
          <w:lastRenderedPageBreak/>
          <w:t>Occupancy schedules for building performance simulation are usually fitted to one survey year and treated as fixed. This study builds household presence, activity and metabolic schedules for Canada from four General Social Survey time-use cycles (2005–2022</w:t>
        </w:r>
        <w:r>
          <w:t>) linked to the Census, and projects the household population to 2025 with a conditional variational autoencoder and a cluster-based drift model. In a hindcast against the held-out 2021 Census, the projection beat carrying the 2016 population forward on on</w:t>
        </w:r>
        <w:r>
          <w:t>ly 7 of 24 variables, missing the pre-set pass rule, so the 2025 cohort is used as a scenario, not a forecast. Households were at home 15.6–16.2 h per weekday in 2005–2015 and 17.9 h in 2022. Against a standard apartment schedule, the survey-based schedule</w:t>
        </w:r>
        <w:r>
          <w:t>s raised simulated heating by 6–16 % and lowered cooling by 1–9 % in three Montreal house neighbourhoods, and changed both by under 7 % in three apartment neighbourhoods.</w:t>
        </w:r>
      </w:ins>
    </w:p>
    <w:p w14:paraId="02572532" w14:textId="77777777" w:rsidR="00A61990" w:rsidRDefault="000C0F2E" w:rsidP="000C0F2E">
      <w:pPr>
        <w:pStyle w:val="Heading3"/>
      </w:pPr>
      <w:bookmarkStart w:id="26" w:name="keywords"/>
      <w:bookmarkEnd w:id="19"/>
      <w:r>
        <w:t>Keywords</w:t>
      </w:r>
    </w:p>
    <w:p w14:paraId="248D7FCA" w14:textId="77777777" w:rsidR="001E711F" w:rsidRPr="00E51E70" w:rsidRDefault="00E727C0">
      <w:pPr>
        <w:spacing w:before="240" w:after="240"/>
        <w:rPr>
          <w:del w:id="27" w:author="Author" w:date="2026-09-30T13:42:00Z"/>
        </w:rPr>
      </w:pPr>
      <w:del w:id="28" w:author="Author" w:date="2026-09-30T13:42:00Z">
        <w:r w:rsidRPr="00E51E70">
          <w:delText>Building Occupancy Modeling, Building Performance Simulation, Time-Use Survey, Longitudinal Analysis, Occupant Behavior, Canadian General Social Survey (GSS), Residential Neighbourhood Simulation, Data-Driven Modeling, Conditional Variational Autoencoder, Energy Demand Forecasting</w:delText>
        </w:r>
      </w:del>
    </w:p>
    <w:p w14:paraId="643AA0B1" w14:textId="77777777" w:rsidR="00A61990" w:rsidRDefault="000C0F2E">
      <w:pPr>
        <w:pStyle w:val="FirstParagraph"/>
        <w:rPr>
          <w:ins w:id="29" w:author="Author" w:date="2026-09-30T13:42:00Z"/>
        </w:rPr>
      </w:pPr>
      <w:ins w:id="30" w:author="Author" w:date="2026-09-30T13:42:00Z">
        <w:r>
          <w:t>Occupancy schedules; time-use survey; longitudinal analysis; occupant behavi</w:t>
        </w:r>
        <w:r>
          <w:t>our; conditional variational autoencoder; population projection; building performance simulation; Canada</w:t>
        </w:r>
      </w:ins>
    </w:p>
    <w:p w14:paraId="3833829E" w14:textId="77777777" w:rsidR="00A61990" w:rsidRDefault="000C0F2E" w:rsidP="000C0F2E">
      <w:pPr>
        <w:pStyle w:val="Heading3"/>
      </w:pPr>
      <w:bookmarkStart w:id="31" w:name="highlights"/>
      <w:bookmarkStart w:id="32" w:name="_jdfq2sspouxs"/>
      <w:bookmarkEnd w:id="26"/>
      <w:bookmarkEnd w:id="32"/>
      <w:r>
        <w:t>Highlights</w:t>
      </w:r>
    </w:p>
    <w:p w14:paraId="2B26A97D" w14:textId="77777777" w:rsidR="00A61990" w:rsidRDefault="000C0F2E">
      <w:pPr>
        <w:pStyle w:val="Compact"/>
        <w:numPr>
          <w:ilvl w:val="0"/>
          <w:numId w:val="2"/>
        </w:numPr>
        <w:rPr>
          <w:ins w:id="33" w:author="Author" w:date="2026-09-30T13:42:00Z"/>
        </w:rPr>
      </w:pPr>
      <w:ins w:id="34" w:author="Author" w:date="2026-09-30T13:42:00Z">
        <w:r>
          <w:t>Four Canadian time-use cycles (2005–2022) harmonised into household schedules</w:t>
        </w:r>
      </w:ins>
    </w:p>
    <w:p w14:paraId="0540DBD5" w14:textId="77777777" w:rsidR="00A61990" w:rsidRDefault="000C0F2E">
      <w:pPr>
        <w:pStyle w:val="Compact"/>
        <w:numPr>
          <w:ilvl w:val="0"/>
          <w:numId w:val="2"/>
        </w:numPr>
        <w:rPr>
          <w:ins w:id="35" w:author="Author" w:date="2026-09-30T13:42:00Z"/>
        </w:rPr>
      </w:pPr>
      <w:ins w:id="36" w:author="Author" w:date="2026-09-30T13:42:00Z">
        <w:r>
          <w:t>Presence was flat from 2005 to 2015 and rose in weekday daytim</w:t>
        </w:r>
        <w:r>
          <w:t>e in 2022</w:t>
        </w:r>
      </w:ins>
    </w:p>
    <w:p w14:paraId="243E2F6E" w14:textId="77777777" w:rsidR="00A61990" w:rsidRDefault="000C0F2E">
      <w:pPr>
        <w:pStyle w:val="Compact"/>
        <w:numPr>
          <w:ilvl w:val="0"/>
          <w:numId w:val="2"/>
        </w:numPr>
        <w:rPr>
          <w:ins w:id="37" w:author="Author" w:date="2026-09-30T13:42:00Z"/>
        </w:rPr>
      </w:pPr>
      <w:ins w:id="38" w:author="Author" w:date="2026-09-30T13:42:00Z">
        <w:r>
          <w:lastRenderedPageBreak/>
          <w:t>A hindcast against the held-out 2021 Census tests the 2025 projection</w:t>
        </w:r>
      </w:ins>
    </w:p>
    <w:p w14:paraId="00AE5985" w14:textId="77777777" w:rsidR="00A61990" w:rsidRDefault="000C0F2E">
      <w:pPr>
        <w:pStyle w:val="Compact"/>
        <w:numPr>
          <w:ilvl w:val="0"/>
          <w:numId w:val="2"/>
        </w:numPr>
        <w:rPr>
          <w:ins w:id="39" w:author="Author" w:date="2026-09-30T13:42:00Z"/>
        </w:rPr>
      </w:pPr>
      <w:ins w:id="40" w:author="Author" w:date="2026-09-30T13:42:00Z">
        <w:r>
          <w:t>Survey schedules raise house heating 6–16 % and cut cooling 1–9 % vs a default</w:t>
        </w:r>
      </w:ins>
    </w:p>
    <w:p w14:paraId="3BACEC87" w14:textId="77777777" w:rsidR="00A61990" w:rsidRDefault="000C0F2E">
      <w:pPr>
        <w:pStyle w:val="Compact"/>
        <w:numPr>
          <w:ilvl w:val="0"/>
          <w:numId w:val="2"/>
        </w:numPr>
        <w:rPr>
          <w:ins w:id="41" w:author="Author" w:date="2026-09-30T13:42:00Z"/>
        </w:rPr>
      </w:pPr>
      <w:ins w:id="42" w:author="Author" w:date="2026-09-30T13:42:00Z">
        <w:r>
          <w:t>Occupancy changes the size of the cooling peak, not its timing</w:t>
        </w:r>
      </w:ins>
    </w:p>
    <w:p w14:paraId="73FACD22" w14:textId="77777777" w:rsidR="00A61990" w:rsidRDefault="000C0F2E">
      <w:pPr>
        <w:pStyle w:val="Heading1"/>
        <w:rPr>
          <w:ins w:id="43" w:author="Author" w:date="2026-09-30T13:42:00Z"/>
        </w:rPr>
      </w:pPr>
      <w:bookmarkStart w:id="44" w:name="introduction"/>
      <w:bookmarkEnd w:id="16"/>
      <w:bookmarkEnd w:id="31"/>
      <w:moveToRangeStart w:id="45" w:author="Author" w:date="2026-09-30T13:42:00Z" w:name="move241668193"/>
      <w:moveTo w:id="46" w:author="Author" w:date="2026-09-30T13:42:00Z">
        <w:r>
          <w:t>1 Introduction</w:t>
        </w:r>
      </w:moveTo>
      <w:moveToRangeEnd w:id="45"/>
    </w:p>
    <w:p w14:paraId="779C91B3" w14:textId="77777777" w:rsidR="00A61990" w:rsidRDefault="000C0F2E">
      <w:pPr>
        <w:pStyle w:val="Heading2"/>
        <w:rPr>
          <w:ins w:id="47" w:author="Author" w:date="2026-09-30T13:42:00Z"/>
        </w:rPr>
      </w:pPr>
      <w:bookmarkStart w:id="48" w:name="time-use-surveys-in-occupancy-modelling"/>
      <w:ins w:id="49" w:author="Author" w:date="2026-09-30T13:42:00Z">
        <w:r>
          <w:t>1.1 Time-use survey</w:t>
        </w:r>
        <w:r>
          <w:t>s in occupancy modelling</w:t>
        </w:r>
      </w:ins>
    </w:p>
    <w:p w14:paraId="4C8E8613" w14:textId="77777777" w:rsidR="00A61990" w:rsidRDefault="000C0F2E">
      <w:pPr>
        <w:pStyle w:val="FirstParagraph"/>
        <w:rPr>
          <w:ins w:id="50" w:author="Author" w:date="2026-09-30T13:42:00Z"/>
        </w:rPr>
      </w:pPr>
      <w:ins w:id="51" w:author="Author" w:date="2026-09-30T13:42:00Z">
        <w:r>
          <w:t>Occupancy models for building performance simulation (BPS) turn observed or surveyed behaviour into schedules that a simulation engine can read [1, 2]. Deterministic models apply fixed schedules such as those of the ASHRAE prototyp</w:t>
        </w:r>
        <w:r>
          <w:t>e buildings, stochastic models such as Markov chains draw presence and activity from transition probabilities, and data-driven models learn patterns from large samples [3, 4]. Residential occupancy is harder to model than commercial occupancy, because hous</w:t>
        </w:r>
        <w:r>
          <w:t>ehold routines are not set by opening hours and differ between members of the same household [5–7].</w:t>
        </w:r>
      </w:ins>
    </w:p>
    <w:p w14:paraId="12BA5F19" w14:textId="77777777" w:rsidR="00A61990" w:rsidRDefault="000C0F2E">
      <w:pPr>
        <w:pStyle w:val="BodyText"/>
        <w:rPr>
          <w:ins w:id="52" w:author="Author" w:date="2026-09-30T13:42:00Z"/>
        </w:rPr>
      </w:pPr>
      <w:ins w:id="53" w:author="Author" w:date="2026-09-30T13:42:00Z">
        <w:r>
          <w:t>National time-use surveys (TUS) are the main empirical source for residential schedules. A respondent records every activity of one day, with its location a</w:t>
        </w:r>
        <w:r>
          <w:t>nd the people present, so a diary gives presence, activity and co-presence at a fine time step and can be linked to the respondent’s age, employment and household [3, 8]; recent models resolve it down to the room [9]. The modelling lineage starts with Mark</w:t>
        </w:r>
        <w:r>
          <w:t>ov-chain models of occupancy and domestic activity built from the UK survey [10, 11] and continues with clustering of diaries into household archetypes [12], household profiles from national surveys [13] and activity-based profiles from the American Time U</w:t>
        </w:r>
        <w:r>
          <w:t xml:space="preserve">se Survey (ATUS) [14, 15]. Vosoughkhosravi et al. [8] review how the ATUS </w:t>
        </w:r>
        <w:r>
          <w:lastRenderedPageBreak/>
          <w:t>has been used to model energy-related occupant–building interactions, and Osman and Ouf [3] review TUS-based occupancy modelling more broadly. Two limits recur in these reviews. A di</w:t>
        </w:r>
        <w:r>
          <w:t>ary covers a single day, so it says little about seasonal or long-term habits [16, 17], and most models are fitted to one survey year and then used as if behaviour were fixed.</w:t>
        </w:r>
      </w:ins>
    </w:p>
    <w:p w14:paraId="12DEED8B" w14:textId="636C36FB" w:rsidR="00A61990" w:rsidRDefault="000C0F2E">
      <w:pPr>
        <w:pStyle w:val="Heading2"/>
        <w:rPr>
          <w:ins w:id="54" w:author="Author" w:date="2026-09-30T13:42:00Z"/>
        </w:rPr>
      </w:pPr>
      <w:bookmarkStart w:id="55" w:name="Xb853826cf033556136b7d0132773649351f3166"/>
      <w:bookmarkEnd w:id="48"/>
      <w:ins w:id="56" w:author="Author" w:date="2026-09-30T13:42:00Z">
        <w:r>
          <w:t xml:space="preserve">1.2 </w:t>
        </w:r>
      </w:ins>
      <w:r>
        <w:t xml:space="preserve">Longitudinal </w:t>
      </w:r>
      <w:del w:id="57" w:author="Author" w:date="2026-09-30T13:42:00Z">
        <w:r w:rsidR="002926F7" w:rsidRPr="00E51E70">
          <w:delText xml:space="preserve">occupancy framework integrates 5 </w:delText>
        </w:r>
      </w:del>
      <w:ins w:id="58" w:author="Author" w:date="2026-09-30T13:42:00Z">
        <w:r>
          <w:t>and multi-cycle time-use studies</w:t>
        </w:r>
      </w:ins>
    </w:p>
    <w:p w14:paraId="0D4BAE76" w14:textId="498629C7" w:rsidR="00A61990" w:rsidRDefault="000C0F2E" w:rsidP="000C0F2E">
      <w:pPr>
        <w:pStyle w:val="FirstParagraph"/>
        <w:pPrChange w:id="59" w:author="Author" w:date="2026-09-30T13:42:00Z">
          <w:pPr>
            <w:numPr>
              <w:numId w:val="4"/>
            </w:numPr>
            <w:ind w:left="720" w:hanging="360"/>
          </w:pPr>
        </w:pPrChange>
      </w:pPr>
      <w:ins w:id="60" w:author="Author" w:date="2026-09-30T13:42:00Z">
        <w:r>
          <w:t>A smaller group of studies use</w:t>
        </w:r>
        <w:r>
          <w:t>s several cycles of the same survey to follow change over time. Sekar et al. [18] compared ATUS years 2003 to 2012 and found that Americans spent more time at home in 2012 than in 2003, and less time travelling and in non-residential buildings, with conseq</w:t>
        </w:r>
        <w:r>
          <w:t xml:space="preserve">uences for energy use across sectors. Anderson and Torriti [19] used four UK time-use surveys from 1974 to 2014 to explain shifts in the timing of residential electricity demand. Yin et al. [20] fitted logistic regression models of activity probability to </w:t>
        </w:r>
        <w:r>
          <w:t>five Japanese surveys from 2001 to 2021 and found that time spent on sleep, work and housework fell across demographic groups in 2021, with a lower probability of night-time sleep. Dias dos Santos et al. [21] harmonised seven cycles of the Canadian General</w:t>
        </w:r>
        <w:r>
          <w:t xml:space="preserve"> Social Survey (</w:t>
        </w:r>
      </w:ins>
      <w:r>
        <w:t>GSS</w:t>
      </w:r>
      <w:del w:id="61" w:author="Author" w:date="2026-09-30T13:42:00Z">
        <w:r w:rsidR="002926F7" w:rsidRPr="00E51E70">
          <w:delText xml:space="preserve"> cycles (2005–2025) with Census. </w:delText>
        </w:r>
      </w:del>
      <w:ins w:id="62" w:author="Author" w:date="2026-09-30T13:42:00Z">
        <w:r>
          <w:t>) time-use module, from 1986 to 2022, into an open data set on active travel. In Canada, Osman et al. [22] built a stochastic bottom-up load-profile generator for household electricity demand. Other work pools several ATUS years into one</w:t>
        </w:r>
        <w:r>
          <w:t xml:space="preserve"> sample rather than comparing them [23, 24].</w:t>
        </w:r>
      </w:ins>
    </w:p>
    <w:p w14:paraId="3AFD9507" w14:textId="77777777" w:rsidR="002926F7" w:rsidRPr="00E51E70" w:rsidRDefault="002926F7">
      <w:pPr>
        <w:numPr>
          <w:ilvl w:val="0"/>
          <w:numId w:val="4"/>
        </w:numPr>
        <w:spacing w:line="276" w:lineRule="auto"/>
        <w:jc w:val="both"/>
        <w:rPr>
          <w:del w:id="63" w:author="Author" w:date="2026-09-30T13:42:00Z"/>
        </w:rPr>
      </w:pPr>
      <w:del w:id="64" w:author="Author" w:date="2026-09-30T13:42:00Z">
        <w:r w:rsidRPr="00E51E70">
          <w:delText xml:space="preserve">C-VAE generates synthetic 2025 occupancy from Canadian household demographics. </w:delText>
        </w:r>
      </w:del>
    </w:p>
    <w:p w14:paraId="2D4B104D" w14:textId="77777777" w:rsidR="002926F7" w:rsidRPr="00E51E70" w:rsidRDefault="002926F7">
      <w:pPr>
        <w:numPr>
          <w:ilvl w:val="0"/>
          <w:numId w:val="4"/>
        </w:numPr>
        <w:spacing w:line="276" w:lineRule="auto"/>
        <w:jc w:val="both"/>
        <w:rPr>
          <w:del w:id="65" w:author="Author" w:date="2026-09-30T13:42:00Z"/>
        </w:rPr>
      </w:pPr>
      <w:del w:id="66" w:author="Author" w:date="2026-09-30T13:42:00Z">
        <w:r w:rsidRPr="00E51E70">
          <w:delText xml:space="preserve">Default schedules overestimate occupancy by 32% and metabolic heat by 24%. </w:delText>
        </w:r>
      </w:del>
    </w:p>
    <w:p w14:paraId="33BD1CE2" w14:textId="77777777" w:rsidR="002D3153" w:rsidRPr="00E51E70" w:rsidRDefault="002926F7" w:rsidP="002D3153">
      <w:pPr>
        <w:numPr>
          <w:ilvl w:val="0"/>
          <w:numId w:val="4"/>
        </w:numPr>
        <w:spacing w:line="276" w:lineRule="auto"/>
        <w:jc w:val="both"/>
        <w:rPr>
          <w:del w:id="67" w:author="Author" w:date="2026-09-30T13:42:00Z"/>
        </w:rPr>
      </w:pPr>
      <w:del w:id="68" w:author="Author" w:date="2026-09-30T13:42:00Z">
        <w:r w:rsidRPr="00E51E70">
          <w:delText xml:space="preserve">GSS-derived schedules raise heating 4–13%, cut cooling 10–27% across 6 NUs. </w:delText>
        </w:r>
      </w:del>
    </w:p>
    <w:p w14:paraId="7909EBCE" w14:textId="77777777" w:rsidR="002D3153" w:rsidRPr="00E51E70" w:rsidRDefault="002926F7" w:rsidP="002D3153">
      <w:pPr>
        <w:numPr>
          <w:ilvl w:val="0"/>
          <w:numId w:val="4"/>
        </w:numPr>
        <w:spacing w:line="276" w:lineRule="auto"/>
        <w:jc w:val="both"/>
        <w:rPr>
          <w:del w:id="69" w:author="Author" w:date="2026-09-30T13:42:00Z"/>
        </w:rPr>
      </w:pPr>
      <w:del w:id="70" w:author="Author" w:date="2026-09-30T13:42:00Z">
        <w:r w:rsidRPr="00E51E70">
          <w:delText>Peak cooling shifts 1–2h earlier with 17.4% lower magnitude under 2025 occupancy.</w:delText>
        </w:r>
      </w:del>
    </w:p>
    <w:p w14:paraId="2C91E0B1" w14:textId="77777777" w:rsidR="001E711F" w:rsidRPr="00E51E70" w:rsidRDefault="000C0F2E">
      <w:pPr>
        <w:pStyle w:val="Heading1"/>
        <w:rPr>
          <w:del w:id="71" w:author="Author" w:date="2026-09-30T13:42:00Z"/>
        </w:rPr>
      </w:pPr>
      <w:bookmarkStart w:id="72" w:name="_mk5ricjsbma8"/>
      <w:bookmarkEnd w:id="72"/>
      <w:moveFromRangeStart w:id="73" w:author="Author" w:date="2026-09-30T13:42:00Z" w:name="move241668193"/>
      <w:moveFrom w:id="74" w:author="Author" w:date="2026-09-30T13:42:00Z">
        <w:r>
          <w:t>1 Introduction</w:t>
        </w:r>
      </w:moveFrom>
      <w:moveFromRangeEnd w:id="73"/>
      <w:del w:id="75" w:author="Author" w:date="2026-09-30T13:42:00Z">
        <w:r w:rsidR="00E727C0" w:rsidRPr="00E51E70">
          <w:delText xml:space="preserve"> </w:delText>
        </w:r>
      </w:del>
    </w:p>
    <w:p w14:paraId="0F1F0AED" w14:textId="77777777" w:rsidR="001E711F" w:rsidRPr="00E51E70" w:rsidRDefault="00E727C0">
      <w:pPr>
        <w:rPr>
          <w:del w:id="76" w:author="Author" w:date="2026-09-30T13:42:00Z"/>
        </w:rPr>
      </w:pPr>
      <w:del w:id="77" w:author="Author" w:date="2026-09-30T13:42:00Z">
        <w:r w:rsidRPr="00E51E70">
          <w:delText xml:space="preserve">Occupancy modeling follows a structured workflow from data acquisition to behavioral formulation and </w:delText>
        </w:r>
        <w:r w:rsidR="0050165E" w:rsidRPr="00E51E70">
          <w:rPr>
            <w:color w:val="1F1F1F"/>
            <w:sz w:val="21"/>
            <w:szCs w:val="21"/>
            <w:shd w:val="clear" w:color="auto" w:fill="FFFFFF"/>
          </w:rPr>
          <w:delText>Building Performance Simulation (BPS)</w:delText>
        </w:r>
        <w:r w:rsidRPr="00E51E70">
          <w:delText xml:space="preserve"> integration, requiring resolution across temporal, spatial, and demographic dimensions</w:delText>
        </w:r>
        <w:r w:rsidR="004D6DB7" w:rsidRPr="00E51E70">
          <w:delText>,</w:delText>
        </w:r>
        <w:r w:rsidRPr="00E51E70">
          <w:delText xml:space="preserve"> where age and employment status are particularly influential</w:delText>
        </w:r>
        <w:r w:rsidR="00B54DC1" w:rsidRPr="00E51E70">
          <w:delText xml:space="preserve"> </w:delText>
        </w:r>
      </w:del>
      <w:customXmlDelRangeStart w:id="78" w:author="Author" w:date="2026-09-30T13:42:00Z"/>
      <w:sdt>
        <w:sdtPr>
          <w:rPr>
            <w:color w:val="000000"/>
          </w:rPr>
          <w:tag w:val="MENDELEY_CITATION_v3_eyJjaXRhdGlvbklEIjoiTUVOREVMRVlfQ0lUQVRJT05fZTcxMmU2YjQtMjQ1NS00YjY0LWI3YzktZmM5ZWY5ODhiOTA4IiwicHJvcGVydGllcyI6eyJub3RlSW5kZXgiOjB9LCJpc0VkaXRlZCI6ZmFsc2UsIm1hbnVhbE92ZXJyaWRlIjp7ImlzTWFudWFsbHlPdmVycmlkZGVuIjpmYWxzZSwiY2l0ZXByb2NUZXh0IjoiWzEsM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NS4yNDY1NTA4IiwiVVJMIjoiaHR0cHM6Ly9kb2kub3JnLzEwLjEwODAvMTk0MDE0OTMuMjAyNS4yNDY1NTA4IiwiaXNzdWVkIjp7ImRhdGUtcGFydHMiOltbMjAyNV1dfSwicGFnZSI6IjEtMTUiLCJwdWJsaXNoZXIiOiJUYXlsb3IgJiBGcmFuY2lzIiwiaXNzdWUiOiIwIiwidm9sdW1lIjoiMCJ9LCJpc1RlbXBvcmFyeSI6ZmFsc2V9XX0="/>
          <w:id w:val="-1890565053"/>
          <w:placeholder>
            <w:docPart w:val="0E1C2C99ED404D9D956389E150BB5EAF"/>
          </w:placeholder>
        </w:sdtPr>
        <w:sdtEndPr/>
        <w:sdtContent>
          <w:customXmlDelRangeEnd w:id="78"/>
          <w:del w:id="79" w:author="Author" w:date="2026-09-30T13:42:00Z">
            <w:r w:rsidR="0016602C" w:rsidRPr="00E51E70">
              <w:rPr>
                <w:color w:val="000000"/>
              </w:rPr>
              <w:delText>[1,2]</w:delText>
            </w:r>
          </w:del>
          <w:customXmlDelRangeStart w:id="80" w:author="Author" w:date="2026-09-30T13:42:00Z"/>
        </w:sdtContent>
      </w:sdt>
      <w:customXmlDelRangeEnd w:id="80"/>
      <w:del w:id="81" w:author="Author" w:date="2026-09-30T13:42:00Z">
        <w:r w:rsidRPr="00E51E70">
          <w:delText xml:space="preserve">. </w:delText>
        </w:r>
        <w:r w:rsidR="00A56705" w:rsidRPr="00E51E70">
          <w:rPr>
            <w:color w:val="1F1F1F"/>
            <w:sz w:val="21"/>
            <w:szCs w:val="21"/>
            <w:shd w:val="clear" w:color="auto" w:fill="FFFFFF"/>
          </w:rPr>
          <w:delText>Time-Use Survey (TUS)</w:delText>
        </w:r>
        <w:r w:rsidRPr="00E51E70">
          <w:delText xml:space="preserve"> data remains the gold standard for capturing daily activity profiles, complemented by in-situ sensing approaches such as PIR detectors and smart meters that offer high-resolution presence data at the cost of reduced behavioral context</w:delText>
        </w:r>
        <w:r w:rsidR="00B54DC1" w:rsidRPr="00E51E70">
          <w:delText xml:space="preserve"> </w:delText>
        </w:r>
        <w:r w:rsidRPr="00E51E70">
          <w:delText xml:space="preserve"> </w:delText>
        </w:r>
      </w:del>
      <w:customXmlDelRangeStart w:id="82" w:author="Author" w:date="2026-09-30T13:42:00Z"/>
      <w:sdt>
        <w:sdtPr>
          <w:rPr>
            <w:color w:val="000000"/>
          </w:rPr>
          <w:tag w:val="MENDELEY_CITATION_v3_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"/>
          <w:id w:val="950671844"/>
          <w:placeholder>
            <w:docPart w:val="0E1C2C99ED404D9D956389E150BB5EAF"/>
          </w:placeholder>
        </w:sdtPr>
        <w:sdtEndPr/>
        <w:sdtContent>
          <w:customXmlDelRangeEnd w:id="82"/>
          <w:del w:id="83" w:author="Author" w:date="2026-09-30T13:42:00Z">
            <w:r w:rsidR="0016602C" w:rsidRPr="00E51E70">
              <w:rPr>
                <w:color w:val="000000"/>
              </w:rPr>
              <w:delText>[3,4]</w:delText>
            </w:r>
          </w:del>
          <w:customXmlDelRangeStart w:id="84" w:author="Author" w:date="2026-09-30T13:42:00Z"/>
        </w:sdtContent>
      </w:sdt>
      <w:customXmlDelRangeEnd w:id="84"/>
      <w:del w:id="85" w:author="Author" w:date="2026-09-30T13:42:00Z">
        <w:r w:rsidRPr="00E51E70">
          <w:delText>. Models are then formulated as deterministic, stochastic, or data-driven formalisms</w:delText>
        </w:r>
        <w:r w:rsidR="00643197" w:rsidRPr="00E51E70">
          <w:delText xml:space="preserve">, </w:delText>
        </w:r>
        <w:r w:rsidRPr="00E51E70">
          <w:delText>ranging from fixed-rule schedules to Markov Chain transitions and machine learning approaches</w:delText>
        </w:r>
        <w:r w:rsidR="00643197" w:rsidRPr="00E51E70">
          <w:delText xml:space="preserve">, </w:delText>
        </w:r>
        <w:r w:rsidRPr="00E51E70">
          <w:delText xml:space="preserve"> before being integrated into BPS tools via co-simulation frameworks and standardization schemas such as obXML </w:delText>
        </w:r>
        <w:r w:rsidR="00B54DC1" w:rsidRPr="00E51E70">
          <w:delText xml:space="preserve"> </w:delText>
        </w:r>
      </w:del>
      <w:customXmlDelRangeStart w:id="86" w:author="Author" w:date="2026-09-30T13:42:00Z"/>
      <w:sdt>
        <w:sdtPr>
          <w:rPr>
            <w:color w:val="000000"/>
          </w:rPr>
          <w:tag w:val="MENDELEY_CITATION_v3_eyJjaXRhdGlvbklEIjoiTUVOREVMRVlfQ0lUQVRJT05fNzhiZDdiMmUtYTUwYy00MGQ5LTk5M2ItNmZiNzdjMzY0YjZhIiwicHJvcGVydGllcyI6eyJub3RlSW5kZXgiOjB9LCJpc0VkaXRlZCI6ZmFsc2UsIm1hbnVhbE92ZXJyaWRlIjp7ImlzTWFudWFsbHlPdmVycmlkZGVuIjpmYWxzZSwiY2l0ZXByb2NUZXh0IjoiWzEsM1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"/>
          <w:id w:val="-1482609234"/>
          <w:placeholder>
            <w:docPart w:val="0E1C2C99ED404D9D956389E150BB5EAF"/>
          </w:placeholder>
        </w:sdtPr>
        <w:sdtEndPr/>
        <w:sdtContent>
          <w:customXmlDelRangeEnd w:id="86"/>
          <w:del w:id="87" w:author="Author" w:date="2026-09-30T13:42:00Z">
            <w:r w:rsidR="0016602C" w:rsidRPr="00E51E70">
              <w:rPr>
                <w:color w:val="000000"/>
              </w:rPr>
              <w:delText>[1,3]</w:delText>
            </w:r>
          </w:del>
          <w:customXmlDelRangeStart w:id="88" w:author="Author" w:date="2026-09-30T13:42:00Z"/>
        </w:sdtContent>
      </w:sdt>
      <w:customXmlDelRangeEnd w:id="88"/>
      <w:del w:id="89" w:author="Author" w:date="2026-09-30T13:42:00Z">
        <w:r w:rsidR="00B54DC1" w:rsidRPr="00E51E70">
          <w:delText>.</w:delText>
        </w:r>
      </w:del>
    </w:p>
    <w:p w14:paraId="34F2DE4B" w14:textId="77777777" w:rsidR="001E711F" w:rsidRPr="00E51E70" w:rsidRDefault="00E727C0">
      <w:pPr>
        <w:pStyle w:val="Heading3"/>
        <w:rPr>
          <w:del w:id="90" w:author="Author" w:date="2026-09-30T13:42:00Z"/>
        </w:rPr>
      </w:pPr>
      <w:bookmarkStart w:id="91" w:name="_wazgs52bjv8e" w:colFirst="0" w:colLast="0"/>
      <w:bookmarkEnd w:id="91"/>
      <w:del w:id="92" w:author="Author" w:date="2026-09-30T13:42:00Z">
        <w:r w:rsidRPr="00E51E70">
          <w:delText>1.1 Process of Occupancy Modeling</w:delText>
        </w:r>
      </w:del>
    </w:p>
    <w:p w14:paraId="005C2318" w14:textId="77777777" w:rsidR="00643197" w:rsidRPr="00E51E70" w:rsidRDefault="00643197">
      <w:pPr>
        <w:rPr>
          <w:del w:id="93" w:author="Author" w:date="2026-09-30T13:42:00Z"/>
        </w:rPr>
      </w:pPr>
      <w:del w:id="94" w:author="Author" w:date="2026-09-30T13:42:00Z">
        <w:r w:rsidRPr="00E51E70">
          <w:rPr>
            <w:color w:val="1F1F1F"/>
            <w:sz w:val="21"/>
            <w:szCs w:val="21"/>
            <w:shd w:val="clear" w:color="auto" w:fill="FFFFFF"/>
          </w:rPr>
          <w:delText xml:space="preserve">Occupancy modeling involves a structured workflow transitioning from data acquisition to behavioral formulation and finally to integration within BPS tools </w:delText>
        </w:r>
      </w:del>
      <w:customXmlDelRangeStart w:id="95" w:author="Author" w:date="2026-09-30T13:42:00Z"/>
      <w:sdt>
        <w:sdtPr>
          <w:rPr>
            <w:color w:val="1F1F1F"/>
            <w:sz w:val="21"/>
            <w:szCs w:val="21"/>
            <w:shd w:val="clear" w:color="auto" w:fill="FFFFFF"/>
          </w:rPr>
          <w:tag w:val="MENDELEY_CITATION_v3_eyJjaXRhdGlvbklEIjoiTUVOREVMRVlfQ0lUQVRJT05fYzVjZGI0MGYtOTgxOC00NzRlLTk1ZTAtODVkYWIyMDI2ZWEx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
          <w:id w:val="1036381706"/>
          <w:placeholder>
            <w:docPart w:val="0E1C2C99ED404D9D956389E150BB5EAF"/>
          </w:placeholder>
        </w:sdtPr>
        <w:sdtEndPr/>
        <w:sdtContent>
          <w:customXmlDelRangeEnd w:id="95"/>
          <w:del w:id="96" w:author="Author" w:date="2026-09-30T13:42:00Z">
            <w:r w:rsidR="0016602C" w:rsidRPr="00E51E70">
              <w:rPr>
                <w:color w:val="1F1F1F"/>
                <w:sz w:val="21"/>
                <w:szCs w:val="21"/>
                <w:shd w:val="clear" w:color="auto" w:fill="FFFFFF"/>
              </w:rPr>
              <w:delText>[5]</w:delText>
            </w:r>
          </w:del>
          <w:customXmlDelRangeStart w:id="97" w:author="Author" w:date="2026-09-30T13:42:00Z"/>
        </w:sdtContent>
      </w:sdt>
      <w:customXmlDelRangeEnd w:id="97"/>
      <w:del w:id="98" w:author="Author" w:date="2026-09-30T13:42:00Z">
        <w:r w:rsidRPr="00E51E70">
          <w:rPr>
            <w:color w:val="1F1F1F"/>
            <w:sz w:val="21"/>
            <w:szCs w:val="21"/>
            <w:shd w:val="clear" w:color="auto" w:fill="FFFFFF"/>
          </w:rPr>
          <w:delText xml:space="preserve">. Effective models must define resolution across three dimensions (ie, temporal, spatial, and demographic) where demographic attributes such as age and employment status are particularly influential on activity patterns and energy intensity </w:delText>
        </w:r>
      </w:del>
      <w:customXmlDelRangeStart w:id="99" w:author="Author" w:date="2026-09-30T13:42:00Z"/>
      <w:sdt>
        <w:sdtPr>
          <w:rPr>
            <w:color w:val="1F1F1F"/>
            <w:sz w:val="21"/>
            <w:szCs w:val="21"/>
            <w:shd w:val="clear" w:color="auto" w:fill="FFFFFF"/>
          </w:rPr>
          <w:tag w:val="MENDELEY_CITATION_v3_eyJjaXRhdGlvbklEIjoiTUVOREVMRVlfQ0lUQVRJT05fYjc5NDc5YTAtOTA0NC00ZmNlLTg1MmUtYjc0NzdmOWExNWQ5IiwicHJvcGVydGllcyI6eyJub3RlSW5kZXgiOjB9LCJpc0VkaXRlZCI6ZmFsc2UsIm1hbnVhbE92ZXJyaWRlIjp7ImlzTWFudWFsbHlPdmVycmlkZGVuIjpmYWxzZSwiY2l0ZXByb2NUZXh0IjoiWzZdIiwibWFudWFsT3ZlcnJpZGVUZXh0IjoiIn0sImNpdGF0aW9uSXRlbXMiOlt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
          <w:id w:val="1803037544"/>
          <w:placeholder>
            <w:docPart w:val="0E1C2C99ED404D9D956389E150BB5EAF"/>
          </w:placeholder>
        </w:sdtPr>
        <w:sdtEndPr/>
        <w:sdtContent>
          <w:customXmlDelRangeEnd w:id="99"/>
          <w:del w:id="100" w:author="Author" w:date="2026-09-30T13:42:00Z">
            <w:r w:rsidR="0016602C" w:rsidRPr="00E51E70">
              <w:rPr>
                <w:color w:val="1F1F1F"/>
                <w:sz w:val="21"/>
                <w:szCs w:val="21"/>
                <w:shd w:val="clear" w:color="auto" w:fill="FFFFFF"/>
              </w:rPr>
              <w:delText>[6]</w:delText>
            </w:r>
          </w:del>
          <w:customXmlDelRangeStart w:id="101" w:author="Author" w:date="2026-09-30T13:42:00Z"/>
        </w:sdtContent>
      </w:sdt>
      <w:customXmlDelRangeEnd w:id="101"/>
      <w:del w:id="102" w:author="Author" w:date="2026-09-30T13:42:00Z">
        <w:r w:rsidRPr="00E51E70">
          <w:rPr>
            <w:color w:val="1F1F1F"/>
            <w:sz w:val="21"/>
            <w:szCs w:val="21"/>
            <w:shd w:val="clear" w:color="auto" w:fill="FFFFFF"/>
          </w:rPr>
          <w:delText xml:space="preserve">. The empirical foundation of most models is TUS data, considered the gold standard for capturing daily activity profiles </w:delText>
        </w:r>
      </w:del>
      <w:customXmlDelRangeStart w:id="103" w:author="Author" w:date="2026-09-30T13:42:00Z"/>
      <w:sdt>
        <w:sdtPr>
          <w:rPr>
            <w:color w:val="1F1F1F"/>
            <w:sz w:val="21"/>
            <w:szCs w:val="21"/>
            <w:shd w:val="clear" w:color="auto" w:fill="FFFFFF"/>
          </w:rPr>
          <w:tag w:val="MENDELEY_CITATION_v3_eyJjaXRhdGlvbklEIjoiTUVOREVMRVlfQ0lUQVRJT05fNTYzNjdhZDMtMzc2OC00ZjdjLWI1OGItZWM5MDk0MDE0ZTBm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
          <w:id w:val="-2031864756"/>
          <w:placeholder>
            <w:docPart w:val="0E1C2C99ED404D9D956389E150BB5EAF"/>
          </w:placeholder>
        </w:sdtPr>
        <w:sdtEndPr/>
        <w:sdtContent>
          <w:customXmlDelRangeEnd w:id="103"/>
          <w:del w:id="104" w:author="Author" w:date="2026-09-30T13:42:00Z">
            <w:r w:rsidR="0016602C" w:rsidRPr="00E51E70">
              <w:rPr>
                <w:color w:val="1F1F1F"/>
                <w:sz w:val="21"/>
                <w:szCs w:val="21"/>
                <w:shd w:val="clear" w:color="auto" w:fill="FFFFFF"/>
              </w:rPr>
              <w:delText>[7]</w:delText>
            </w:r>
          </w:del>
          <w:customXmlDelRangeStart w:id="105" w:author="Author" w:date="2026-09-30T13:42:00Z"/>
        </w:sdtContent>
      </w:sdt>
      <w:customXmlDelRangeEnd w:id="105"/>
      <w:del w:id="106" w:author="Author" w:date="2026-09-30T13:42:00Z">
        <w:r w:rsidRPr="00E51E70">
          <w:rPr>
            <w:color w:val="1F1F1F"/>
            <w:sz w:val="21"/>
            <w:szCs w:val="21"/>
            <w:shd w:val="clear" w:color="auto" w:fill="FFFFFF"/>
          </w:rPr>
          <w:delText xml:space="preserve">, though in-situ sensing approaches such as PIR detectors and smart meters offer complementary high-resolution presence data at the cost of reduced behavioral context </w:delText>
        </w:r>
      </w:del>
      <w:customXmlDelRangeStart w:id="107" w:author="Author" w:date="2026-09-30T13:42:00Z"/>
      <w:sdt>
        <w:sdtPr>
          <w:rPr>
            <w:color w:val="1F1F1F"/>
            <w:sz w:val="21"/>
            <w:szCs w:val="21"/>
            <w:shd w:val="clear" w:color="auto" w:fill="FFFFFF"/>
          </w:rPr>
          <w:tag w:val="MENDELEY_CITATION_v3_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"/>
          <w:id w:val="-763604275"/>
          <w:placeholder>
            <w:docPart w:val="0E1C2C99ED404D9D956389E150BB5EAF"/>
          </w:placeholder>
        </w:sdtPr>
        <w:sdtEndPr/>
        <w:sdtContent>
          <w:customXmlDelRangeEnd w:id="107"/>
          <w:del w:id="108" w:author="Author" w:date="2026-09-30T13:42:00Z">
            <w:r w:rsidR="0016602C" w:rsidRPr="00E51E70">
              <w:rPr>
                <w:color w:val="1F1F1F"/>
                <w:sz w:val="21"/>
                <w:szCs w:val="21"/>
                <w:shd w:val="clear" w:color="auto" w:fill="FFFFFF"/>
              </w:rPr>
              <w:delText>[7]</w:delText>
            </w:r>
          </w:del>
          <w:customXmlDelRangeStart w:id="109" w:author="Author" w:date="2026-09-30T13:42:00Z"/>
        </w:sdtContent>
      </w:sdt>
      <w:customXmlDelRangeEnd w:id="109"/>
      <w:del w:id="110" w:author="Author" w:date="2026-09-30T13:42:00Z">
        <w:r w:rsidRPr="00E51E70">
          <w:rPr>
            <w:color w:val="1F1F1F"/>
            <w:sz w:val="21"/>
            <w:szCs w:val="21"/>
            <w:shd w:val="clear" w:color="auto" w:fill="FFFFFF"/>
          </w:rPr>
          <w:delText xml:space="preserve">. From this data, models are formulated using deterministic, stochastic, or data-driven formalisms: while deterministic approaches rely on fixed rules that fail to capture real-world diversity, stochastic models such as Markov Chains address this through probabilistic state transitions, and more advanced data-driven approaches leverage machine learning to identify patterns without explicit rules  </w:delText>
        </w:r>
      </w:del>
      <w:customXmlDelRangeStart w:id="111" w:author="Author" w:date="2026-09-30T13:42:00Z"/>
      <w:sdt>
        <w:sdtPr>
          <w:rPr>
            <w:color w:val="1F1F1F"/>
            <w:sz w:val="21"/>
            <w:szCs w:val="21"/>
            <w:shd w:val="clear" w:color="auto" w:fill="FFFFFF"/>
          </w:rPr>
          <w:tag w:val="MENDELEY_CITATION_v3_eyJjaXRhdGlvbklEIjoiTUVOREVMRVlfQ0lUQVRJT05fNTkxNzIyNjEtODRjMy00ZTk2LWE2OWQtMGQ0NzkxMTlmNjM0IiwicHJvcGVydGllcyI6eyJub3RlSW5kZXgiOjB9LCJpc0VkaXRlZCI6ZmFsc2UsIm1hbnVhbE92ZXJyaWRlIjp7ImlzTWFudWFsbHlPdmVycmlkZGVuIjpmYWxzZSwiY2l0ZXByb2NUZXh0IjoiWzQsNiw4XSIsIm1hbnVhbE92ZXJyaWRlVGV4dCI6IiJ9LCJjaXRhdGlvbkl0ZW1zIjpb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"/>
          <w:id w:val="1024979403"/>
          <w:placeholder>
            <w:docPart w:val="0E1C2C99ED404D9D956389E150BB5EAF"/>
          </w:placeholder>
        </w:sdtPr>
        <w:sdtEndPr/>
        <w:sdtContent>
          <w:customXmlDelRangeEnd w:id="111"/>
          <w:del w:id="112" w:author="Author" w:date="2026-09-30T13:42:00Z">
            <w:r w:rsidR="0016602C" w:rsidRPr="00E51E70">
              <w:rPr>
                <w:color w:val="1F1F1F"/>
                <w:sz w:val="21"/>
                <w:szCs w:val="21"/>
                <w:shd w:val="clear" w:color="auto" w:fill="FFFFFF"/>
              </w:rPr>
              <w:delText>[4,6,8]</w:delText>
            </w:r>
          </w:del>
          <w:customXmlDelRangeStart w:id="113" w:author="Author" w:date="2026-09-30T13:42:00Z"/>
        </w:sdtContent>
      </w:sdt>
      <w:customXmlDelRangeEnd w:id="113"/>
      <w:del w:id="114" w:author="Author" w:date="2026-09-30T13:42:00Z">
        <w:r w:rsidRPr="00E51E70">
          <w:rPr>
            <w:color w:val="1F1F1F"/>
            <w:sz w:val="21"/>
            <w:szCs w:val="21"/>
            <w:shd w:val="clear" w:color="auto" w:fill="FFFFFF"/>
          </w:rPr>
          <w:delText xml:space="preserve">. The final step is integrating these models into BPS tools, typically through co-simulation frameworks, with standardization schemas such as obXML facilitating interoperability between occupant modeling engines and energy simulation platforms </w:delText>
        </w:r>
      </w:del>
      <w:customXmlDelRangeStart w:id="115" w:author="Author" w:date="2026-09-30T13:42:00Z"/>
      <w:sdt>
        <w:sdtPr>
          <w:rPr>
            <w:color w:val="1F1F1F"/>
            <w:sz w:val="21"/>
            <w:szCs w:val="21"/>
            <w:shd w:val="clear" w:color="auto" w:fill="FFFFFF"/>
          </w:rPr>
          <w:tag w:val="MENDELEY_CITATION_v3_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"/>
          <w:id w:val="1297957335"/>
          <w:placeholder>
            <w:docPart w:val="0E1C2C99ED404D9D956389E150BB5EAF"/>
          </w:placeholder>
        </w:sdtPr>
        <w:sdtEndPr/>
        <w:sdtContent>
          <w:customXmlDelRangeEnd w:id="115"/>
          <w:del w:id="116" w:author="Author" w:date="2026-09-30T13:42:00Z">
            <w:r w:rsidR="0016602C" w:rsidRPr="00E51E70">
              <w:rPr>
                <w:color w:val="1F1F1F"/>
                <w:sz w:val="21"/>
                <w:szCs w:val="21"/>
                <w:shd w:val="clear" w:color="auto" w:fill="FFFFFF"/>
              </w:rPr>
              <w:delText>[9,10]</w:delText>
            </w:r>
          </w:del>
          <w:customXmlDelRangeStart w:id="117" w:author="Author" w:date="2026-09-30T13:42:00Z"/>
        </w:sdtContent>
      </w:sdt>
      <w:customXmlDelRangeEnd w:id="117"/>
      <w:del w:id="118" w:author="Author" w:date="2026-09-30T13:42:00Z">
        <w:r w:rsidRPr="00E51E70">
          <w:rPr>
            <w:color w:val="1F1F1F"/>
            <w:sz w:val="21"/>
            <w:szCs w:val="21"/>
            <w:shd w:val="clear" w:color="auto" w:fill="FFFFFF"/>
          </w:rPr>
          <w:delText>.</w:delText>
        </w:r>
      </w:del>
    </w:p>
    <w:p w14:paraId="69BB037E" w14:textId="77777777" w:rsidR="001E711F" w:rsidRPr="00E51E70" w:rsidRDefault="00E727C0">
      <w:pPr>
        <w:pStyle w:val="Heading3"/>
        <w:rPr>
          <w:del w:id="119" w:author="Author" w:date="2026-09-30T13:42:00Z"/>
        </w:rPr>
      </w:pPr>
      <w:bookmarkStart w:id="120" w:name="_ltgnrbpf3g06" w:colFirst="0" w:colLast="0"/>
      <w:bookmarkEnd w:id="120"/>
      <w:del w:id="121" w:author="Author" w:date="2026-09-30T13:42:00Z">
        <w:r w:rsidRPr="00E51E70">
          <w:delText>1.2 Challenges and Limitations in Residential Occupancy Modeling</w:delText>
        </w:r>
      </w:del>
    </w:p>
    <w:p w14:paraId="6DF013A5" w14:textId="77777777" w:rsidR="001E711F" w:rsidRPr="00E51E70" w:rsidRDefault="00E727C0">
      <w:pPr>
        <w:rPr>
          <w:del w:id="122" w:author="Author" w:date="2026-09-30T13:42:00Z"/>
        </w:rPr>
      </w:pPr>
      <w:del w:id="123" w:author="Author" w:date="2026-09-30T13:42:00Z">
        <w:r w:rsidRPr="00E51E70">
          <w:delText>Modeling residential occupancy presents unique challenges compared to the commercial sector, primarily because household life is governed by stochastic individual routines rather than regulated schedules, rendering standardized deterministic assumptions such as ASHRAE baselines ineffective and directly contributing to the building energy performance gap</w:delText>
        </w:r>
        <w:r w:rsidR="005B2452" w:rsidRPr="00E51E70">
          <w:delText xml:space="preserve"> </w:delText>
        </w:r>
      </w:del>
      <w:customXmlDelRangeStart w:id="124" w:author="Author" w:date="2026-09-30T13:42:00Z"/>
      <w:sdt>
        <w:sdtPr>
          <w:rPr>
            <w:color w:val="000000"/>
          </w:rPr>
          <w:tag w:val="MENDELEY_CITATION_v3_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XX0="/>
          <w:id w:val="-994486452"/>
          <w:placeholder>
            <w:docPart w:val="0E1C2C99ED404D9D956389E150BB5EAF"/>
          </w:placeholder>
        </w:sdtPr>
        <w:sdtEndPr/>
        <w:sdtContent>
          <w:customXmlDelRangeEnd w:id="124"/>
          <w:del w:id="125" w:author="Author" w:date="2026-09-30T13:42:00Z">
            <w:r w:rsidR="0016602C" w:rsidRPr="00E51E70">
              <w:rPr>
                <w:color w:val="000000"/>
              </w:rPr>
              <w:delText>[6,11]</w:delText>
            </w:r>
          </w:del>
          <w:customXmlDelRangeStart w:id="126" w:author="Author" w:date="2026-09-30T13:42:00Z"/>
        </w:sdtContent>
      </w:sdt>
      <w:customXmlDelRangeEnd w:id="126"/>
      <w:del w:id="127" w:author="Author" w:date="2026-09-30T13:42:00Z">
        <w:r w:rsidRPr="00E51E70">
          <w:delText>. Even within similar demographics, energy profiles diverge substantially due to intra-household social dynamics that models simulating occupants in isolation systematically overlook</w:delText>
        </w:r>
        <w:r w:rsidR="005B2452" w:rsidRPr="00E51E70">
          <w:delText xml:space="preserve"> </w:delText>
        </w:r>
      </w:del>
      <w:customXmlDelRangeStart w:id="128" w:author="Author" w:date="2026-09-30T13:42:00Z"/>
      <w:sdt>
        <w:sdtPr>
          <w:rPr>
            <w:color w:val="000000"/>
          </w:rPr>
          <w:tag w:val="MENDELEY_CITATION_v3_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"/>
          <w:id w:val="-453790436"/>
          <w:placeholder>
            <w:docPart w:val="0E1C2C99ED404D9D956389E150BB5EAF"/>
          </w:placeholder>
        </w:sdtPr>
        <w:sdtEndPr/>
        <w:sdtContent>
          <w:customXmlDelRangeEnd w:id="128"/>
          <w:del w:id="129" w:author="Author" w:date="2026-09-30T13:42:00Z">
            <w:r w:rsidR="0016602C" w:rsidRPr="00E51E70">
              <w:rPr>
                <w:color w:val="000000"/>
              </w:rPr>
              <w:delText>[12,13]</w:delText>
            </w:r>
          </w:del>
          <w:customXmlDelRangeStart w:id="130" w:author="Author" w:date="2026-09-30T13:42:00Z"/>
        </w:sdtContent>
      </w:sdt>
      <w:customXmlDelRangeEnd w:id="130"/>
      <w:del w:id="131" w:author="Author" w:date="2026-09-30T13:42:00Z">
        <w:r w:rsidRPr="00E51E70">
          <w:delText>. Compounding this are logistical and ethical barriers to high-resolution data: intrusive sensing raises privacy concerns</w:delText>
        </w:r>
        <w:r w:rsidR="005B2452" w:rsidRPr="00E51E70">
          <w:delText xml:space="preserve"> </w:delText>
        </w:r>
      </w:del>
      <w:customXmlDelRangeStart w:id="132" w:author="Author" w:date="2026-09-30T13:42:00Z"/>
      <w:sdt>
        <w:sdtPr>
          <w:rPr>
            <w:color w:val="000000"/>
          </w:rPr>
          <w:tag w:val="MENDELEY_CITATION_v3_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"/>
          <w:id w:val="948981599"/>
          <w:placeholder>
            <w:docPart w:val="0E1C2C99ED404D9D956389E150BB5EAF"/>
          </w:placeholder>
        </w:sdtPr>
        <w:sdtEndPr/>
        <w:sdtContent>
          <w:customXmlDelRangeEnd w:id="132"/>
          <w:del w:id="133" w:author="Author" w:date="2026-09-30T13:42:00Z">
            <w:r w:rsidR="0016602C" w:rsidRPr="00E51E70">
              <w:rPr>
                <w:color w:val="000000"/>
              </w:rPr>
              <w:delText>[14]</w:delText>
            </w:r>
          </w:del>
          <w:customXmlDelRangeStart w:id="134" w:author="Author" w:date="2026-09-30T13:42:00Z"/>
        </w:sdtContent>
      </w:sdt>
      <w:customXmlDelRangeEnd w:id="134"/>
      <w:del w:id="135" w:author="Author" w:date="2026-09-30T13:42:00Z">
        <w:r w:rsidRPr="00E51E70">
          <w:delText xml:space="preserve">, PIR detectors often lack granularity to distinguish individuals </w:delText>
        </w:r>
      </w:del>
      <w:customXmlDelRangeStart w:id="136" w:author="Author" w:date="2026-09-30T13:42:00Z"/>
      <w:sdt>
        <w:sdtPr>
          <w:rPr>
            <w:color w:val="000000"/>
          </w:rPr>
          <w:tag w:val="MENDELEY_CITATION_v3_eyJjaXRhdGlvbklEIjoiTUVOREVMRVlfQ0lUQVRJT05fNDAyOTg0ODctMzliYi00MTUyLTllY2UtMzcxMmEyY2YzODQ1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
          <w:id w:val="-529257520"/>
          <w:placeholder>
            <w:docPart w:val="0E1C2C99ED404D9D956389E150BB5EAF"/>
          </w:placeholder>
        </w:sdtPr>
        <w:sdtEndPr/>
        <w:sdtContent>
          <w:customXmlDelRangeEnd w:id="136"/>
          <w:del w:id="137" w:author="Author" w:date="2026-09-30T13:42:00Z">
            <w:r w:rsidR="0016602C" w:rsidRPr="00E51E70">
              <w:rPr>
                <w:color w:val="000000"/>
              </w:rPr>
              <w:delText>[8]</w:delText>
            </w:r>
          </w:del>
          <w:customXmlDelRangeStart w:id="138" w:author="Author" w:date="2026-09-30T13:42:00Z"/>
        </w:sdtContent>
      </w:sdt>
      <w:customXmlDelRangeEnd w:id="138"/>
      <w:del w:id="139" w:author="Author" w:date="2026-09-30T13:42:00Z">
        <w:r w:rsidRPr="00E51E70">
          <w:delText>, and Time-Use Surveys fail to capture long-term behavioral consistency or seasonal variation</w:delText>
        </w:r>
        <w:r w:rsidR="005B2452" w:rsidRPr="00E51E70">
          <w:delText xml:space="preserve"> </w:delText>
        </w:r>
      </w:del>
      <w:customXmlDelRangeStart w:id="140" w:author="Author" w:date="2026-09-30T13:42:00Z"/>
      <w:sdt>
        <w:sdtPr>
          <w:rPr>
            <w:color w:val="000000"/>
          </w:rPr>
          <w:tag w:val="MENDELEY_CITATION_v3_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"/>
          <w:id w:val="-1761978849"/>
          <w:placeholder>
            <w:docPart w:val="0E1C2C99ED404D9D956389E150BB5EAF"/>
          </w:placeholder>
        </w:sdtPr>
        <w:sdtEndPr/>
        <w:sdtContent>
          <w:customXmlDelRangeEnd w:id="140"/>
          <w:del w:id="141" w:author="Author" w:date="2026-09-30T13:42:00Z">
            <w:r w:rsidR="0016602C" w:rsidRPr="00E51E70">
              <w:rPr>
                <w:color w:val="000000"/>
              </w:rPr>
              <w:delText>[8]</w:delText>
            </w:r>
          </w:del>
          <w:customXmlDelRangeStart w:id="142" w:author="Author" w:date="2026-09-30T13:42:00Z"/>
        </w:sdtContent>
      </w:sdt>
      <w:customXmlDelRangeEnd w:id="142"/>
      <w:del w:id="143" w:author="Author" w:date="2026-09-30T13:42:00Z">
        <w:r w:rsidRPr="00E51E70">
          <w:delText>. Methodological trade-offs further persist between Agent-Based Models and Markov chain approaches, balancing behavioral detail against computational tractability and temporal dependency capture</w:delText>
        </w:r>
        <w:r w:rsidR="005B2452" w:rsidRPr="00E51E70">
          <w:delText xml:space="preserve"> </w:delText>
        </w:r>
      </w:del>
      <w:customXmlDelRangeStart w:id="144" w:author="Author" w:date="2026-09-30T13:42:00Z"/>
      <w:sdt>
        <w:sdtPr>
          <w:rPr>
            <w:color w:val="000000"/>
          </w:rPr>
          <w:tag w:val="MENDELEY_CITATION_v3_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"/>
          <w:id w:val="962230036"/>
          <w:placeholder>
            <w:docPart w:val="0E1C2C99ED404D9D956389E150BB5EAF"/>
          </w:placeholder>
        </w:sdtPr>
        <w:sdtEndPr/>
        <w:sdtContent>
          <w:customXmlDelRangeEnd w:id="144"/>
          <w:del w:id="145" w:author="Author" w:date="2026-09-30T13:42:00Z">
            <w:r w:rsidR="0016602C" w:rsidRPr="00E51E70">
              <w:rPr>
                <w:color w:val="000000"/>
              </w:rPr>
              <w:delText>[5]</w:delText>
            </w:r>
          </w:del>
          <w:customXmlDelRangeStart w:id="146" w:author="Author" w:date="2026-09-30T13:42:00Z"/>
        </w:sdtContent>
      </w:sdt>
      <w:customXmlDelRangeEnd w:id="146"/>
      <w:del w:id="147" w:author="Author" w:date="2026-09-30T13:42:00Z">
        <w:r w:rsidRPr="00E51E70">
          <w:delText>, while the lack of BPS standardization forces co-simulation workflows that remain beyond typical practitioner capacity. Finally, models developed for specific climatic or cultural contexts generalize poorly across built environments</w:delText>
        </w:r>
        <w:r w:rsidR="005B2452" w:rsidRPr="00E51E70">
          <w:delText xml:space="preserve"> </w:delText>
        </w:r>
      </w:del>
      <w:customXmlDelRangeStart w:id="148" w:author="Author" w:date="2026-09-30T13:42:00Z"/>
      <w:sdt>
        <w:sdtPr>
          <w:rPr>
            <w:color w:val="000000"/>
          </w:rPr>
          <w:tag w:val="MENDELEY_CITATION_v3_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"/>
          <w:id w:val="791249119"/>
          <w:placeholder>
            <w:docPart w:val="0E1C2C99ED404D9D956389E150BB5EAF"/>
          </w:placeholder>
        </w:sdtPr>
        <w:sdtEndPr/>
        <w:sdtContent>
          <w:customXmlDelRangeEnd w:id="148"/>
          <w:del w:id="149" w:author="Author" w:date="2026-09-30T13:42:00Z">
            <w:r w:rsidR="0016602C" w:rsidRPr="00E51E70">
              <w:rPr>
                <w:color w:val="000000"/>
              </w:rPr>
              <w:delText>[15]</w:delText>
            </w:r>
          </w:del>
          <w:customXmlDelRangeStart w:id="150" w:author="Author" w:date="2026-09-30T13:42:00Z"/>
        </w:sdtContent>
      </w:sdt>
      <w:customXmlDelRangeEnd w:id="150"/>
      <w:del w:id="151" w:author="Author" w:date="2026-09-30T13:42:00Z">
        <w:r w:rsidR="005B2452" w:rsidRPr="00E51E70">
          <w:delText>.</w:delText>
        </w:r>
      </w:del>
    </w:p>
    <w:p w14:paraId="2E2E856C" w14:textId="77777777" w:rsidR="001E711F" w:rsidRPr="00E51E70" w:rsidRDefault="00E727C0">
      <w:pPr>
        <w:pStyle w:val="Heading3"/>
        <w:rPr>
          <w:del w:id="152" w:author="Author" w:date="2026-09-30T13:42:00Z"/>
        </w:rPr>
      </w:pPr>
      <w:bookmarkStart w:id="153" w:name="_2ex9l9whdzi" w:colFirst="0" w:colLast="0"/>
      <w:bookmarkEnd w:id="153"/>
      <w:del w:id="154" w:author="Author" w:date="2026-09-30T13:42:00Z">
        <w:r w:rsidRPr="00E51E70">
          <w:delText>1.3 Existing Approaches in Occupancy Modeling and Their Deficiencies</w:delText>
        </w:r>
      </w:del>
    </w:p>
    <w:p w14:paraId="31ED4CDC" w14:textId="77777777" w:rsidR="001E711F" w:rsidRPr="00E51E70" w:rsidRDefault="00E727C0">
      <w:pPr>
        <w:rPr>
          <w:del w:id="155" w:author="Author" w:date="2026-09-30T13:42:00Z"/>
        </w:rPr>
      </w:pPr>
      <w:del w:id="156" w:author="Author" w:date="2026-09-30T13:42:00Z">
        <w:r w:rsidRPr="00E51E70">
          <w:delText>The representation of occupant behavior in building performance simulation has evolved from static to dynamic approaches, yet significant limitations persist across all four modeling typologies</w:delText>
        </w:r>
        <w:r w:rsidR="00F213E0" w:rsidRPr="00E51E70">
          <w:delText xml:space="preserve"> </w:delText>
        </w:r>
      </w:del>
      <w:customXmlDelRangeStart w:id="157" w:author="Author" w:date="2026-09-30T13:42:00Z"/>
      <w:sdt>
        <w:sdtPr>
          <w:rPr>
            <w:color w:val="000000"/>
          </w:rPr>
          <w:tag w:val="MENDELEY_CITATION_v3_eyJjaXRhdGlvbklEIjoiTUVOREVMRVlfQ0lUQVRJT05fZjNmNTJhMzktOGNkNS00MzZiLTg4YTUtZGI4ZGUxMjQwZjgxIiwicHJvcGVydGllcyI6eyJub3RlSW5kZXgiOjB9LCJpc0VkaXRlZCI6ZmFsc2UsIm1hbnVhbE92ZXJyaWRlIjp7ImlzTWFudWFsbHlPdmVycmlkZGVuIjpmYWxzZSwiY2l0ZXByb2NUZXh0IjoiWzEsNl0iLCJtYW51YWxPdmVycmlkZVRleHQiOiIifSwiY2l0YXRpb25JdGVtcyI6W3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"/>
          <w:id w:val="-1235853335"/>
          <w:placeholder>
            <w:docPart w:val="0E1C2C99ED404D9D956389E150BB5EAF"/>
          </w:placeholder>
        </w:sdtPr>
        <w:sdtEndPr/>
        <w:sdtContent>
          <w:customXmlDelRangeEnd w:id="157"/>
          <w:del w:id="158" w:author="Author" w:date="2026-09-30T13:42:00Z">
            <w:r w:rsidR="0016602C" w:rsidRPr="00E51E70">
              <w:rPr>
                <w:color w:val="000000"/>
              </w:rPr>
              <w:delText>[1,6]</w:delText>
            </w:r>
          </w:del>
          <w:customXmlDelRangeStart w:id="159" w:author="Author" w:date="2026-09-30T13:42:00Z"/>
        </w:sdtContent>
      </w:sdt>
      <w:customXmlDelRangeEnd w:id="159"/>
      <w:del w:id="160" w:author="Author" w:date="2026-09-30T13:42:00Z">
        <w:r w:rsidRPr="00E51E70">
          <w:delText xml:space="preserve">. Deterministic models relying on ASHRAE or ISO schedules remain the industry norm but fail to capture behavioral stochasticity, producing energy discrepancies of up to 41% </w:delText>
        </w:r>
        <w:r w:rsidR="00F213E0" w:rsidRPr="00E51E70">
          <w:delText xml:space="preserve"> </w:delText>
        </w:r>
      </w:del>
      <w:customXmlDelRangeStart w:id="161" w:author="Author" w:date="2026-09-30T13:42:00Z"/>
      <w:sdt>
        <w:sdtPr>
          <w:rPr>
            <w:color w:val="000000"/>
          </w:rPr>
          <w:tag w:val="MENDELEY_CITATION_v3_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"/>
          <w:id w:val="2063209862"/>
          <w:placeholder>
            <w:docPart w:val="0E1C2C99ED404D9D956389E150BB5EAF"/>
          </w:placeholder>
        </w:sdtPr>
        <w:sdtEndPr/>
        <w:sdtContent>
          <w:customXmlDelRangeEnd w:id="161"/>
          <w:del w:id="162" w:author="Author" w:date="2026-09-30T13:42:00Z">
            <w:r w:rsidR="0016602C" w:rsidRPr="00E51E70">
              <w:rPr>
                <w:color w:val="000000"/>
              </w:rPr>
              <w:delText>[1,6,16]</w:delText>
            </w:r>
          </w:del>
          <w:customXmlDelRangeStart w:id="163" w:author="Author" w:date="2026-09-30T13:42:00Z"/>
        </w:sdtContent>
      </w:sdt>
      <w:customXmlDelRangeEnd w:id="163"/>
      <w:del w:id="164" w:author="Author" w:date="2026-09-30T13:42:00Z">
        <w:r w:rsidRPr="00E51E70">
          <w:delText xml:space="preserve">. Stochastic models such as Markov Chains partially address this through probabilistic transitions, yet their memoryless property and inability to capture intra-household social interactions limit residential accuracy </w:delText>
        </w:r>
      </w:del>
      <w:customXmlDelRangeStart w:id="165" w:author="Author" w:date="2026-09-30T13:42:00Z"/>
      <w:sdt>
        <w:sdtPr>
          <w:rPr>
            <w:color w:val="000000"/>
          </w:rPr>
          <w:tag w:val="MENDELEY_CITATION_v3_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"/>
          <w:id w:val="-1003275932"/>
          <w:placeholder>
            <w:docPart w:val="0E1C2C99ED404D9D956389E150BB5EAF"/>
          </w:placeholder>
        </w:sdtPr>
        <w:sdtEndPr/>
        <w:sdtContent>
          <w:customXmlDelRangeEnd w:id="165"/>
          <w:del w:id="166" w:author="Author" w:date="2026-09-30T13:42:00Z">
            <w:r w:rsidR="0016602C" w:rsidRPr="00E51E70">
              <w:rPr>
                <w:color w:val="000000"/>
              </w:rPr>
              <w:delText>[5,13]</w:delText>
            </w:r>
          </w:del>
          <w:customXmlDelRangeStart w:id="167" w:author="Author" w:date="2026-09-30T13:42:00Z"/>
        </w:sdtContent>
      </w:sdt>
      <w:customXmlDelRangeEnd w:id="167"/>
      <w:del w:id="168" w:author="Author" w:date="2026-09-30T13:42:00Z">
        <w:r w:rsidRPr="00E51E70">
          <w:delText>. Data-driven and agent-based approaches offer higher resolution but introduce prohibitive computational costs, black-box interpretability issues, and privacy concerns</w:delText>
        </w:r>
        <w:r w:rsidR="00F213E0" w:rsidRPr="00E51E70">
          <w:delText xml:space="preserve"> </w:delText>
        </w:r>
      </w:del>
      <w:customXmlDelRangeStart w:id="169" w:author="Author" w:date="2026-09-30T13:42:00Z"/>
      <w:sdt>
        <w:sdtPr>
          <w:rPr>
            <w:color w:val="000000"/>
          </w:rPr>
          <w:tag w:val="MENDELEY_CITATION_v3_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"/>
          <w:id w:val="-1039044726"/>
          <w:placeholder>
            <w:docPart w:val="0E1C2C99ED404D9D956389E150BB5EAF"/>
          </w:placeholder>
        </w:sdtPr>
        <w:sdtEndPr/>
        <w:sdtContent>
          <w:customXmlDelRangeEnd w:id="169"/>
          <w:del w:id="170" w:author="Author" w:date="2026-09-30T13:42:00Z">
            <w:r w:rsidR="0016602C" w:rsidRPr="00E51E70">
              <w:rPr>
                <w:color w:val="000000"/>
              </w:rPr>
              <w:delText>[17–19]</w:delText>
            </w:r>
          </w:del>
          <w:customXmlDelRangeStart w:id="171" w:author="Author" w:date="2026-09-30T13:42:00Z"/>
        </w:sdtContent>
      </w:sdt>
      <w:customXmlDelRangeEnd w:id="171"/>
      <w:del w:id="172" w:author="Author" w:date="2026-09-30T13:42:00Z">
        <w:r w:rsidRPr="00E51E70">
          <w:delText>. Across all methodologies, the neglect of household social dynamics, poor long-term temporal consistency, and the persistent scalability-accuracy trade-off remain unresolved</w:delText>
        </w:r>
        <w:r w:rsidR="00F213E0" w:rsidRPr="00E51E70">
          <w:delText xml:space="preserve"> </w:delText>
        </w:r>
      </w:del>
      <w:customXmlDelRangeStart w:id="173" w:author="Author" w:date="2026-09-30T13:42:00Z"/>
      <w:sdt>
        <w:sdtPr>
          <w:rPr>
            <w:color w:val="000000"/>
          </w:rPr>
          <w:tag w:val="MENDELEY_CITATION_v3_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"/>
          <w:id w:val="-231544989"/>
          <w:placeholder>
            <w:docPart w:val="0E1C2C99ED404D9D956389E150BB5EAF"/>
          </w:placeholder>
        </w:sdtPr>
        <w:sdtEndPr/>
        <w:sdtContent>
          <w:customXmlDelRangeEnd w:id="173"/>
          <w:del w:id="174" w:author="Author" w:date="2026-09-30T13:42:00Z">
            <w:r w:rsidR="0016602C" w:rsidRPr="00E51E70">
              <w:rPr>
                <w:color w:val="000000"/>
              </w:rPr>
              <w:delText>[5,9,20]</w:delText>
            </w:r>
          </w:del>
          <w:customXmlDelRangeStart w:id="175" w:author="Author" w:date="2026-09-30T13:42:00Z"/>
        </w:sdtContent>
      </w:sdt>
      <w:customXmlDelRangeEnd w:id="175"/>
      <w:del w:id="176" w:author="Author" w:date="2026-09-30T13:42:00Z">
        <w:r w:rsidRPr="00E51E70">
          <w:delText>.</w:delText>
        </w:r>
      </w:del>
    </w:p>
    <w:p w14:paraId="77AA527C" w14:textId="77777777" w:rsidR="001E711F" w:rsidRPr="00E51E70" w:rsidRDefault="00E727C0">
      <w:pPr>
        <w:pStyle w:val="Heading3"/>
        <w:rPr>
          <w:del w:id="177" w:author="Author" w:date="2026-09-30T13:42:00Z"/>
        </w:rPr>
      </w:pPr>
      <w:bookmarkStart w:id="178" w:name="_5v9vcdj642c" w:colFirst="0" w:colLast="0"/>
      <w:bookmarkEnd w:id="178"/>
      <w:del w:id="179" w:author="Author" w:date="2026-09-30T13:42:00Z">
        <w:r w:rsidRPr="00E51E70">
          <w:delText xml:space="preserve">1.4 Time-Use-Survey for Occupancy Modeling </w:delText>
        </w:r>
      </w:del>
    </w:p>
    <w:p w14:paraId="0259708E" w14:textId="77777777" w:rsidR="001E711F" w:rsidRPr="00E51E70" w:rsidRDefault="00E727C0">
      <w:pPr>
        <w:rPr>
          <w:del w:id="180" w:author="Author" w:date="2026-09-30T13:42:00Z"/>
        </w:rPr>
      </w:pPr>
      <w:del w:id="181" w:author="Author" w:date="2026-09-30T13:42:00Z">
        <w:r w:rsidRPr="00E51E70">
          <w:delText>TUS serve as a foundational empirical source for occupancy modeling, capturing the contextual "who, what, when, and where" of daily life and enabling researchers to link activities to demographic characteristics</w:delText>
        </w:r>
        <w:r w:rsidR="004D6DB7" w:rsidRPr="00E51E70">
          <w:delText xml:space="preserve">, </w:delText>
        </w:r>
        <w:r w:rsidRPr="00E51E70">
          <w:delText>age, employment, household size</w:delText>
        </w:r>
        <w:r w:rsidR="004D6DB7" w:rsidRPr="00E51E70">
          <w:delText>,</w:delText>
        </w:r>
        <w:r w:rsidRPr="00E51E70">
          <w:delText xml:space="preserve"> across diverse population segments</w:delText>
        </w:r>
        <w:r w:rsidR="00E24320" w:rsidRPr="00E51E70">
          <w:delText xml:space="preserve"> </w:delText>
        </w:r>
      </w:del>
      <w:customXmlDelRangeStart w:id="182" w:author="Author" w:date="2026-09-30T13:42:00Z"/>
      <w:sdt>
        <w:sdtPr>
          <w:rPr>
            <w:color w:val="000000"/>
          </w:rPr>
          <w:tag w:val="MENDELEY_CITATION_v3_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"/>
          <w:id w:val="-1164625498"/>
          <w:placeholder>
            <w:docPart w:val="0E1C2C99ED404D9D956389E150BB5EAF"/>
          </w:placeholder>
        </w:sdtPr>
        <w:sdtEndPr/>
        <w:sdtContent>
          <w:customXmlDelRangeEnd w:id="182"/>
          <w:del w:id="183" w:author="Author" w:date="2026-09-30T13:42:00Z">
            <w:r w:rsidR="0016602C" w:rsidRPr="00E51E70">
              <w:rPr>
                <w:color w:val="000000"/>
              </w:rPr>
              <w:delText>[1]</w:delText>
            </w:r>
          </w:del>
          <w:customXmlDelRangeStart w:id="184" w:author="Author" w:date="2026-09-30T13:42:00Z"/>
        </w:sdtContent>
      </w:sdt>
      <w:customXmlDelRangeEnd w:id="184"/>
      <w:del w:id="185" w:author="Author" w:date="2026-09-30T13:42:00Z">
        <w:r w:rsidRPr="00E51E70">
          <w:delText>. Stochastic methodologies such as Markov Chains transform this raw diary data into continuous simulation inputs, while clustering techniques generate representative urban archetypes for bottom-up energy modeling of metabolic heat gains and appliance-driven peak demand</w:delText>
        </w:r>
        <w:r w:rsidR="00E24320" w:rsidRPr="00E51E70">
          <w:delText xml:space="preserve"> </w:delText>
        </w:r>
      </w:del>
      <w:customXmlDelRangeStart w:id="186" w:author="Author" w:date="2026-09-30T13:42:00Z"/>
      <w:sdt>
        <w:sdtPr>
          <w:rPr>
            <w:color w:val="000000"/>
          </w:rPr>
          <w:tag w:val="MENDELEY_CITATION_v3_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"/>
          <w:id w:val="-1504499344"/>
          <w:placeholder>
            <w:docPart w:val="0E1C2C99ED404D9D956389E150BB5EAF"/>
          </w:placeholder>
        </w:sdtPr>
        <w:sdtEndPr/>
        <w:sdtContent>
          <w:customXmlDelRangeEnd w:id="186"/>
          <w:del w:id="187" w:author="Author" w:date="2026-09-30T13:42:00Z">
            <w:r w:rsidR="0016602C" w:rsidRPr="00E51E70">
              <w:rPr>
                <w:color w:val="000000"/>
              </w:rPr>
              <w:delText>[13,17]</w:delText>
            </w:r>
          </w:del>
          <w:customXmlDelRangeStart w:id="188" w:author="Author" w:date="2026-09-30T13:42:00Z"/>
        </w:sdtContent>
      </w:sdt>
      <w:customXmlDelRangeEnd w:id="188"/>
      <w:del w:id="189" w:author="Author" w:date="2026-09-30T13:42:00Z">
        <w:r w:rsidRPr="00E51E70">
          <w:delText>. However, TUS data faces inherent limitations: single-day snapshots fail to capture seasonal variation or long-term habit consistency, self-reporting biases introduce memory and time-rounding artifacts, and the absence of spatial resolution necessitates secondary inference to map activities to specific thermal zones</w:delText>
        </w:r>
        <w:r w:rsidR="00E24320" w:rsidRPr="00E51E70">
          <w:delText xml:space="preserve"> </w:delText>
        </w:r>
      </w:del>
      <w:customXmlDelRangeStart w:id="190" w:author="Author" w:date="2026-09-30T13:42:00Z"/>
      <w:sdt>
        <w:sdtPr>
          <w:rPr>
            <w:color w:val="000000"/>
          </w:rPr>
          <w:tag w:val="MENDELEY_CITATION_v3_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"/>
          <w:id w:val="-1676253845"/>
          <w:placeholder>
            <w:docPart w:val="0E1C2C99ED404D9D956389E150BB5EAF"/>
          </w:placeholder>
        </w:sdtPr>
        <w:sdtEndPr/>
        <w:sdtContent>
          <w:customXmlDelRangeEnd w:id="190"/>
          <w:del w:id="191" w:author="Author" w:date="2026-09-30T13:42:00Z">
            <w:r w:rsidR="0016602C" w:rsidRPr="00E51E70">
              <w:rPr>
                <w:color w:val="000000"/>
              </w:rPr>
              <w:delText>[9,18,21]</w:delText>
            </w:r>
          </w:del>
          <w:customXmlDelRangeStart w:id="192" w:author="Author" w:date="2026-09-30T13:42:00Z"/>
        </w:sdtContent>
      </w:sdt>
      <w:customXmlDelRangeEnd w:id="192"/>
      <w:del w:id="193" w:author="Author" w:date="2026-09-30T13:42:00Z">
        <w:r w:rsidRPr="00E51E70">
          <w:delText>.</w:delText>
        </w:r>
      </w:del>
    </w:p>
    <w:p w14:paraId="3C3FBBD6" w14:textId="77777777" w:rsidR="001E711F" w:rsidRPr="00E51E70" w:rsidRDefault="00F401C2" w:rsidP="00F401C2">
      <w:pPr>
        <w:pStyle w:val="Heading3"/>
        <w:rPr>
          <w:del w:id="194" w:author="Author" w:date="2026-09-30T13:42:00Z"/>
        </w:rPr>
      </w:pPr>
      <w:bookmarkStart w:id="195" w:name="_h6fs8eca9lg3" w:colFirst="0" w:colLast="0"/>
      <w:bookmarkEnd w:id="195"/>
      <w:del w:id="196" w:author="Author" w:date="2026-09-30T13:42:00Z">
        <w:r>
          <w:delText xml:space="preserve">1.5 </w:delText>
        </w:r>
        <w:r w:rsidR="00E727C0" w:rsidRPr="00E51E70">
          <w:delText xml:space="preserve">Aim of the study </w:delText>
        </w:r>
      </w:del>
    </w:p>
    <w:p w14:paraId="7415DD88" w14:textId="77777777" w:rsidR="000B7324" w:rsidRPr="00E51E70" w:rsidRDefault="000B7324">
      <w:pPr>
        <w:rPr>
          <w:del w:id="197" w:author="Author" w:date="2026-09-30T13:42:00Z"/>
        </w:rPr>
      </w:pPr>
      <w:del w:id="198" w:author="Author" w:date="2026-09-30T13:42:00Z">
        <w:r w:rsidRPr="00E51E70">
          <w:delText xml:space="preserve">This study develops a data-driven framework for generating longitudinally consistent occupancy datasets capturing the demographic composition and temporal behavioral patterns of Canadian residential occupants across a twenty-year period (2005 to 2025). The full methodological pipeline is summarised in </w:delText>
        </w:r>
        <w:r w:rsidRPr="00E51E70">
          <w:fldChar w:fldCharType="begin"/>
        </w:r>
        <w:r w:rsidRPr="00E51E70">
          <w:delInstrText xml:space="preserve"> REF _Ref227941300 \h </w:delInstrText>
        </w:r>
        <w:r w:rsidR="00E51E70">
          <w:delInstrText xml:space="preserve"> \* MERGEFORMAT </w:delInstrText>
        </w:r>
        <w:r w:rsidRPr="00E51E70">
          <w:fldChar w:fldCharType="separate"/>
        </w:r>
        <w:r w:rsidRPr="00E51E70">
          <w:delText xml:space="preserve">Figure </w:delText>
        </w:r>
        <w:r w:rsidRPr="00E51E70">
          <w:rPr>
            <w:noProof/>
          </w:rPr>
          <w:delText>1</w:delText>
        </w:r>
        <w:r w:rsidRPr="00E51E70">
          <w:fldChar w:fldCharType="end"/>
        </w:r>
        <w:r w:rsidRPr="00E51E70">
          <w:delText>, with each stage detailed in Sections 3 and 4.</w:delText>
        </w:r>
      </w:del>
    </w:p>
    <w:p w14:paraId="05E09DBA" w14:textId="77777777" w:rsidR="000B7324" w:rsidRPr="00E51E70" w:rsidRDefault="00E727C0" w:rsidP="00F83E93">
      <w:pPr>
        <w:rPr>
          <w:del w:id="199" w:author="Author" w:date="2026-09-30T13:42:00Z"/>
        </w:rPr>
      </w:pPr>
      <w:del w:id="200" w:author="Author" w:date="2026-09-30T13:42:00Z">
        <w:r w:rsidRPr="00E51E70">
          <w:rPr>
            <w:noProof/>
          </w:rPr>
          <w:drawing>
            <wp:inline distT="114300" distB="114300" distL="114300" distR="114300" wp14:anchorId="3F985AE3" wp14:editId="52E399D2">
              <wp:extent cx="5731200" cy="1117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1117600"/>
                      </a:xfrm>
                      <a:prstGeom prst="rect">
                        <a:avLst/>
                      </a:prstGeom>
                      <a:ln/>
                    </pic:spPr>
                  </pic:pic>
                </a:graphicData>
              </a:graphic>
            </wp:inline>
          </w:drawing>
        </w:r>
      </w:del>
    </w:p>
    <w:p w14:paraId="150F8AAA" w14:textId="77777777" w:rsidR="00F83E93" w:rsidRPr="00E51E70" w:rsidRDefault="00F83E93" w:rsidP="000B7324">
      <w:pPr>
        <w:jc w:val="center"/>
        <w:rPr>
          <w:del w:id="201" w:author="Author" w:date="2026-09-30T13:42:00Z"/>
        </w:rPr>
      </w:pPr>
      <w:bookmarkStart w:id="202" w:name="_Ref227941300"/>
      <w:del w:id="203"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1</w:delText>
        </w:r>
        <w:r w:rsidR="000C0F2E">
          <w:rPr>
            <w:noProof/>
          </w:rPr>
          <w:fldChar w:fldCharType="end"/>
        </w:r>
        <w:bookmarkEnd w:id="202"/>
        <w:r w:rsidRPr="00E51E70">
          <w:delText>. Flow Chart of GSS Classification and Occupancy Impact</w:delText>
        </w:r>
      </w:del>
    </w:p>
    <w:p w14:paraId="1047680A" w14:textId="77777777" w:rsidR="000B7324" w:rsidRPr="00E51E70" w:rsidRDefault="000B7324">
      <w:pPr>
        <w:rPr>
          <w:del w:id="204" w:author="Author" w:date="2026-09-30T13:42:00Z"/>
        </w:rPr>
      </w:pPr>
      <w:del w:id="205" w:author="Author" w:date="2026-09-30T13:42:00Z">
        <w:r w:rsidRPr="00E51E70">
          <w:delText xml:space="preserve">This study pursues three objectives. </w:delText>
        </w:r>
        <w:r w:rsidRPr="00E51E70">
          <w:rPr>
            <w:rStyle w:val="Strong"/>
          </w:rPr>
          <w:delText>(1) Methodological:</w:delText>
        </w:r>
        <w:r w:rsidRPr="00E51E70">
          <w:delText xml:space="preserve"> integrate Canadian Census PUMF and GSS Time Use data through a Conditional Variational Autoencoder (C-VAE) pipeline to generate longitudinally consistent occupancy profiles spanning 2005 to 2022 empirically and 2025 synthetically, bridging the critical gap between survey-based population statistics and the temporally resolved inputs required for building energy simulation. </w:delText>
        </w:r>
        <w:r w:rsidRPr="00E51E70">
          <w:rPr>
            <w:rStyle w:val="Strong"/>
          </w:rPr>
          <w:delText>(2) Empirical:</w:delText>
        </w:r>
        <w:r w:rsidRPr="00E51E70">
          <w:delText xml:space="preserve"> quantify the magnitude and direction of change in Canadian single-family residential occupancy patterns over two decades, examining how behavioral shifts in presence, activity distribution, and metabolic intensity alter simulated heating, cooling, equipment, and domestic hot water demand relative to conventional default schedule assumptions across Canadian climate zones. </w:delText>
        </w:r>
        <w:r w:rsidRPr="00E51E70">
          <w:rPr>
            <w:rStyle w:val="Strong"/>
          </w:rPr>
          <w:delText>(3) Forward-looking:</w:delText>
        </w:r>
        <w:r w:rsidRPr="00E51E70">
          <w:delText xml:space="preserve"> evaluate whether the synthetic 2025 projection converges toward or diverges from conventional modeling assumptions, and derive evidence-based correction factors for building codes and HVAC design practice in cold-climate Canadian residential contexts</w:delText>
        </w:r>
        <w:r w:rsidR="008E1F07" w:rsidRPr="00E51E70">
          <w:delText>.</w:delText>
        </w:r>
        <w:r w:rsidRPr="00E51E70">
          <w:delText xml:space="preserve"> </w:delText>
        </w:r>
        <w:r w:rsidR="008E1F07" w:rsidRPr="00E51E70">
          <w:delText>Collectively, these objectives contribute a replicable, nationally representative methodology for building codes, HVAC design, and retrofit planning</w:delText>
        </w:r>
        <w:r w:rsidRPr="00E51E70">
          <w:delText>.</w:delText>
        </w:r>
      </w:del>
    </w:p>
    <w:p w14:paraId="1E6EF7AA" w14:textId="77777777" w:rsidR="001E711F" w:rsidRPr="00E51E70" w:rsidRDefault="00E727C0">
      <w:pPr>
        <w:pStyle w:val="Heading1"/>
        <w:rPr>
          <w:del w:id="206" w:author="Author" w:date="2026-09-30T13:42:00Z"/>
          <w:rFonts w:ascii="EB Garamond" w:eastAsia="EB Garamond" w:hAnsi="EB Garamond" w:cs="EB Garamond"/>
          <w:b/>
          <w:bCs/>
          <w:sz w:val="34"/>
          <w:szCs w:val="34"/>
        </w:rPr>
      </w:pPr>
      <w:bookmarkStart w:id="207" w:name="_rsxlogya9buv" w:colFirst="0" w:colLast="0"/>
      <w:bookmarkEnd w:id="207"/>
      <w:del w:id="208" w:author="Author" w:date="2026-09-30T13:42:00Z">
        <w:r w:rsidRPr="00E51E70">
          <w:delText xml:space="preserve">2 Datasets </w:delText>
        </w:r>
      </w:del>
    </w:p>
    <w:p w14:paraId="3D8B5D76" w14:textId="77777777" w:rsidR="001E711F" w:rsidRPr="00E51E70" w:rsidRDefault="00E727C0">
      <w:pPr>
        <w:rPr>
          <w:del w:id="209" w:author="Author" w:date="2026-09-30T13:42:00Z"/>
        </w:rPr>
      </w:pPr>
      <w:del w:id="210" w:author="Author" w:date="2026-09-30T13:42:00Z">
        <w:r w:rsidRPr="00E51E70">
          <w:delText>This study utilizes two complementary national datasets managed by Statistics Canada to construct comprehensive occupancy profiles for residential building energy modeling: the Census of Population and the General Social Statistics Program (GSSP) Time Use cycle. Conceptually, the Census provides the rigid demographic structure of Canadian households</w:delText>
        </w:r>
        <w:r w:rsidR="004D6DB7" w:rsidRPr="00E51E70">
          <w:delText>,</w:delText>
        </w:r>
        <w:r w:rsidRPr="00E51E70">
          <w:delText xml:space="preserve"> covering household size, dwelling type, occupant age distribution, gender composition, and family structure</w:delText>
        </w:r>
        <w:r w:rsidR="004D6DB7" w:rsidRPr="00E51E70">
          <w:delText>,</w:delText>
        </w:r>
        <w:r w:rsidRPr="00E51E70">
          <w:delText xml:space="preserve"> while the GSSP animates this structure with behavioral and temporal dynamics through 24-hour retrospective time diaries recorded at 10-minute intervals </w:delText>
        </w:r>
      </w:del>
      <w:customXmlDelRangeStart w:id="211" w:author="Author" w:date="2026-09-30T13:42:00Z"/>
      <w:sdt>
        <w:sdtPr>
          <w:rPr>
            <w:color w:val="000000"/>
          </w:rPr>
          <w:tag w:val="MENDELEY_CITATION_v3_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"/>
          <w:id w:val="2031449918"/>
          <w:placeholder>
            <w:docPart w:val="0E1C2C99ED404D9D956389E150BB5EAF"/>
          </w:placeholder>
        </w:sdtPr>
        <w:sdtEndPr/>
        <w:sdtContent>
          <w:customXmlDelRangeEnd w:id="211"/>
          <w:del w:id="212" w:author="Author" w:date="2026-09-30T13:42:00Z">
            <w:r w:rsidR="0016602C" w:rsidRPr="00E51E70">
              <w:rPr>
                <w:color w:val="000000"/>
              </w:rPr>
              <w:delText>[22]</w:delText>
            </w:r>
          </w:del>
          <w:customXmlDelRangeStart w:id="213" w:author="Author" w:date="2026-09-30T13:42:00Z"/>
        </w:sdtContent>
      </w:sdt>
      <w:customXmlDelRangeEnd w:id="213"/>
      <w:del w:id="214" w:author="Author" w:date="2026-09-30T13:42:00Z">
        <w:r w:rsidRPr="00E51E70">
          <w:delText>. Census data from four cycles (2006, 2011, 2016, and 2021) were employed, noting that the 2011 cycle utilized the voluntary National Household Survey with reduced response rates (68.6% versus 93.5% in 2006), while mandatory status was reinstated in 2016, restoring reliability with response rates exceeding 98% by 2021</w:delText>
        </w:r>
        <w:r w:rsidR="00CA2282" w:rsidRPr="00E51E70">
          <w:delText xml:space="preserve"> </w:delText>
        </w:r>
      </w:del>
      <w:customXmlDelRangeStart w:id="215" w:author="Author" w:date="2026-09-30T13:42:00Z"/>
      <w:sdt>
        <w:sdtPr>
          <w:rPr>
            <w:color w:val="000000"/>
          </w:rPr>
          <w:tag w:val="MENDELEY_CITATION_v3_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"/>
          <w:id w:val="117417301"/>
          <w:placeholder>
            <w:docPart w:val="0E1C2C99ED404D9D956389E150BB5EAF"/>
          </w:placeholder>
        </w:sdtPr>
        <w:sdtEndPr/>
        <w:sdtContent>
          <w:customXmlDelRangeEnd w:id="215"/>
          <w:del w:id="216" w:author="Author" w:date="2026-09-30T13:42:00Z">
            <w:r w:rsidR="0016602C" w:rsidRPr="00E51E70">
              <w:rPr>
                <w:color w:val="000000"/>
              </w:rPr>
              <w:delText>[23,24]</w:delText>
            </w:r>
          </w:del>
          <w:customXmlDelRangeStart w:id="217" w:author="Author" w:date="2026-09-30T13:42:00Z"/>
        </w:sdtContent>
      </w:sdt>
      <w:customXmlDelRangeEnd w:id="217"/>
      <w:del w:id="218" w:author="Author" w:date="2026-09-30T13:42:00Z">
        <w:r w:rsidRPr="00E51E70">
          <w:delText>. The GSSP Time Use cycles of 2005, 2010, 2015, and 2022 capture evolving lifestyle patterns over two decades, with the 2022 cycle incorporating enhanced measurement of telework and remote work patterns in response to post-pandemic societal transformations. By linking Census-derived household characteristics with GSSP-derived temporal patterns, this integrated approach generates comprehensive occupancy datasets that address the critical limitation of conventional building energy models, which typically rely on generic, static occupancy assumptions that fail to represent the diversity and temporal evolution of actual Canadian households.</w:delText>
        </w:r>
      </w:del>
    </w:p>
    <w:p w14:paraId="268D5F32" w14:textId="77777777" w:rsidR="001E711F" w:rsidRPr="00E51E70" w:rsidRDefault="00E727C0">
      <w:pPr>
        <w:pStyle w:val="Heading2"/>
        <w:rPr>
          <w:del w:id="219" w:author="Author" w:date="2026-09-30T13:42:00Z"/>
        </w:rPr>
      </w:pPr>
      <w:bookmarkStart w:id="220" w:name="_pe1g09hpv2un" w:colFirst="0" w:colLast="0"/>
      <w:bookmarkEnd w:id="220"/>
      <w:del w:id="221" w:author="Author" w:date="2026-09-30T13:42:00Z">
        <w:r w:rsidRPr="00E51E70">
          <w:delText xml:space="preserve">2.1 Data </w:delText>
        </w:r>
        <w:r w:rsidR="004D6DB7" w:rsidRPr="00E51E70">
          <w:delText>Pre-processing</w:delText>
        </w:r>
        <w:r w:rsidRPr="00E51E70">
          <w:delText xml:space="preserve"> of Datasets</w:delText>
        </w:r>
      </w:del>
    </w:p>
    <w:p w14:paraId="1889C726" w14:textId="77777777" w:rsidR="001E711F" w:rsidRPr="00E51E70" w:rsidRDefault="00E727C0">
      <w:pPr>
        <w:rPr>
          <w:del w:id="222" w:author="Author" w:date="2026-09-30T13:42:00Z"/>
        </w:rPr>
      </w:pPr>
      <w:del w:id="223" w:author="Author" w:date="2026-09-30T13:42:00Z">
        <w:r w:rsidRPr="00E51E70">
          <w:delText>Ensuring longitudinal consistency across four Census cycles (2006, 2011, 2016, 2021) required a systematic harmonization pipeline standardizing disparate microdata file structures through four sequential stages: raw file parsing and cleaning, variable name harmonization and categorical unification</w:delText>
        </w:r>
        <w:r w:rsidR="004D6DB7" w:rsidRPr="00E51E70">
          <w:delText>,</w:delText>
        </w:r>
        <w:r w:rsidRPr="00E51E70">
          <w:delText xml:space="preserve"> particularly for dwelling typology (DTYPE) — household-level feature engineering deriving composite variables such as household size (HHSIZE), and longitudinal CSV export with consistent variable structures across all cycles. The </w:delText>
        </w:r>
        <w:r w:rsidR="004D6DB7" w:rsidRPr="00E51E70">
          <w:delText>pre-processing</w:delText>
        </w:r>
        <w:r w:rsidRPr="00E51E70">
          <w:delText xml:space="preserve"> of GSSP Time Use data presented substantially greater complexity due to evolving activity classification systems: the 2005 and 2010 cycles used ACTCODE with 182 and 264 unique codes respectively, while 2015 and 2022 transitioned to TUI_01 with 64 and 121 codes. To establish longitudinal consistency, a master activity classification framework comprising 14 standardized categories was developed through systematic codebook analysis (</w:delText>
        </w:r>
        <w:r w:rsidRPr="00E51E70">
          <w:rPr>
            <w:b/>
            <w:bCs/>
          </w:rPr>
          <w:delText>Appendix B, Table B1</w:delText>
        </w:r>
        <w:r w:rsidRPr="00E51E70">
          <w:delText>), while location and co-presence variables were unified into 18 harmonized presence categories (</w:delText>
        </w:r>
        <w:r w:rsidRPr="00E51E70">
          <w:rPr>
            <w:b/>
            <w:bCs/>
          </w:rPr>
          <w:delText>Appendix B, Table B2</w:delText>
        </w:r>
        <w:r w:rsidRPr="00E51E70">
          <w:delText>). Since GSS data are collected as variable-length event-based episodes whereas building energy simulations require fixed-interval state-based schedules, all diary records were transformed into discrete 5-minute interval states</w:delText>
        </w:r>
        <w:r w:rsidR="004D6DB7" w:rsidRPr="00E51E70">
          <w:delText>,</w:delText>
        </w:r>
        <w:r w:rsidRPr="00E51E70">
          <w:delText xml:space="preserve"> yielding </w:delText>
        </w:r>
        <w:r w:rsidR="004D6DB7" w:rsidRPr="00E51E70">
          <w:delText>288-time</w:delText>
        </w:r>
        <w:r w:rsidRPr="00E51E70">
          <w:delText xml:space="preserve"> steps per 24-hour period. To address the limitation that each GSS record represents an individual respondent rather than a household, a conditional generation methodology synthesized internally consistent multi-occupant diaries by constraining subsequent household members' schedules through co-presence compatibility rules, producing synchronized household occupancy profiles suitable for BEM integration.</w:delText>
        </w:r>
      </w:del>
    </w:p>
    <w:p w14:paraId="78A9C94E" w14:textId="77777777" w:rsidR="001E711F" w:rsidRPr="00E51E70" w:rsidRDefault="00E727C0">
      <w:pPr>
        <w:spacing w:before="240"/>
        <w:rPr>
          <w:del w:id="224" w:author="Author" w:date="2026-09-30T13:42:00Z"/>
        </w:rPr>
      </w:pPr>
      <w:del w:id="225" w:author="Author" w:date="2026-09-30T13:42:00Z">
        <w:r w:rsidRPr="00E51E70">
          <w:rPr>
            <w:noProof/>
          </w:rPr>
          <w:drawing>
            <wp:inline distT="114300" distB="114300" distL="114300" distR="114300" wp14:anchorId="7AA0F7F5" wp14:editId="0C556C24">
              <wp:extent cx="5731200" cy="14351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31200" cy="1435100"/>
                      </a:xfrm>
                      <a:prstGeom prst="rect">
                        <a:avLst/>
                      </a:prstGeom>
                      <a:ln/>
                    </pic:spPr>
                  </pic:pic>
                </a:graphicData>
              </a:graphic>
            </wp:inline>
          </w:drawing>
        </w:r>
      </w:del>
    </w:p>
    <w:p w14:paraId="249CA0A3" w14:textId="77777777" w:rsidR="00F83E93" w:rsidRPr="00E51E70" w:rsidRDefault="00F83E93" w:rsidP="00F83E93">
      <w:pPr>
        <w:jc w:val="center"/>
        <w:rPr>
          <w:del w:id="226" w:author="Author" w:date="2026-09-30T13:42:00Z"/>
        </w:rPr>
      </w:pPr>
      <w:bookmarkStart w:id="227" w:name="_Ref227931522"/>
      <w:del w:id="228"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2</w:delText>
        </w:r>
        <w:r w:rsidR="000C0F2E">
          <w:rPr>
            <w:noProof/>
          </w:rPr>
          <w:fldChar w:fldCharType="end"/>
        </w:r>
        <w:bookmarkEnd w:id="227"/>
        <w:r w:rsidRPr="00E51E70">
          <w:delText>. Dwelling type distribution trends across Census cycles</w:delText>
        </w:r>
      </w:del>
    </w:p>
    <w:p w14:paraId="27CB44E3" w14:textId="77777777" w:rsidR="00F83E93" w:rsidRPr="00E51E70" w:rsidRDefault="00F83E93" w:rsidP="00F83E93">
      <w:pPr>
        <w:pStyle w:val="Caption"/>
        <w:rPr>
          <w:del w:id="229" w:author="Author" w:date="2026-09-30T13:42:00Z"/>
        </w:rPr>
      </w:pPr>
    </w:p>
    <w:p w14:paraId="3C1E90BB" w14:textId="77777777" w:rsidR="001E711F" w:rsidRPr="00E51E70" w:rsidRDefault="00E727C0">
      <w:pPr>
        <w:rPr>
          <w:del w:id="230" w:author="Author" w:date="2026-09-30T13:42:00Z"/>
        </w:rPr>
      </w:pPr>
      <w:del w:id="231" w:author="Author" w:date="2026-09-30T13:42:00Z">
        <w:r w:rsidRPr="00E51E70">
          <w:delText>A critical challenge in integrating the two datasets was the absence of explicit dwelling type information in GSS records. To address this, a machine learning classification approach was implemented to probabilistically assign Census-derived dwelling types to GSS household records using shared demographic linking variables — household size, occupant age distribution, household composition, and geographic region. Analysis of Census dwelling type distributions across the four study periods revealed significant temporal shifts in Canadian housing stock composition, as illustrated in</w:delText>
        </w:r>
        <w:r w:rsidR="00F83E93" w:rsidRPr="00E51E70">
          <w:delText xml:space="preserve"> </w:delText>
        </w:r>
        <w:r w:rsidR="00F83E93" w:rsidRPr="00E51E70">
          <w:rPr>
            <w:b/>
            <w:bCs/>
          </w:rPr>
          <w:fldChar w:fldCharType="begin"/>
        </w:r>
        <w:r w:rsidR="00F83E93" w:rsidRPr="00E51E70">
          <w:delInstrText xml:space="preserve"> REF _Ref227931522 \h </w:delInstrText>
        </w:r>
        <w:r w:rsidR="00E51E70">
          <w:rPr>
            <w:b/>
            <w:bCs/>
          </w:rPr>
          <w:delInstrText xml:space="preserve"> \* MERGEFORMAT </w:delInstrText>
        </w:r>
        <w:r w:rsidR="00F83E93" w:rsidRPr="00E51E70">
          <w:rPr>
            <w:b/>
            <w:bCs/>
          </w:rPr>
        </w:r>
        <w:r w:rsidR="00F83E93" w:rsidRPr="00E51E70">
          <w:rPr>
            <w:b/>
            <w:bCs/>
          </w:rPr>
          <w:fldChar w:fldCharType="separate"/>
        </w:r>
        <w:r w:rsidR="00F83E93" w:rsidRPr="00E51E70">
          <w:delText xml:space="preserve">Figure </w:delText>
        </w:r>
        <w:r w:rsidR="00F83E93" w:rsidRPr="00E51E70">
          <w:rPr>
            <w:noProof/>
          </w:rPr>
          <w:delText>2</w:delText>
        </w:r>
        <w:r w:rsidR="00F83E93" w:rsidRPr="00E51E70">
          <w:rPr>
            <w:b/>
            <w:bCs/>
          </w:rPr>
          <w:fldChar w:fldCharType="end"/>
        </w:r>
        <w:r w:rsidRPr="00E51E70">
          <w:delText xml:space="preserve">. Between 2006 and 2016, apartment dwellings increased nearly threefold from 9.5% to 27.9%, reflecting documented urbanization trends and housing affordability pressures, while single-detached housing declined modestly from 61.3% to 58.6%. The 2021 Census confirmed persistence of this urban densification trajectory with apartments at 26.6% and single-detached homes at 59.4%. These temporal transitions have direct implications for occupancy-energy </w:delText>
        </w:r>
        <w:r w:rsidR="004D6DB7" w:rsidRPr="00E51E70">
          <w:delText>modelling</w:delText>
        </w:r>
        <w:r w:rsidRPr="00E51E70">
          <w:delText>, as urban apartment-dwelling households exhibit distinct occupancy patterns compared to suburban single-family homeowners, necessitating that the linkage methodology appropriately pair dwelling-type-specific occupancy schedules with corresponding building archetypes across the longitudinal analysis period.</w:delText>
        </w:r>
      </w:del>
    </w:p>
    <w:p w14:paraId="7BA32EB8" w14:textId="77777777" w:rsidR="001E711F" w:rsidRPr="00E51E70" w:rsidRDefault="00E727C0">
      <w:pPr>
        <w:pStyle w:val="Heading1"/>
        <w:rPr>
          <w:del w:id="232" w:author="Author" w:date="2026-09-30T13:42:00Z"/>
        </w:rPr>
      </w:pPr>
      <w:bookmarkStart w:id="233" w:name="_oa8kiajjuxc9" w:colFirst="0" w:colLast="0"/>
      <w:bookmarkEnd w:id="233"/>
      <w:del w:id="234" w:author="Author" w:date="2026-09-30T13:42:00Z">
        <w:r w:rsidRPr="00E51E70">
          <w:delText>3 Classification of GSS Dataset Using Historic GSS Cycles</w:delText>
        </w:r>
      </w:del>
    </w:p>
    <w:p w14:paraId="3E44526A" w14:textId="77777777" w:rsidR="001E711F" w:rsidRPr="00E51E70" w:rsidRDefault="00E727C0">
      <w:pPr>
        <w:pStyle w:val="Heading2"/>
        <w:rPr>
          <w:del w:id="235" w:author="Author" w:date="2026-09-30T13:42:00Z"/>
        </w:rPr>
      </w:pPr>
      <w:bookmarkStart w:id="236" w:name="_bnfkc81n2rjv" w:colFirst="0" w:colLast="0"/>
      <w:bookmarkEnd w:id="236"/>
      <w:del w:id="237" w:author="Author" w:date="2026-09-30T13:42:00Z">
        <w:r w:rsidRPr="00E51E70">
          <w:delText>3.1 Dataset Integration and Structural Harmonization</w:delText>
        </w:r>
      </w:del>
    </w:p>
    <w:p w14:paraId="5E1A72DD" w14:textId="77777777" w:rsidR="001E711F" w:rsidRPr="00E51E70" w:rsidRDefault="00E727C0">
      <w:pPr>
        <w:rPr>
          <w:del w:id="238" w:author="Author" w:date="2026-09-30T13:42:00Z"/>
        </w:rPr>
      </w:pPr>
      <w:del w:id="239" w:author="Author" w:date="2026-09-30T13:42:00Z">
        <w:r w:rsidRPr="00E51E70">
          <w:delText>The integration of Census and GSS datasets for dwelling type classification required addressing a fundamental structural incompatibility: Census data exist as single household-level records, while GSS data are bifurcated into person-level demographic files (Main File) and episode-level time-use files (Episode File). The Main File contains static attributes</w:delText>
        </w:r>
        <w:r w:rsidR="004D6DB7" w:rsidRPr="00E51E70">
          <w:delText xml:space="preserve">, </w:delText>
        </w:r>
        <w:r w:rsidRPr="00E51E70">
          <w:delText>one row per respondent with variables such as age, sex, household size, and income</w:delText>
        </w:r>
        <w:r w:rsidR="004D6DB7" w:rsidRPr="00E51E70">
          <w:delText xml:space="preserve">, </w:delText>
        </w:r>
        <w:r w:rsidRPr="00E51E70">
          <w:delText xml:space="preserve">while the Episode File contains multiple rows per respondent representing sequential activity episodes. </w:delText>
        </w:r>
      </w:del>
    </w:p>
    <w:p w14:paraId="37B577A1" w14:textId="77777777" w:rsidR="001E711F" w:rsidRPr="00E51E70" w:rsidRDefault="00E727C0">
      <w:pPr>
        <w:rPr>
          <w:del w:id="240" w:author="Author" w:date="2026-09-30T13:42:00Z"/>
        </w:rPr>
      </w:pPr>
      <w:del w:id="241" w:author="Author" w:date="2026-09-30T13:42:00Z">
        <w:r w:rsidRPr="00E51E70">
          <w:rPr>
            <w:noProof/>
          </w:rPr>
          <w:drawing>
            <wp:inline distT="114300" distB="114300" distL="114300" distR="114300" wp14:anchorId="4422578D" wp14:editId="74859815">
              <wp:extent cx="5731200" cy="622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622300"/>
                      </a:xfrm>
                      <a:prstGeom prst="rect">
                        <a:avLst/>
                      </a:prstGeom>
                      <a:ln/>
                    </pic:spPr>
                  </pic:pic>
                </a:graphicData>
              </a:graphic>
            </wp:inline>
          </w:drawing>
        </w:r>
      </w:del>
    </w:p>
    <w:p w14:paraId="47BB322E" w14:textId="77777777" w:rsidR="00F83E93" w:rsidRPr="00E51E70" w:rsidRDefault="00F83E93" w:rsidP="00F83E93">
      <w:pPr>
        <w:jc w:val="center"/>
        <w:rPr>
          <w:del w:id="242" w:author="Author" w:date="2026-09-30T13:42:00Z"/>
        </w:rPr>
      </w:pPr>
      <w:bookmarkStart w:id="243" w:name="_Ref227931559"/>
      <w:del w:id="244"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3</w:delText>
        </w:r>
        <w:r w:rsidR="000C0F2E">
          <w:rPr>
            <w:noProof/>
          </w:rPr>
          <w:fldChar w:fldCharType="end"/>
        </w:r>
        <w:bookmarkEnd w:id="243"/>
        <w:r w:rsidRPr="00E51E70">
          <w:delText>. 5-Step Flowchart of categorical data alignment between CENSUS &amp; GSS</w:delText>
        </w:r>
      </w:del>
    </w:p>
    <w:p w14:paraId="7380EE9E" w14:textId="77777777" w:rsidR="001E711F" w:rsidRPr="00E51E70" w:rsidRDefault="00E727C0" w:rsidP="002C71C0">
      <w:pPr>
        <w:rPr>
          <w:del w:id="245" w:author="Author" w:date="2026-09-30T13:42:00Z"/>
        </w:rPr>
      </w:pPr>
      <w:del w:id="246" w:author="Author" w:date="2026-09-30T13:42:00Z">
        <w:r w:rsidRPr="00E51E70">
          <w:delText>To enable classification, these structures were consolidated through a many-to-one left join using the unique respondent identifier (PUMFID) as the linking key, broadcasting static demographic attributes onto all associated episode records (</w:delText>
        </w:r>
        <w:r w:rsidR="00F83E93" w:rsidRPr="00E51E70">
          <w:fldChar w:fldCharType="begin"/>
        </w:r>
        <w:r w:rsidR="00F83E93" w:rsidRPr="00E51E70">
          <w:delInstrText xml:space="preserve"> REF _Ref227931559 \h </w:delInstrText>
        </w:r>
        <w:r w:rsidR="00E51E70">
          <w:delInstrText xml:space="preserve"> \* MERGEFORMAT </w:delInstrText>
        </w:r>
        <w:r w:rsidR="00F83E93" w:rsidRPr="00E51E70">
          <w:fldChar w:fldCharType="separate"/>
        </w:r>
        <w:r w:rsidR="00F83E93" w:rsidRPr="00E51E70">
          <w:delText xml:space="preserve">Figure </w:delText>
        </w:r>
        <w:r w:rsidR="00F83E93" w:rsidRPr="00E51E70">
          <w:rPr>
            <w:noProof/>
          </w:rPr>
          <w:delText>3</w:delText>
        </w:r>
        <w:r w:rsidR="00F83E93" w:rsidRPr="00E51E70">
          <w:fldChar w:fldCharType="end"/>
        </w:r>
        <w:r w:rsidRPr="00E51E70">
          <w:delText>). Given the substantial scale of GSS Episode Files (millions of records), a memory-efficient chunked processing architecture was implemented, reading files incrementally in blocks of 100,000 rows with sequential merging to prevent computational overflow. Following consolidation, variable name standardization was applied through a harmonization dictionary mapping GSS-specific nomenclature to Census conventions (e.g., PRV→PR, HSDSIZEC→HHSIZE), ensuring consistent feature naming for subsequent machine learning classification tasks.</w:delText>
        </w:r>
      </w:del>
    </w:p>
    <w:p w14:paraId="344F106C" w14:textId="77777777" w:rsidR="001E711F" w:rsidRPr="00E51E70" w:rsidRDefault="00E727C0">
      <w:pPr>
        <w:pStyle w:val="Heading2"/>
        <w:keepNext w:val="0"/>
        <w:keepLines w:val="0"/>
        <w:rPr>
          <w:del w:id="247" w:author="Author" w:date="2026-09-30T13:42:00Z"/>
        </w:rPr>
      </w:pPr>
      <w:bookmarkStart w:id="248" w:name="_cc5hcv3l67tx" w:colFirst="0" w:colLast="0"/>
      <w:bookmarkEnd w:id="248"/>
      <w:del w:id="249" w:author="Author" w:date="2026-09-30T13:42:00Z">
        <w:r w:rsidRPr="00E51E70">
          <w:delText>3.2 Generative Temporal Framework for 2025 Occupancy Classification</w:delText>
        </w:r>
      </w:del>
    </w:p>
    <w:p w14:paraId="5835BDCC" w14:textId="77777777" w:rsidR="001E711F" w:rsidRPr="00E51E70" w:rsidRDefault="00E727C0">
      <w:pPr>
        <w:spacing w:before="240" w:after="240"/>
        <w:rPr>
          <w:del w:id="250" w:author="Author" w:date="2026-09-30T13:42:00Z"/>
        </w:rPr>
      </w:pPr>
      <w:del w:id="251" w:author="Author" w:date="2026-09-30T13:42:00Z">
        <w:r w:rsidRPr="00E51E70">
          <w:delText>A fundamental limitation of census-based occupancy modeling is the absence of nationally representative data for future projection years. While Census and GSS datasets provide empirical foundations for historical periods (2006, 2011, 2016, 2021), building energy simulations for contemporary decision-making require occupancy profiles for years beyond the most recent census cycle—specifically, 2025 in this study. Traditional supervised classification approaches (e.g., Random Forest, Gradient Boosting) prove inadequate for this temporal extrapolation task because they assume static demographic-dwelling relationships; training a single model on pooled multi-year data forces the algorithm to learn an "average" association that is incorrect for any specific time period, as the relationship between household demographics and dwelling types evolves substantially across decades due to urbanization, housing market dynamics, and socio-economic shifts. Furthermore, census data are cross-sectional rather than longitudinal—different households are sampled in each cycle</w:delText>
        </w:r>
        <w:r w:rsidR="004D6DB7" w:rsidRPr="00E51E70">
          <w:delText xml:space="preserve">, </w:delText>
        </w:r>
        <w:r w:rsidRPr="00E51E70">
          <w:delText>precluding the use of sequential modeling techniques (e.g., Recurrent Neural Networks) that require tracking individual entities through time.</w:delText>
        </w:r>
      </w:del>
    </w:p>
    <w:p w14:paraId="20BF2EA7" w14:textId="77777777" w:rsidR="001E711F" w:rsidRPr="00E51E70" w:rsidRDefault="00E727C0">
      <w:pPr>
        <w:spacing w:before="240"/>
        <w:rPr>
          <w:del w:id="252" w:author="Author" w:date="2026-09-30T13:42:00Z"/>
        </w:rPr>
      </w:pPr>
      <w:del w:id="253" w:author="Author" w:date="2026-09-30T13:42:00Z">
        <w:r w:rsidRPr="00E51E70">
          <w:rPr>
            <w:noProof/>
          </w:rPr>
          <w:drawing>
            <wp:inline distT="114300" distB="114300" distL="114300" distR="114300" wp14:anchorId="442851FE" wp14:editId="59DE5A8F">
              <wp:extent cx="5731200" cy="1295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1295400"/>
                      </a:xfrm>
                      <a:prstGeom prst="rect">
                        <a:avLst/>
                      </a:prstGeom>
                      <a:ln/>
                    </pic:spPr>
                  </pic:pic>
                </a:graphicData>
              </a:graphic>
            </wp:inline>
          </w:drawing>
        </w:r>
      </w:del>
    </w:p>
    <w:p w14:paraId="616D7397" w14:textId="77777777" w:rsidR="00F83E93" w:rsidRPr="00E51E70" w:rsidRDefault="00F83E93" w:rsidP="00F83E93">
      <w:pPr>
        <w:spacing w:after="240"/>
        <w:jc w:val="center"/>
        <w:rPr>
          <w:del w:id="254" w:author="Author" w:date="2026-09-30T13:42:00Z"/>
        </w:rPr>
      </w:pPr>
      <w:bookmarkStart w:id="255" w:name="_Ref227931587"/>
      <w:del w:id="256"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4</w:delText>
        </w:r>
        <w:r w:rsidR="000C0F2E">
          <w:rPr>
            <w:noProof/>
          </w:rPr>
          <w:fldChar w:fldCharType="end"/>
        </w:r>
        <w:bookmarkEnd w:id="255"/>
        <w:r w:rsidRPr="00E51E70">
          <w:delText>. Multi-head C-VAE structure</w:delText>
        </w:r>
      </w:del>
    </w:p>
    <w:p w14:paraId="3EF8472A" w14:textId="77777777" w:rsidR="001E711F" w:rsidRPr="00E51E70" w:rsidRDefault="00E727C0" w:rsidP="002C71C0">
      <w:pPr>
        <w:rPr>
          <w:del w:id="257" w:author="Author" w:date="2026-09-30T13:42:00Z"/>
        </w:rPr>
      </w:pPr>
      <w:del w:id="258" w:author="Author" w:date="2026-09-30T13:42:00Z">
        <w:r w:rsidRPr="00E51E70">
          <w:delText>To address this challenge, a generative temporal framework was developed that models not individual household classification, but the evolution of population-level demographic distributions conditioned on dwelling characteristics. The methodology employs a Conditional Variational Autoencoder (C-VAE) to learn low-dimensional "archetype" representations of household demographics in the latent space, conditioned on stable building features (dwelling type, construction period, tenure status)</w:delText>
        </w:r>
        <w:r w:rsidR="00F83E93" w:rsidRPr="00E51E70">
          <w:delText xml:space="preserve"> (</w:delText>
        </w:r>
        <w:r w:rsidR="00F83E93" w:rsidRPr="00E51E70">
          <w:fldChar w:fldCharType="begin"/>
        </w:r>
        <w:r w:rsidR="00F83E93" w:rsidRPr="00E51E70">
          <w:delInstrText xml:space="preserve"> REF _Ref227931587 \h </w:delInstrText>
        </w:r>
        <w:r w:rsidR="00E51E70">
          <w:delInstrText xml:space="preserve"> \* MERGEFORMAT </w:delInstrText>
        </w:r>
        <w:r w:rsidR="00F83E93" w:rsidRPr="00E51E70">
          <w:fldChar w:fldCharType="separate"/>
        </w:r>
        <w:r w:rsidR="00F83E93" w:rsidRPr="00E51E70">
          <w:delText xml:space="preserve">Figure </w:delText>
        </w:r>
        <w:r w:rsidR="00F83E93" w:rsidRPr="00E51E70">
          <w:rPr>
            <w:noProof/>
          </w:rPr>
          <w:delText>4</w:delText>
        </w:r>
        <w:r w:rsidR="00F83E93" w:rsidRPr="00E51E70">
          <w:fldChar w:fldCharType="end"/>
        </w:r>
        <w:r w:rsidR="00F83E93" w:rsidRPr="00E51E70">
          <w:delText>)</w:delText>
        </w:r>
        <w:r w:rsidRPr="00E51E70">
          <w:delText xml:space="preserve">. This unsupervised representation learning captures the statistical essence of demographic profiles associated with specific dwelling types across all historical periods. </w:delText>
        </w:r>
        <w:r w:rsidR="00E7127D">
          <w:delText>T</w:delText>
        </w:r>
        <w:r w:rsidRPr="00E51E70">
          <w:delText xml:space="preserve">emporal drift modeling tracks how these demographic archetypes shift over time by fitting autoregressive models to the evolution of mean latent vectors across census cycles (2006→2011→2016→2021), enabling extrapolation to 2025. </w:delText>
        </w:r>
        <w:r w:rsidR="00E7127D">
          <w:delText>Lastly</w:delText>
        </w:r>
        <w:r w:rsidRPr="00E51E70">
          <w:delText>, the trained decoder generates synthetic 2025 household demographic profiles by sampling from the projected latent distribution conditioned on user-specified building stock compositions, producing statistically consistent occupancy datasets for periods lacking empirical census data. This approach transforms the problem from static classification to dynamic population synthesis, leveraging the temporal structure inherent in sequential census cycles to forecast plausible demographic futures.</w:delText>
        </w:r>
      </w:del>
    </w:p>
    <w:p w14:paraId="55CEF1E5" w14:textId="77777777" w:rsidR="001E711F" w:rsidRPr="00E51E70" w:rsidRDefault="00E727C0">
      <w:pPr>
        <w:pStyle w:val="Heading2"/>
        <w:keepNext w:val="0"/>
        <w:keepLines w:val="0"/>
        <w:rPr>
          <w:del w:id="259" w:author="Author" w:date="2026-09-30T13:42:00Z"/>
        </w:rPr>
      </w:pPr>
      <w:bookmarkStart w:id="260" w:name="_9aolccdet50j" w:colFirst="0" w:colLast="0"/>
      <w:bookmarkEnd w:id="260"/>
      <w:del w:id="261" w:author="Author" w:date="2026-09-30T13:42:00Z">
        <w:r w:rsidRPr="00E51E70">
          <w:delText>3.3 Multi-Phase Generative Pipeline: Architecture and Workflow</w:delText>
        </w:r>
      </w:del>
    </w:p>
    <w:p w14:paraId="7F22BDA6" w14:textId="77777777" w:rsidR="001E711F" w:rsidRPr="00E51E70" w:rsidRDefault="00E727C0">
      <w:pPr>
        <w:rPr>
          <w:del w:id="262" w:author="Author" w:date="2026-09-30T13:42:00Z"/>
        </w:rPr>
      </w:pPr>
      <w:del w:id="263" w:author="Author" w:date="2026-09-30T13:42:00Z">
        <w:r w:rsidRPr="00E51E70">
          <w:delText>The generation of 2025 occupancy datasets required a six-phase pipeline integrating representation learning, temporal forecasting, household assembly, behavioral matching, dwelling type refinement, and energy model conversion, as illustrated in</w:delText>
        </w:r>
        <w:r w:rsidR="00F83E93" w:rsidRPr="00E51E70">
          <w:rPr>
            <w:b/>
            <w:bCs/>
          </w:rPr>
          <w:delText xml:space="preserve"> </w:delText>
        </w:r>
        <w:r w:rsidR="00F83E93" w:rsidRPr="00E51E70">
          <w:rPr>
            <w:b/>
            <w:bCs/>
          </w:rPr>
          <w:fldChar w:fldCharType="begin"/>
        </w:r>
        <w:r w:rsidR="00F83E93" w:rsidRPr="00E51E70">
          <w:rPr>
            <w:b/>
            <w:bCs/>
          </w:rPr>
          <w:delInstrText xml:space="preserve"> REF _Ref227931609 \h </w:delInstrText>
        </w:r>
        <w:r w:rsidR="00E51E70">
          <w:rPr>
            <w:b/>
            <w:bCs/>
          </w:rPr>
          <w:delInstrText xml:space="preserve"> \* MERGEFORMAT </w:delInstrText>
        </w:r>
        <w:r w:rsidR="00F83E93" w:rsidRPr="00E51E70">
          <w:rPr>
            <w:b/>
            <w:bCs/>
          </w:rPr>
        </w:r>
        <w:r w:rsidR="00F83E93" w:rsidRPr="00E51E70">
          <w:rPr>
            <w:b/>
            <w:bCs/>
          </w:rPr>
          <w:fldChar w:fldCharType="separate"/>
        </w:r>
        <w:r w:rsidR="00F83E93" w:rsidRPr="00E51E70">
          <w:delText xml:space="preserve">Figure </w:delText>
        </w:r>
        <w:r w:rsidR="00F83E93" w:rsidRPr="00E51E70">
          <w:rPr>
            <w:noProof/>
          </w:rPr>
          <w:delText>5</w:delText>
        </w:r>
        <w:r w:rsidR="00F83E93" w:rsidRPr="00E51E70">
          <w:rPr>
            <w:b/>
            <w:bCs/>
          </w:rPr>
          <w:fldChar w:fldCharType="end"/>
        </w:r>
        <w:r w:rsidRPr="00E51E70">
          <w:delText xml:space="preserve">. The foundation of the pipeline is a multi-head Conditional Variational Autoencoder (C-VAE) trained on harmonized historical census data, compressing demographic attributes (age, income, household size) and building conditions (dwelling type, tenure) into a 128-dimensional latent space through an encoder-decoder architecture with </w:delText>
        </w:r>
        <w:r w:rsidR="004D6DB7" w:rsidRPr="00E51E70">
          <w:delText>SoftMax</w:delText>
        </w:r>
        <w:r w:rsidRPr="00E51E70">
          <w:delText xml:space="preserve"> and sigmoid output heads for mixed data types. </w:delText>
        </w:r>
      </w:del>
    </w:p>
    <w:p w14:paraId="72D272E0" w14:textId="77777777" w:rsidR="001E711F" w:rsidRPr="00E51E70" w:rsidRDefault="00E727C0">
      <w:pPr>
        <w:spacing w:before="240"/>
        <w:rPr>
          <w:del w:id="264" w:author="Author" w:date="2026-09-30T13:42:00Z"/>
        </w:rPr>
      </w:pPr>
      <w:del w:id="265" w:author="Author" w:date="2026-09-30T13:42:00Z">
        <w:r w:rsidRPr="00E51E70">
          <w:rPr>
            <w:noProof/>
          </w:rPr>
          <w:drawing>
            <wp:inline distT="114300" distB="114300" distL="114300" distR="114300" wp14:anchorId="4244FF42" wp14:editId="6C01629D">
              <wp:extent cx="5731200" cy="12319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1231900"/>
                      </a:xfrm>
                      <a:prstGeom prst="rect">
                        <a:avLst/>
                      </a:prstGeom>
                      <a:ln/>
                    </pic:spPr>
                  </pic:pic>
                </a:graphicData>
              </a:graphic>
            </wp:inline>
          </w:drawing>
        </w:r>
      </w:del>
    </w:p>
    <w:p w14:paraId="0E8DF908" w14:textId="77777777" w:rsidR="00F83E93" w:rsidRPr="00E51E70" w:rsidRDefault="00F83E93" w:rsidP="00F83E93">
      <w:pPr>
        <w:spacing w:after="240"/>
        <w:jc w:val="center"/>
        <w:rPr>
          <w:del w:id="266" w:author="Author" w:date="2026-09-30T13:42:00Z"/>
        </w:rPr>
      </w:pPr>
      <w:bookmarkStart w:id="267" w:name="_Ref227931609"/>
      <w:del w:id="268"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5</w:delText>
        </w:r>
        <w:r w:rsidR="000C0F2E">
          <w:rPr>
            <w:noProof/>
          </w:rPr>
          <w:fldChar w:fldCharType="end"/>
        </w:r>
        <w:bookmarkEnd w:id="267"/>
        <w:r w:rsidRPr="00E51E70">
          <w:delText>. From historical census data to 2025 building energy model-ready occupancy schedules</w:delText>
        </w:r>
      </w:del>
    </w:p>
    <w:p w14:paraId="779772E8" w14:textId="77777777" w:rsidR="001E711F" w:rsidRPr="00E51E70" w:rsidRDefault="00E727C0">
      <w:pPr>
        <w:rPr>
          <w:del w:id="269" w:author="Author" w:date="2026-09-30T13:42:00Z"/>
        </w:rPr>
      </w:pPr>
      <w:del w:id="270" w:author="Author" w:date="2026-09-30T13:42:00Z">
        <w:r w:rsidRPr="00E51E70">
          <w:delText>The model was trained for 100 epochs using the Adam optimizer</w:delText>
        </w:r>
        <w:r w:rsidR="0078061B">
          <w:delText>, converging to a total loss of 3.89 after 100 epochs. Reconstruction performance was reported separately by variable type. For categorical variables (dwelling type, marital status, employment class, and similar), the decoder recovered the original category in more than 80% of records, indicating that the latent representation retains the discrete structure of the input rather than collapsing minority categories into the majority class. For continuous variables (age, household size, income), the decoder reproduced more than 92% of the variance of the original values, indicating that the latent representation also preserves the magnitude and dispersion of the input rather than reverting to the cycle-wise mean. The combination of these two indicators confirms that the 128-dimensional latent space carries enough information to regenerate Canadian household demographics with both categorical fidelity and quantitative accuracy</w:delText>
        </w:r>
        <w:r w:rsidRPr="00E51E70">
          <w:delText xml:space="preserve">, confirming that the latent space captures sufficient complexity to represent Canadian household demographics. </w:delText>
        </w:r>
        <w:r w:rsidR="0078061B">
          <w:delText xml:space="preserve"> </w:delText>
        </w:r>
        <w:r w:rsidRPr="00E51E70">
          <w:delText xml:space="preserve">To project this learned representation forward to 2025, a Cluster-Based Vector Momentum (CBVM) framework was employed rather than population-level average drift, which would erase demographic diversity through regression-to-mean effects. K-means clustering (K=8) identified persistent demographic archetypes across census cycles (2006–2021) — such as young urban renters, established suburban families, and retired homeowners — and characteristic velocity vectors were computed by tracking centroid trajectories across sequential periods, with a decay factor of 0.95 per five-year interval preventing unrealistic divergence. </w:delText>
        </w:r>
        <w:r w:rsidR="001647A1">
          <w:delText xml:space="preserve">Model reliability was assessed through a hindcasting protocol in which the C-VAE and the CBVM drift component were trained exclusively on the 2006, 2011, and 2016 cycles, then used to project the 2021 population without exposure to any 2021 data. The projected distribution was compared against the held-out 2021 Census across age, household size, dwelling type, and income variables. The hindcast preserved the multimodal shape of the household-size distribution, the right-skew of the income distribution, and the age-pyramid asymmetry between renting and owning households — structural features that a population-mean drift model would regress toward the cross-cycle centre. This reproduction of distributional shape (Appendix A1) provides the principal evidence that the same machinery, advanced one further cycle, can be expected to project the 2025 population without collapsing to a temporally averaged mean </w:delText>
        </w:r>
        <w:r w:rsidRPr="00E51E70">
          <w:delText>(</w:delText>
        </w:r>
        <w:r w:rsidRPr="00E51E70">
          <w:rPr>
            <w:b/>
            <w:bCs/>
          </w:rPr>
          <w:delText>Appendix A1</w:delText>
        </w:r>
        <w:r w:rsidRPr="00E51E70">
          <w:delText>).</w:delText>
        </w:r>
      </w:del>
    </w:p>
    <w:p w14:paraId="082027AB" w14:textId="77777777" w:rsidR="001E711F" w:rsidRPr="00E51E70" w:rsidRDefault="00E727C0">
      <w:pPr>
        <w:spacing w:before="240" w:after="240"/>
        <w:rPr>
          <w:del w:id="271" w:author="Author" w:date="2026-09-30T13:42:00Z"/>
        </w:rPr>
      </w:pPr>
      <w:del w:id="272" w:author="Author" w:date="2026-09-30T13:42:00Z">
        <w:r w:rsidRPr="00E51E70">
          <w:rPr>
            <w:noProof/>
          </w:rPr>
          <w:drawing>
            <wp:inline distT="114300" distB="114300" distL="114300" distR="114300" wp14:anchorId="0C31007F" wp14:editId="4EECCB7F">
              <wp:extent cx="5731200" cy="10033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1003300"/>
                      </a:xfrm>
                      <a:prstGeom prst="rect">
                        <a:avLst/>
                      </a:prstGeom>
                      <a:ln/>
                    </pic:spPr>
                  </pic:pic>
                </a:graphicData>
              </a:graphic>
            </wp:inline>
          </w:drawing>
        </w:r>
      </w:del>
    </w:p>
    <w:p w14:paraId="549E887D" w14:textId="77777777" w:rsidR="00F83E93" w:rsidRPr="00E51E70" w:rsidRDefault="00F83E93" w:rsidP="00F83E93">
      <w:pPr>
        <w:spacing w:before="240" w:after="240"/>
        <w:jc w:val="center"/>
        <w:rPr>
          <w:del w:id="273" w:author="Author" w:date="2026-09-30T13:42:00Z"/>
        </w:rPr>
      </w:pPr>
      <w:bookmarkStart w:id="274" w:name="_Ref227931633"/>
      <w:del w:id="275"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6</w:delText>
        </w:r>
        <w:r w:rsidR="000C0F2E">
          <w:rPr>
            <w:noProof/>
          </w:rPr>
          <w:fldChar w:fldCharType="end"/>
        </w:r>
        <w:bookmarkEnd w:id="274"/>
        <w:r w:rsidRPr="00E51E70">
          <w:delText>. Behavioral profile matching workflow</w:delText>
        </w:r>
      </w:del>
    </w:p>
    <w:p w14:paraId="60E6F42E" w14:textId="77777777" w:rsidR="0078061B" w:rsidRDefault="00E727C0" w:rsidP="002C71C0">
      <w:pPr>
        <w:rPr>
          <w:del w:id="276" w:author="Author" w:date="2026-09-30T13:42:00Z"/>
        </w:rPr>
      </w:pPr>
      <w:del w:id="277" w:author="Author" w:date="2026-09-30T13:42:00Z">
        <w:r w:rsidRPr="00E51E70">
          <w:delText>Following latent space projection, synthetic 2025 agents were assembled into structurally coherent household units through a priority-based matching algorithm enforcing demographic consistency constraints</w:delText>
        </w:r>
        <w:r w:rsidR="004D6DB7" w:rsidRPr="00E51E70">
          <w:delText>,</w:delText>
        </w:r>
        <w:r w:rsidRPr="00E51E70">
          <w:delText xml:space="preserve"> appropriate spousal age differences, parent-child age relationships, and household size targets</w:delText>
        </w:r>
        <w:r w:rsidR="004D6DB7" w:rsidRPr="00E51E70">
          <w:delText>,</w:delText>
        </w:r>
        <w:r w:rsidRPr="00E51E70">
          <w:delText xml:space="preserve"> transforming 15,000+ disconnected synthetic persons into realistic family units. </w:delText>
        </w:r>
      </w:del>
    </w:p>
    <w:p w14:paraId="17328193" w14:textId="77777777" w:rsidR="0078061B" w:rsidRPr="0078061B" w:rsidRDefault="0078061B" w:rsidP="002C71C0">
      <w:pPr>
        <w:rPr>
          <w:del w:id="278" w:author="Author" w:date="2026-09-30T13:42:00Z"/>
          <w:rFonts w:ascii="Nova Mono" w:eastAsia="Nova Mono" w:hAnsi="Nova Mono" w:cs="Nova Mono"/>
        </w:rPr>
      </w:pPr>
      <w:del w:id="279" w:author="Author" w:date="2026-09-30T13:42:00Z">
        <w:r>
          <w:delText xml:space="preserve">Each synthetic agent was then linked to an empirical time-use schedule from the harmonised GSS library through a cascading four-tier matching strategy. Tier 1 attempted an exact match across all ten demographic variables (age group, sex, household size, marital status, employment class, work hours, occupation, province, and transportation mode). Tier 2 relaxed the criterion to the five energy-driving variables (household size, work hours, age, sex, employment class), recognising that these dominate occupancy and metabolic heat. Tier 3 retained only the structural constraints (household size and age group), and Tier 4 served as a failsafe matching on household size alone. Tier 2 captured 84.6% of weekday assignments and only 0.3% of agents required the Tier 4 failsafe, as illustrated in </w:delText>
        </w:r>
        <w:r w:rsidRPr="00E51E70">
          <w:fldChar w:fldCharType="begin"/>
        </w:r>
        <w:r w:rsidRPr="00E51E70">
          <w:delInstrText xml:space="preserve"> REF _Ref227931633 \h </w:delInstrText>
        </w:r>
        <w:r>
          <w:delInstrText xml:space="preserve"> \* MERGEFORMAT </w:delInstrText>
        </w:r>
        <w:r w:rsidRPr="00E51E70">
          <w:fldChar w:fldCharType="separate"/>
        </w:r>
        <w:r w:rsidRPr="00E51E70">
          <w:delText xml:space="preserve">Figure </w:delText>
        </w:r>
        <w:r w:rsidRPr="00E51E70">
          <w:rPr>
            <w:noProof/>
          </w:rPr>
          <w:delText>6</w:delText>
        </w:r>
        <w:r w:rsidRPr="00E51E70">
          <w:fldChar w:fldCharType="end"/>
        </w:r>
        <w:r>
          <w:delText>, indicating that the harmonised GSS library was sufficiently dense to support behaviourally meaningful matches without forcing structurally implausible substitutions.</w:delText>
        </w:r>
      </w:del>
    </w:p>
    <w:p w14:paraId="07A1975B" w14:textId="77777777" w:rsidR="001E711F" w:rsidRPr="00E51E70" w:rsidRDefault="00E727C0" w:rsidP="002C71C0">
      <w:pPr>
        <w:rPr>
          <w:del w:id="280" w:author="Author" w:date="2026-09-30T13:42:00Z"/>
        </w:rPr>
      </w:pPr>
      <w:del w:id="281" w:author="Author" w:date="2026-09-30T13:42:00Z">
        <w:r w:rsidRPr="00E51E70">
          <w:delText>To recover the full eight-category dwelling typology from the C-VAE's coarse three-category output, two specialized Random Forest classifiers were trained on Census 2006/2011 microdata (n≈640,000), distinguishing high-rise from low-rise apartments and disaggregating residual categories into semi-detached, row house, duplex, and movable dwelling subtypes via probabilistic sampling rather than deterministic assignment (</w:delText>
        </w:r>
        <w:r w:rsidRPr="00E51E70">
          <w:rPr>
            <w:b/>
            <w:bCs/>
          </w:rPr>
          <w:delText>Appendix A2</w:delText>
        </w:r>
        <w:r w:rsidRPr="00E51E70">
          <w:delText>), preserving built environment variance in the synthetic population.</w:delText>
        </w:r>
      </w:del>
    </w:p>
    <w:p w14:paraId="5D384550" w14:textId="77777777" w:rsidR="001E711F" w:rsidRPr="00E51E70" w:rsidRDefault="00E727C0">
      <w:pPr>
        <w:jc w:val="center"/>
        <w:rPr>
          <w:del w:id="282" w:author="Author" w:date="2026-09-30T13:42:00Z"/>
        </w:rPr>
      </w:pPr>
      <w:del w:id="283" w:author="Author" w:date="2026-09-30T13:42:00Z">
        <w:r w:rsidRPr="00E51E70">
          <w:rPr>
            <w:noProof/>
          </w:rPr>
          <w:drawing>
            <wp:inline distT="114300" distB="114300" distL="114300" distR="114300" wp14:anchorId="6D47AC4A" wp14:editId="71A974F6">
              <wp:extent cx="5731200" cy="15621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1562100"/>
                      </a:xfrm>
                      <a:prstGeom prst="rect">
                        <a:avLst/>
                      </a:prstGeom>
                      <a:ln/>
                    </pic:spPr>
                  </pic:pic>
                </a:graphicData>
              </a:graphic>
            </wp:inline>
          </w:drawing>
        </w:r>
      </w:del>
    </w:p>
    <w:p w14:paraId="52C8044C" w14:textId="77777777" w:rsidR="00F83E93" w:rsidRPr="00E51E70" w:rsidRDefault="00F83E93" w:rsidP="00F83E93">
      <w:pPr>
        <w:jc w:val="center"/>
        <w:rPr>
          <w:del w:id="284" w:author="Author" w:date="2026-09-30T13:42:00Z"/>
        </w:rPr>
      </w:pPr>
      <w:bookmarkStart w:id="285" w:name="_Ref227931657"/>
      <w:del w:id="286"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7</w:delText>
        </w:r>
        <w:r w:rsidR="000C0F2E">
          <w:rPr>
            <w:noProof/>
          </w:rPr>
          <w:fldChar w:fldCharType="end"/>
        </w:r>
        <w:bookmarkEnd w:id="285"/>
        <w:r w:rsidRPr="00E51E70">
          <w:delText>. Synthetic 2025 population characteristics</w:delText>
        </w:r>
      </w:del>
    </w:p>
    <w:p w14:paraId="5E59C993" w14:textId="77777777" w:rsidR="001E711F" w:rsidRPr="00E51E70" w:rsidRDefault="00E727C0">
      <w:pPr>
        <w:rPr>
          <w:del w:id="287" w:author="Author" w:date="2026-09-30T13:42:00Z"/>
        </w:rPr>
      </w:pPr>
      <w:del w:id="288" w:author="Author" w:date="2026-09-30T13:42:00Z">
        <w:r w:rsidRPr="00E51E70">
          <w:delText xml:space="preserve">The final phase transformed individual </w:delText>
        </w:r>
        <w:r w:rsidR="00A56705" w:rsidRPr="00E51E70">
          <w:delText>behavioural</w:delText>
        </w:r>
        <w:r w:rsidRPr="00E51E70">
          <w:delText xml:space="preserve"> sequences into EnergyPlus-compatible hourly schedules through two operations: household-level aggregation and temporal </w:delText>
        </w:r>
        <w:r w:rsidR="00A56705" w:rsidRPr="00E51E70">
          <w:delText>down sampling</w:delText>
        </w:r>
        <w:r w:rsidRPr="00E51E70">
          <w:delText xml:space="preserve">. Individual 288-step five-minute activity sequences were overlaid across all household members to compute binary occupancy status, social density, and dominant activity per time step, before being </w:delText>
        </w:r>
        <w:r w:rsidR="00A56705" w:rsidRPr="00E51E70">
          <w:delText>down sampled</w:delText>
        </w:r>
        <w:r w:rsidRPr="00E51E70">
          <w:delText xml:space="preserve"> to hourly resolution via time-weighted averaging — mapping each activity code to MET-derived metabolic rates (Sleep=70</w:delText>
        </w:r>
        <w:r w:rsidR="003D1A00" w:rsidRPr="00E51E70">
          <w:delText xml:space="preserve"> </w:delText>
        </w:r>
        <w:r w:rsidRPr="00E51E70">
          <w:delText>W, Passive Leisure=85</w:delText>
        </w:r>
        <w:r w:rsidR="003D1A00" w:rsidRPr="00E51E70">
          <w:delText xml:space="preserve"> </w:delText>
        </w:r>
        <w:r w:rsidRPr="00E51E70">
          <w:delText>W, Work=125</w:delText>
        </w:r>
        <w:r w:rsidR="003D1A00" w:rsidRPr="00E51E70">
          <w:delText xml:space="preserve"> </w:delText>
        </w:r>
        <w:r w:rsidRPr="00E51E70">
          <w:delText>W, Active Leisure=245</w:delText>
        </w:r>
        <w:r w:rsidR="003D1A00" w:rsidRPr="00E51E70">
          <w:delText xml:space="preserve"> </w:delText>
        </w:r>
        <w:r w:rsidRPr="00E51E70">
          <w:delText>W) and averaging twelve constituent five-minute intervals per hour to preserve the proportional contribution of short-duration high-intensity events. Population-level validation confirmed expected occupancy and metabolic distribution patterns across the completed dataset, with weekday profiles exhibiting characteristic morning exodus (06:00–09:00), midday vacancy, and evening return (16:00–19:00), while metabolic heat gains correctly coupled with occupancy state throughout, validating readiness for EnergyPlus integration (</w:delText>
        </w:r>
        <w:r w:rsidR="00F83E93" w:rsidRPr="00E51E70">
          <w:rPr>
            <w:b/>
            <w:bCs/>
          </w:rPr>
          <w:fldChar w:fldCharType="begin"/>
        </w:r>
        <w:r w:rsidR="00F83E93" w:rsidRPr="00E51E70">
          <w:rPr>
            <w:b/>
            <w:bCs/>
          </w:rPr>
          <w:delInstrText xml:space="preserve"> REF _Ref227931657 \h </w:delInstrText>
        </w:r>
        <w:r w:rsidR="00E51E70">
          <w:rPr>
            <w:b/>
            <w:bCs/>
          </w:rPr>
          <w:delInstrText xml:space="preserve"> \* MERGEFORMAT </w:delInstrText>
        </w:r>
        <w:r w:rsidR="00F83E93" w:rsidRPr="00E51E70">
          <w:rPr>
            <w:b/>
            <w:bCs/>
          </w:rPr>
        </w:r>
        <w:r w:rsidR="00F83E93" w:rsidRPr="00E51E70">
          <w:rPr>
            <w:b/>
            <w:bCs/>
          </w:rPr>
          <w:fldChar w:fldCharType="separate"/>
        </w:r>
        <w:r w:rsidR="00F83E93" w:rsidRPr="00E51E70">
          <w:delText xml:space="preserve">Figure </w:delText>
        </w:r>
        <w:r w:rsidR="00F83E93" w:rsidRPr="00E51E70">
          <w:rPr>
            <w:noProof/>
          </w:rPr>
          <w:delText>7</w:delText>
        </w:r>
        <w:r w:rsidR="00F83E93" w:rsidRPr="00E51E70">
          <w:rPr>
            <w:b/>
            <w:bCs/>
          </w:rPr>
          <w:fldChar w:fldCharType="end"/>
        </w:r>
        <w:r w:rsidRPr="00E51E70">
          <w:delText>).</w:delText>
        </w:r>
      </w:del>
    </w:p>
    <w:p w14:paraId="2B70AADA" w14:textId="3596F0CF" w:rsidR="00A61990" w:rsidRDefault="00E727C0">
      <w:pPr>
        <w:pStyle w:val="BodyText"/>
        <w:rPr>
          <w:ins w:id="289" w:author="Author" w:date="2026-09-30T13:42:00Z"/>
        </w:rPr>
      </w:pPr>
      <w:bookmarkStart w:id="290" w:name="_luum2do07vp3" w:colFirst="0" w:colLast="0"/>
      <w:bookmarkEnd w:id="290"/>
      <w:del w:id="291" w:author="Author" w:date="2026-09-30T13:42:00Z">
        <w:r w:rsidRPr="00E51E70">
          <w:delText>3.4</w:delText>
        </w:r>
      </w:del>
      <w:ins w:id="292" w:author="Author" w:date="2026-09-30T13:42:00Z">
        <w:r w:rsidR="000C0F2E">
          <w:t>Table 1 places these studies side by side. They describe change between survey years, but none projects the schedules beyond the last survey, none tests such a projection against a later observation, and only so</w:t>
        </w:r>
        <w:r w:rsidR="000C0F2E">
          <w:t>me carry the schedules into a building simulation.</w:t>
        </w:r>
      </w:ins>
    </w:p>
    <w:p w14:paraId="1C5739B3" w14:textId="77777777" w:rsidR="00A61990" w:rsidRDefault="000C0F2E">
      <w:pPr>
        <w:pStyle w:val="BodyText"/>
        <w:rPr>
          <w:ins w:id="293" w:author="Author" w:date="2026-09-30T13:42:00Z"/>
        </w:rPr>
      </w:pPr>
      <w:ins w:id="294" w:author="Author" w:date="2026-09-30T13:42:00Z">
        <w:r>
          <w:t>Table 1. Position of this study among time-use studies used for building energy (full references in the reference list).</w:t>
        </w:r>
      </w:ins>
    </w:p>
    <w:tbl>
      <w:tblPr>
        <w:tblStyle w:val="Table"/>
        <w:tblW w:w="5000" w:type="pct"/>
        <w:tblLayout w:type="fixed"/>
        <w:tblCellMar>
          <w:left w:w="72" w:type="dxa"/>
          <w:right w:w="72" w:type="dxa"/>
        </w:tblCellMar>
        <w:tblLook w:val="0020" w:firstRow="1" w:lastRow="0" w:firstColumn="0" w:lastColumn="0" w:noHBand="0" w:noVBand="0"/>
      </w:tblPr>
      <w:tblGrid>
        <w:gridCol w:w="1803"/>
        <w:gridCol w:w="918"/>
        <w:gridCol w:w="1207"/>
        <w:gridCol w:w="1856"/>
        <w:gridCol w:w="1111"/>
        <w:gridCol w:w="1111"/>
        <w:gridCol w:w="1498"/>
      </w:tblGrid>
      <w:tr w:rsidR="00A61990" w14:paraId="40D9B95E" w14:textId="77777777" w:rsidTr="00A61990">
        <w:trPr>
          <w:cnfStyle w:val="100000000000" w:firstRow="1" w:lastRow="0" w:firstColumn="0" w:lastColumn="0" w:oddVBand="0" w:evenVBand="0" w:oddHBand="0" w:evenHBand="0" w:firstRowFirstColumn="0" w:firstRowLastColumn="0" w:lastRowFirstColumn="0" w:lastRowLastColumn="0"/>
          <w:tblHeader/>
          <w:ins w:id="295" w:author="Author" w:date="2026-09-30T13:42:00Z"/>
        </w:trPr>
        <w:tc>
          <w:tcPr>
            <w:tcW w:w="1776" w:type="dxa"/>
          </w:tcPr>
          <w:p w14:paraId="594D4CF6" w14:textId="77777777" w:rsidR="00A61990" w:rsidRDefault="000C0F2E">
            <w:pPr>
              <w:pStyle w:val="Compact"/>
              <w:spacing w:after="0" w:line="240" w:lineRule="auto"/>
              <w:jc w:val="left"/>
              <w:rPr>
                <w:ins w:id="296" w:author="Author" w:date="2026-09-30T13:42:00Z"/>
              </w:rPr>
            </w:pPr>
            <w:ins w:id="297" w:author="Author" w:date="2026-09-30T13:42:00Z">
              <w:r>
                <w:rPr>
                  <w:sz w:val="20"/>
                  <w:szCs w:val="20"/>
                </w:rPr>
                <w:t>Study</w:t>
              </w:r>
            </w:ins>
          </w:p>
        </w:tc>
        <w:tc>
          <w:tcPr>
            <w:tcW w:w="904" w:type="dxa"/>
          </w:tcPr>
          <w:p w14:paraId="058E5768" w14:textId="77777777" w:rsidR="00A61990" w:rsidRDefault="000C0F2E">
            <w:pPr>
              <w:pStyle w:val="Compact"/>
              <w:spacing w:after="0" w:line="240" w:lineRule="auto"/>
              <w:jc w:val="left"/>
              <w:rPr>
                <w:ins w:id="298" w:author="Author" w:date="2026-09-30T13:42:00Z"/>
              </w:rPr>
            </w:pPr>
            <w:ins w:id="299" w:author="Author" w:date="2026-09-30T13:42:00Z">
              <w:r>
                <w:rPr>
                  <w:sz w:val="20"/>
                  <w:szCs w:val="20"/>
                </w:rPr>
                <w:t>Survey and country</w:t>
              </w:r>
            </w:ins>
          </w:p>
        </w:tc>
        <w:tc>
          <w:tcPr>
            <w:tcW w:w="1189" w:type="dxa"/>
          </w:tcPr>
          <w:p w14:paraId="40BBE2AF" w14:textId="77777777" w:rsidR="00A61990" w:rsidRDefault="000C0F2E">
            <w:pPr>
              <w:pStyle w:val="Compact"/>
              <w:spacing w:after="0" w:line="240" w:lineRule="auto"/>
              <w:jc w:val="left"/>
              <w:rPr>
                <w:ins w:id="300" w:author="Author" w:date="2026-09-30T13:42:00Z"/>
              </w:rPr>
            </w:pPr>
            <w:ins w:id="301" w:author="Author" w:date="2026-09-30T13:42:00Z">
              <w:r>
                <w:rPr>
                  <w:sz w:val="20"/>
                  <w:szCs w:val="20"/>
                </w:rPr>
                <w:t>Cycles used</w:t>
              </w:r>
            </w:ins>
          </w:p>
        </w:tc>
        <w:tc>
          <w:tcPr>
            <w:tcW w:w="1828" w:type="dxa"/>
          </w:tcPr>
          <w:p w14:paraId="02F42C5E" w14:textId="77777777" w:rsidR="00A61990" w:rsidRDefault="000C0F2E">
            <w:pPr>
              <w:pStyle w:val="Compact"/>
              <w:spacing w:after="0" w:line="240" w:lineRule="auto"/>
              <w:jc w:val="left"/>
              <w:rPr>
                <w:ins w:id="302" w:author="Author" w:date="2026-09-30T13:42:00Z"/>
              </w:rPr>
            </w:pPr>
            <w:ins w:id="303" w:author="Author" w:date="2026-09-30T13:42:00Z">
              <w:r>
                <w:rPr>
                  <w:sz w:val="20"/>
                  <w:szCs w:val="20"/>
                </w:rPr>
                <w:t>Unit modelled</w:t>
              </w:r>
            </w:ins>
          </w:p>
        </w:tc>
        <w:tc>
          <w:tcPr>
            <w:tcW w:w="1094" w:type="dxa"/>
          </w:tcPr>
          <w:p w14:paraId="6C56CEFD" w14:textId="77777777" w:rsidR="00A61990" w:rsidRDefault="000C0F2E">
            <w:pPr>
              <w:pStyle w:val="Compact"/>
              <w:spacing w:after="0" w:line="240" w:lineRule="auto"/>
              <w:jc w:val="left"/>
              <w:rPr>
                <w:ins w:id="304" w:author="Author" w:date="2026-09-30T13:42:00Z"/>
              </w:rPr>
            </w:pPr>
            <w:ins w:id="305" w:author="Author" w:date="2026-09-30T13:42:00Z">
              <w:r>
                <w:rPr>
                  <w:sz w:val="20"/>
                  <w:szCs w:val="20"/>
                </w:rPr>
                <w:t>Projection beyond last survey</w:t>
              </w:r>
            </w:ins>
          </w:p>
        </w:tc>
        <w:tc>
          <w:tcPr>
            <w:tcW w:w="1094" w:type="dxa"/>
          </w:tcPr>
          <w:p w14:paraId="594FACA2" w14:textId="77777777" w:rsidR="00A61990" w:rsidRDefault="000C0F2E">
            <w:pPr>
              <w:pStyle w:val="Compact"/>
              <w:spacing w:after="0" w:line="240" w:lineRule="auto"/>
              <w:jc w:val="left"/>
              <w:rPr>
                <w:ins w:id="306" w:author="Author" w:date="2026-09-30T13:42:00Z"/>
              </w:rPr>
            </w:pPr>
            <w:ins w:id="307" w:author="Author" w:date="2026-09-30T13:42:00Z">
              <w:r>
                <w:rPr>
                  <w:sz w:val="20"/>
                  <w:szCs w:val="20"/>
                </w:rPr>
                <w:t>Pro</w:t>
              </w:r>
              <w:r>
                <w:rPr>
                  <w:sz w:val="20"/>
                  <w:szCs w:val="20"/>
                </w:rPr>
                <w:t>jection tested against later data</w:t>
              </w:r>
            </w:ins>
          </w:p>
        </w:tc>
        <w:tc>
          <w:tcPr>
            <w:tcW w:w="1475" w:type="dxa"/>
          </w:tcPr>
          <w:p w14:paraId="609EA2D5" w14:textId="77777777" w:rsidR="00A61990" w:rsidRDefault="000C0F2E">
            <w:pPr>
              <w:pStyle w:val="Compact"/>
              <w:spacing w:after="0" w:line="240" w:lineRule="auto"/>
              <w:jc w:val="left"/>
              <w:rPr>
                <w:ins w:id="308" w:author="Author" w:date="2026-09-30T13:42:00Z"/>
              </w:rPr>
            </w:pPr>
            <w:ins w:id="309" w:author="Author" w:date="2026-09-30T13:42:00Z">
              <w:r>
                <w:rPr>
                  <w:sz w:val="20"/>
                  <w:szCs w:val="20"/>
                </w:rPr>
                <w:t>Building simulation</w:t>
              </w:r>
            </w:ins>
          </w:p>
        </w:tc>
      </w:tr>
      <w:tr w:rsidR="00A61990" w14:paraId="3407FE58" w14:textId="77777777" w:rsidTr="00A61990">
        <w:trPr>
          <w:ins w:id="310" w:author="Author" w:date="2026-09-30T13:42:00Z"/>
        </w:trPr>
        <w:tc>
          <w:tcPr>
            <w:tcW w:w="1776" w:type="dxa"/>
          </w:tcPr>
          <w:p w14:paraId="7BA92BE1" w14:textId="77777777" w:rsidR="00A61990" w:rsidRDefault="000C0F2E">
            <w:pPr>
              <w:pStyle w:val="Compact"/>
              <w:spacing w:after="0" w:line="240" w:lineRule="auto"/>
              <w:jc w:val="left"/>
              <w:rPr>
                <w:ins w:id="311" w:author="Author" w:date="2026-09-30T13:42:00Z"/>
              </w:rPr>
            </w:pPr>
            <w:ins w:id="312" w:author="Author" w:date="2026-09-30T13:42:00Z">
              <w:r>
                <w:rPr>
                  <w:sz w:val="20"/>
                  <w:szCs w:val="20"/>
                </w:rPr>
                <w:t>Richardson et al. (2008) [10]</w:t>
              </w:r>
            </w:ins>
          </w:p>
        </w:tc>
        <w:tc>
          <w:tcPr>
            <w:tcW w:w="904" w:type="dxa"/>
          </w:tcPr>
          <w:p w14:paraId="240543B0" w14:textId="77777777" w:rsidR="00A61990" w:rsidRDefault="000C0F2E">
            <w:pPr>
              <w:pStyle w:val="Compact"/>
              <w:spacing w:after="0" w:line="240" w:lineRule="auto"/>
              <w:jc w:val="left"/>
              <w:rPr>
                <w:ins w:id="313" w:author="Author" w:date="2026-09-30T13:42:00Z"/>
              </w:rPr>
            </w:pPr>
            <w:ins w:id="314" w:author="Author" w:date="2026-09-30T13:42:00Z">
              <w:r>
                <w:rPr>
                  <w:sz w:val="20"/>
                  <w:szCs w:val="20"/>
                </w:rPr>
                <w:t>UK TUS</w:t>
              </w:r>
            </w:ins>
          </w:p>
        </w:tc>
        <w:tc>
          <w:tcPr>
            <w:tcW w:w="1189" w:type="dxa"/>
          </w:tcPr>
          <w:p w14:paraId="79026E9B" w14:textId="77777777" w:rsidR="00A61990" w:rsidRDefault="000C0F2E">
            <w:pPr>
              <w:pStyle w:val="Compact"/>
              <w:spacing w:after="0" w:line="240" w:lineRule="auto"/>
              <w:jc w:val="left"/>
              <w:rPr>
                <w:ins w:id="315" w:author="Author" w:date="2026-09-30T13:42:00Z"/>
              </w:rPr>
            </w:pPr>
            <w:ins w:id="316" w:author="Author" w:date="2026-09-30T13:42:00Z">
              <w:r>
                <w:rPr>
                  <w:sz w:val="20"/>
                  <w:szCs w:val="20"/>
                </w:rPr>
                <w:t>1</w:t>
              </w:r>
            </w:ins>
          </w:p>
        </w:tc>
        <w:tc>
          <w:tcPr>
            <w:tcW w:w="1828" w:type="dxa"/>
          </w:tcPr>
          <w:p w14:paraId="6D5A2EEF" w14:textId="77777777" w:rsidR="00A61990" w:rsidRDefault="000C0F2E">
            <w:pPr>
              <w:pStyle w:val="Compact"/>
              <w:spacing w:after="0" w:line="240" w:lineRule="auto"/>
              <w:jc w:val="left"/>
              <w:rPr>
                <w:ins w:id="317" w:author="Author" w:date="2026-09-30T13:42:00Z"/>
              </w:rPr>
            </w:pPr>
            <w:ins w:id="318" w:author="Author" w:date="2026-09-30T13:42:00Z">
              <w:r>
                <w:rPr>
                  <w:sz w:val="20"/>
                  <w:szCs w:val="20"/>
                </w:rPr>
                <w:t>Household occupancy (Markov)</w:t>
              </w:r>
            </w:ins>
          </w:p>
        </w:tc>
        <w:tc>
          <w:tcPr>
            <w:tcW w:w="1094" w:type="dxa"/>
          </w:tcPr>
          <w:p w14:paraId="37C78621" w14:textId="77777777" w:rsidR="00A61990" w:rsidRDefault="000C0F2E">
            <w:pPr>
              <w:pStyle w:val="Compact"/>
              <w:spacing w:after="0" w:line="240" w:lineRule="auto"/>
              <w:jc w:val="left"/>
              <w:rPr>
                <w:ins w:id="319" w:author="Author" w:date="2026-09-30T13:42:00Z"/>
              </w:rPr>
            </w:pPr>
            <w:ins w:id="320" w:author="Author" w:date="2026-09-30T13:42:00Z">
              <w:r>
                <w:rPr>
                  <w:sz w:val="20"/>
                  <w:szCs w:val="20"/>
                </w:rPr>
                <w:t>No</w:t>
              </w:r>
            </w:ins>
          </w:p>
        </w:tc>
        <w:tc>
          <w:tcPr>
            <w:tcW w:w="1094" w:type="dxa"/>
          </w:tcPr>
          <w:p w14:paraId="7C716AD7" w14:textId="77777777" w:rsidR="00A61990" w:rsidRDefault="000C0F2E">
            <w:pPr>
              <w:pStyle w:val="Compact"/>
              <w:spacing w:after="0" w:line="240" w:lineRule="auto"/>
              <w:jc w:val="left"/>
              <w:rPr>
                <w:ins w:id="321" w:author="Author" w:date="2026-09-30T13:42:00Z"/>
              </w:rPr>
            </w:pPr>
            <w:ins w:id="322" w:author="Author" w:date="2026-09-30T13:42:00Z">
              <w:r>
                <w:rPr>
                  <w:sz w:val="20"/>
                  <w:szCs w:val="20"/>
                </w:rPr>
                <w:t>No</w:t>
              </w:r>
            </w:ins>
          </w:p>
        </w:tc>
        <w:tc>
          <w:tcPr>
            <w:tcW w:w="1475" w:type="dxa"/>
          </w:tcPr>
          <w:p w14:paraId="261CA58E" w14:textId="77777777" w:rsidR="00A61990" w:rsidRDefault="000C0F2E">
            <w:pPr>
              <w:pStyle w:val="Compact"/>
              <w:spacing w:after="0" w:line="240" w:lineRule="auto"/>
              <w:jc w:val="left"/>
              <w:rPr>
                <w:ins w:id="323" w:author="Author" w:date="2026-09-30T13:42:00Z"/>
              </w:rPr>
            </w:pPr>
            <w:ins w:id="324" w:author="Author" w:date="2026-09-30T13:42:00Z">
              <w:r>
                <w:rPr>
                  <w:sz w:val="20"/>
                  <w:szCs w:val="20"/>
                </w:rPr>
                <w:t>Demand model</w:t>
              </w:r>
            </w:ins>
          </w:p>
        </w:tc>
      </w:tr>
      <w:tr w:rsidR="00A61990" w14:paraId="2F88AF4F" w14:textId="77777777" w:rsidTr="00A61990">
        <w:trPr>
          <w:ins w:id="325" w:author="Author" w:date="2026-09-30T13:42:00Z"/>
        </w:trPr>
        <w:tc>
          <w:tcPr>
            <w:tcW w:w="1776" w:type="dxa"/>
          </w:tcPr>
          <w:p w14:paraId="31B553EE" w14:textId="77777777" w:rsidR="00A61990" w:rsidRDefault="000C0F2E">
            <w:pPr>
              <w:pStyle w:val="Compact"/>
              <w:spacing w:after="0" w:line="240" w:lineRule="auto"/>
              <w:jc w:val="left"/>
              <w:rPr>
                <w:ins w:id="326" w:author="Author" w:date="2026-09-30T13:42:00Z"/>
              </w:rPr>
            </w:pPr>
            <w:ins w:id="327" w:author="Author" w:date="2026-09-30T13:42:00Z">
              <w:r>
                <w:rPr>
                  <w:sz w:val="20"/>
                  <w:szCs w:val="20"/>
                </w:rPr>
                <w:t>Widén and Wäckelgård (2010) [11]</w:t>
              </w:r>
            </w:ins>
          </w:p>
        </w:tc>
        <w:tc>
          <w:tcPr>
            <w:tcW w:w="904" w:type="dxa"/>
          </w:tcPr>
          <w:p w14:paraId="1461A2C3" w14:textId="77777777" w:rsidR="00A61990" w:rsidRDefault="000C0F2E">
            <w:pPr>
              <w:pStyle w:val="Compact"/>
              <w:spacing w:after="0" w:line="240" w:lineRule="auto"/>
              <w:jc w:val="left"/>
              <w:rPr>
                <w:ins w:id="328" w:author="Author" w:date="2026-09-30T13:42:00Z"/>
              </w:rPr>
            </w:pPr>
            <w:ins w:id="329" w:author="Author" w:date="2026-09-30T13:42:00Z">
              <w:r>
                <w:rPr>
                  <w:sz w:val="20"/>
                  <w:szCs w:val="20"/>
                </w:rPr>
                <w:t>Swedish TUS</w:t>
              </w:r>
            </w:ins>
          </w:p>
        </w:tc>
        <w:tc>
          <w:tcPr>
            <w:tcW w:w="1189" w:type="dxa"/>
          </w:tcPr>
          <w:p w14:paraId="00ADC964" w14:textId="77777777" w:rsidR="00A61990" w:rsidRDefault="000C0F2E">
            <w:pPr>
              <w:pStyle w:val="Compact"/>
              <w:spacing w:after="0" w:line="240" w:lineRule="auto"/>
              <w:jc w:val="left"/>
              <w:rPr>
                <w:ins w:id="330" w:author="Author" w:date="2026-09-30T13:42:00Z"/>
              </w:rPr>
            </w:pPr>
            <w:ins w:id="331" w:author="Author" w:date="2026-09-30T13:42:00Z">
              <w:r>
                <w:rPr>
                  <w:sz w:val="20"/>
                  <w:szCs w:val="20"/>
                </w:rPr>
                <w:t>1</w:t>
              </w:r>
            </w:ins>
          </w:p>
        </w:tc>
        <w:tc>
          <w:tcPr>
            <w:tcW w:w="1828" w:type="dxa"/>
          </w:tcPr>
          <w:p w14:paraId="2613BDCC" w14:textId="77777777" w:rsidR="00A61990" w:rsidRDefault="000C0F2E">
            <w:pPr>
              <w:pStyle w:val="Compact"/>
              <w:spacing w:after="0" w:line="240" w:lineRule="auto"/>
              <w:jc w:val="left"/>
              <w:rPr>
                <w:ins w:id="332" w:author="Author" w:date="2026-09-30T13:42:00Z"/>
              </w:rPr>
            </w:pPr>
            <w:ins w:id="333" w:author="Author" w:date="2026-09-30T13:42:00Z">
              <w:r>
                <w:rPr>
                  <w:sz w:val="20"/>
                  <w:szCs w:val="20"/>
                </w:rPr>
                <w:t>Household activity (Markov)</w:t>
              </w:r>
            </w:ins>
          </w:p>
        </w:tc>
        <w:tc>
          <w:tcPr>
            <w:tcW w:w="1094" w:type="dxa"/>
          </w:tcPr>
          <w:p w14:paraId="5E6504FD" w14:textId="77777777" w:rsidR="00A61990" w:rsidRDefault="000C0F2E">
            <w:pPr>
              <w:pStyle w:val="Compact"/>
              <w:spacing w:after="0" w:line="240" w:lineRule="auto"/>
              <w:jc w:val="left"/>
              <w:rPr>
                <w:ins w:id="334" w:author="Author" w:date="2026-09-30T13:42:00Z"/>
              </w:rPr>
            </w:pPr>
            <w:ins w:id="335" w:author="Author" w:date="2026-09-30T13:42:00Z">
              <w:r>
                <w:rPr>
                  <w:sz w:val="20"/>
                  <w:szCs w:val="20"/>
                </w:rPr>
                <w:t>No</w:t>
              </w:r>
            </w:ins>
          </w:p>
        </w:tc>
        <w:tc>
          <w:tcPr>
            <w:tcW w:w="1094" w:type="dxa"/>
          </w:tcPr>
          <w:p w14:paraId="647D46FF" w14:textId="77777777" w:rsidR="00A61990" w:rsidRDefault="000C0F2E">
            <w:pPr>
              <w:pStyle w:val="Compact"/>
              <w:spacing w:after="0" w:line="240" w:lineRule="auto"/>
              <w:jc w:val="left"/>
              <w:rPr>
                <w:ins w:id="336" w:author="Author" w:date="2026-09-30T13:42:00Z"/>
              </w:rPr>
            </w:pPr>
            <w:ins w:id="337" w:author="Author" w:date="2026-09-30T13:42:00Z">
              <w:r>
                <w:rPr>
                  <w:sz w:val="20"/>
                  <w:szCs w:val="20"/>
                </w:rPr>
                <w:t>No</w:t>
              </w:r>
            </w:ins>
          </w:p>
        </w:tc>
        <w:tc>
          <w:tcPr>
            <w:tcW w:w="1475" w:type="dxa"/>
          </w:tcPr>
          <w:p w14:paraId="35198824" w14:textId="77777777" w:rsidR="00A61990" w:rsidRDefault="000C0F2E">
            <w:pPr>
              <w:pStyle w:val="Compact"/>
              <w:spacing w:after="0" w:line="240" w:lineRule="auto"/>
              <w:jc w:val="left"/>
              <w:rPr>
                <w:ins w:id="338" w:author="Author" w:date="2026-09-30T13:42:00Z"/>
              </w:rPr>
            </w:pPr>
            <w:ins w:id="339" w:author="Author" w:date="2026-09-30T13:42:00Z">
              <w:r>
                <w:rPr>
                  <w:sz w:val="20"/>
                  <w:szCs w:val="20"/>
                </w:rPr>
                <w:t>Electricity demand</w:t>
              </w:r>
            </w:ins>
          </w:p>
        </w:tc>
      </w:tr>
      <w:tr w:rsidR="00A61990" w14:paraId="45298F93" w14:textId="77777777" w:rsidTr="00A61990">
        <w:trPr>
          <w:ins w:id="340" w:author="Author" w:date="2026-09-30T13:42:00Z"/>
        </w:trPr>
        <w:tc>
          <w:tcPr>
            <w:tcW w:w="1776" w:type="dxa"/>
          </w:tcPr>
          <w:p w14:paraId="29BA488F" w14:textId="77777777" w:rsidR="00A61990" w:rsidRDefault="000C0F2E">
            <w:pPr>
              <w:pStyle w:val="Compact"/>
              <w:spacing w:after="0" w:line="240" w:lineRule="auto"/>
              <w:jc w:val="left"/>
              <w:rPr>
                <w:ins w:id="341" w:author="Author" w:date="2026-09-30T13:42:00Z"/>
              </w:rPr>
            </w:pPr>
            <w:ins w:id="342" w:author="Author" w:date="2026-09-30T13:42:00Z">
              <w:r>
                <w:rPr>
                  <w:sz w:val="20"/>
                  <w:szCs w:val="20"/>
                </w:rPr>
                <w:t>Mitra et al. (2020) [15]</w:t>
              </w:r>
            </w:ins>
          </w:p>
        </w:tc>
        <w:tc>
          <w:tcPr>
            <w:tcW w:w="904" w:type="dxa"/>
          </w:tcPr>
          <w:p w14:paraId="6A7E6E23" w14:textId="77777777" w:rsidR="00A61990" w:rsidRDefault="000C0F2E">
            <w:pPr>
              <w:pStyle w:val="Compact"/>
              <w:spacing w:after="0" w:line="240" w:lineRule="auto"/>
              <w:jc w:val="left"/>
              <w:rPr>
                <w:ins w:id="343" w:author="Author" w:date="2026-09-30T13:42:00Z"/>
              </w:rPr>
            </w:pPr>
            <w:ins w:id="344" w:author="Author" w:date="2026-09-30T13:42:00Z">
              <w:r>
                <w:rPr>
                  <w:sz w:val="20"/>
                  <w:szCs w:val="20"/>
                </w:rPr>
                <w:t>US ATUS</w:t>
              </w:r>
            </w:ins>
          </w:p>
        </w:tc>
        <w:tc>
          <w:tcPr>
            <w:tcW w:w="1189" w:type="dxa"/>
          </w:tcPr>
          <w:p w14:paraId="0F542CE7" w14:textId="77777777" w:rsidR="00A61990" w:rsidRDefault="000C0F2E">
            <w:pPr>
              <w:pStyle w:val="Compact"/>
              <w:spacing w:after="0" w:line="240" w:lineRule="auto"/>
              <w:jc w:val="left"/>
              <w:rPr>
                <w:ins w:id="345" w:author="Author" w:date="2026-09-30T13:42:00Z"/>
              </w:rPr>
            </w:pPr>
            <w:ins w:id="346" w:author="Author" w:date="2026-09-30T13:42:00Z">
              <w:r>
                <w:rPr>
                  <w:sz w:val="20"/>
                  <w:szCs w:val="20"/>
                </w:rPr>
                <w:t>Several years, pooled by type</w:t>
              </w:r>
            </w:ins>
          </w:p>
        </w:tc>
        <w:tc>
          <w:tcPr>
            <w:tcW w:w="1828" w:type="dxa"/>
          </w:tcPr>
          <w:p w14:paraId="2B4B5AE2" w14:textId="77777777" w:rsidR="00A61990" w:rsidRDefault="000C0F2E">
            <w:pPr>
              <w:pStyle w:val="Compact"/>
              <w:spacing w:after="0" w:line="240" w:lineRule="auto"/>
              <w:jc w:val="left"/>
              <w:rPr>
                <w:ins w:id="347" w:author="Author" w:date="2026-09-30T13:42:00Z"/>
              </w:rPr>
            </w:pPr>
            <w:ins w:id="348" w:author="Author" w:date="2026-09-30T13:42:00Z">
              <w:r>
                <w:rPr>
                  <w:sz w:val="20"/>
                  <w:szCs w:val="20"/>
                </w:rPr>
                <w:t>Individual occupancy profiles</w:t>
              </w:r>
            </w:ins>
          </w:p>
        </w:tc>
        <w:tc>
          <w:tcPr>
            <w:tcW w:w="1094" w:type="dxa"/>
          </w:tcPr>
          <w:p w14:paraId="04EA5617" w14:textId="77777777" w:rsidR="00A61990" w:rsidRDefault="000C0F2E">
            <w:pPr>
              <w:pStyle w:val="Compact"/>
              <w:spacing w:after="0" w:line="240" w:lineRule="auto"/>
              <w:jc w:val="left"/>
              <w:rPr>
                <w:ins w:id="349" w:author="Author" w:date="2026-09-30T13:42:00Z"/>
              </w:rPr>
            </w:pPr>
            <w:ins w:id="350" w:author="Author" w:date="2026-09-30T13:42:00Z">
              <w:r>
                <w:rPr>
                  <w:sz w:val="20"/>
                  <w:szCs w:val="20"/>
                </w:rPr>
                <w:t>No</w:t>
              </w:r>
            </w:ins>
          </w:p>
        </w:tc>
        <w:tc>
          <w:tcPr>
            <w:tcW w:w="1094" w:type="dxa"/>
          </w:tcPr>
          <w:p w14:paraId="2CF5567F" w14:textId="77777777" w:rsidR="00A61990" w:rsidRDefault="000C0F2E">
            <w:pPr>
              <w:pStyle w:val="Compact"/>
              <w:spacing w:after="0" w:line="240" w:lineRule="auto"/>
              <w:jc w:val="left"/>
              <w:rPr>
                <w:ins w:id="351" w:author="Author" w:date="2026-09-30T13:42:00Z"/>
              </w:rPr>
            </w:pPr>
            <w:ins w:id="352" w:author="Author" w:date="2026-09-30T13:42:00Z">
              <w:r>
                <w:rPr>
                  <w:sz w:val="20"/>
                  <w:szCs w:val="20"/>
                </w:rPr>
                <w:t>No</w:t>
              </w:r>
            </w:ins>
          </w:p>
        </w:tc>
        <w:tc>
          <w:tcPr>
            <w:tcW w:w="1475" w:type="dxa"/>
          </w:tcPr>
          <w:p w14:paraId="5B040B12" w14:textId="77777777" w:rsidR="00A61990" w:rsidRDefault="000C0F2E">
            <w:pPr>
              <w:pStyle w:val="Compact"/>
              <w:spacing w:after="0" w:line="240" w:lineRule="auto"/>
              <w:jc w:val="left"/>
              <w:rPr>
                <w:ins w:id="353" w:author="Author" w:date="2026-09-30T13:42:00Z"/>
              </w:rPr>
            </w:pPr>
            <w:ins w:id="354" w:author="Author" w:date="2026-09-30T13:42:00Z">
              <w:r>
                <w:rPr>
                  <w:sz w:val="20"/>
                  <w:szCs w:val="20"/>
                </w:rPr>
                <w:t>Comparison with standard schedules</w:t>
              </w:r>
            </w:ins>
          </w:p>
        </w:tc>
      </w:tr>
      <w:tr w:rsidR="00A61990" w14:paraId="5F5D5CE3" w14:textId="77777777" w:rsidTr="00A61990">
        <w:trPr>
          <w:ins w:id="355" w:author="Author" w:date="2026-09-30T13:42:00Z"/>
        </w:trPr>
        <w:tc>
          <w:tcPr>
            <w:tcW w:w="1776" w:type="dxa"/>
          </w:tcPr>
          <w:p w14:paraId="6675D2AA" w14:textId="77777777" w:rsidR="00A61990" w:rsidRDefault="000C0F2E">
            <w:pPr>
              <w:pStyle w:val="Compact"/>
              <w:spacing w:after="0" w:line="240" w:lineRule="auto"/>
              <w:jc w:val="left"/>
              <w:rPr>
                <w:ins w:id="356" w:author="Author" w:date="2026-09-30T13:42:00Z"/>
              </w:rPr>
            </w:pPr>
            <w:ins w:id="357" w:author="Author" w:date="2026-09-30T13:42:00Z">
              <w:r>
                <w:rPr>
                  <w:sz w:val="20"/>
                  <w:szCs w:val="20"/>
                </w:rPr>
                <w:t>Sekar et al. (2018) [18]</w:t>
              </w:r>
            </w:ins>
          </w:p>
        </w:tc>
        <w:tc>
          <w:tcPr>
            <w:tcW w:w="904" w:type="dxa"/>
          </w:tcPr>
          <w:p w14:paraId="511FC2E9" w14:textId="77777777" w:rsidR="00A61990" w:rsidRDefault="000C0F2E">
            <w:pPr>
              <w:pStyle w:val="Compact"/>
              <w:spacing w:after="0" w:line="240" w:lineRule="auto"/>
              <w:jc w:val="left"/>
              <w:rPr>
                <w:ins w:id="358" w:author="Author" w:date="2026-09-30T13:42:00Z"/>
              </w:rPr>
            </w:pPr>
            <w:ins w:id="359" w:author="Author" w:date="2026-09-30T13:42:00Z">
              <w:r>
                <w:rPr>
                  <w:sz w:val="20"/>
                  <w:szCs w:val="20"/>
                </w:rPr>
                <w:t>US ATUS</w:t>
              </w:r>
            </w:ins>
          </w:p>
        </w:tc>
        <w:tc>
          <w:tcPr>
            <w:tcW w:w="1189" w:type="dxa"/>
          </w:tcPr>
          <w:p w14:paraId="4A8547D9" w14:textId="77777777" w:rsidR="00A61990" w:rsidRDefault="000C0F2E">
            <w:pPr>
              <w:pStyle w:val="Compact"/>
              <w:spacing w:after="0" w:line="240" w:lineRule="auto"/>
              <w:jc w:val="left"/>
              <w:rPr>
                <w:ins w:id="360" w:author="Author" w:date="2026-09-30T13:42:00Z"/>
              </w:rPr>
            </w:pPr>
            <w:ins w:id="361" w:author="Author" w:date="2026-09-30T13:42:00Z">
              <w:r>
                <w:rPr>
                  <w:sz w:val="20"/>
                  <w:szCs w:val="20"/>
                </w:rPr>
                <w:t>10 (2003–2012)</w:t>
              </w:r>
            </w:ins>
          </w:p>
        </w:tc>
        <w:tc>
          <w:tcPr>
            <w:tcW w:w="1828" w:type="dxa"/>
          </w:tcPr>
          <w:p w14:paraId="76223C8D" w14:textId="77777777" w:rsidR="00A61990" w:rsidRDefault="000C0F2E">
            <w:pPr>
              <w:pStyle w:val="Compact"/>
              <w:spacing w:after="0" w:line="240" w:lineRule="auto"/>
              <w:jc w:val="left"/>
              <w:rPr>
                <w:ins w:id="362" w:author="Author" w:date="2026-09-30T13:42:00Z"/>
              </w:rPr>
            </w:pPr>
            <w:ins w:id="363" w:author="Author" w:date="2026-09-30T13:42:00Z">
              <w:r>
                <w:rPr>
                  <w:sz w:val="20"/>
                  <w:szCs w:val="20"/>
                </w:rPr>
                <w:t>Individual time use</w:t>
              </w:r>
            </w:ins>
          </w:p>
        </w:tc>
        <w:tc>
          <w:tcPr>
            <w:tcW w:w="1094" w:type="dxa"/>
          </w:tcPr>
          <w:p w14:paraId="1A79DC92" w14:textId="77777777" w:rsidR="00A61990" w:rsidRDefault="000C0F2E">
            <w:pPr>
              <w:pStyle w:val="Compact"/>
              <w:spacing w:after="0" w:line="240" w:lineRule="auto"/>
              <w:jc w:val="left"/>
              <w:rPr>
                <w:ins w:id="364" w:author="Author" w:date="2026-09-30T13:42:00Z"/>
              </w:rPr>
            </w:pPr>
            <w:ins w:id="365" w:author="Author" w:date="2026-09-30T13:42:00Z">
              <w:r>
                <w:rPr>
                  <w:sz w:val="20"/>
                  <w:szCs w:val="20"/>
                </w:rPr>
                <w:t>No</w:t>
              </w:r>
            </w:ins>
          </w:p>
        </w:tc>
        <w:tc>
          <w:tcPr>
            <w:tcW w:w="1094" w:type="dxa"/>
          </w:tcPr>
          <w:p w14:paraId="500F7D84" w14:textId="77777777" w:rsidR="00A61990" w:rsidRDefault="000C0F2E">
            <w:pPr>
              <w:pStyle w:val="Compact"/>
              <w:spacing w:after="0" w:line="240" w:lineRule="auto"/>
              <w:jc w:val="left"/>
              <w:rPr>
                <w:ins w:id="366" w:author="Author" w:date="2026-09-30T13:42:00Z"/>
              </w:rPr>
            </w:pPr>
            <w:ins w:id="367" w:author="Author" w:date="2026-09-30T13:42:00Z">
              <w:r>
                <w:rPr>
                  <w:sz w:val="20"/>
                  <w:szCs w:val="20"/>
                </w:rPr>
                <w:t>No</w:t>
              </w:r>
            </w:ins>
          </w:p>
        </w:tc>
        <w:tc>
          <w:tcPr>
            <w:tcW w:w="1475" w:type="dxa"/>
          </w:tcPr>
          <w:p w14:paraId="7D4F1ECB" w14:textId="77777777" w:rsidR="00A61990" w:rsidRDefault="000C0F2E">
            <w:pPr>
              <w:pStyle w:val="Compact"/>
              <w:spacing w:after="0" w:line="240" w:lineRule="auto"/>
              <w:jc w:val="left"/>
              <w:rPr>
                <w:ins w:id="368" w:author="Author" w:date="2026-09-30T13:42:00Z"/>
              </w:rPr>
            </w:pPr>
            <w:ins w:id="369" w:author="Author" w:date="2026-09-30T13:42:00Z">
              <w:r>
                <w:rPr>
                  <w:sz w:val="20"/>
                  <w:szCs w:val="20"/>
                </w:rPr>
                <w:t>Energy accounting, no BPS</w:t>
              </w:r>
            </w:ins>
          </w:p>
        </w:tc>
      </w:tr>
      <w:tr w:rsidR="00A61990" w14:paraId="3F6611A8" w14:textId="77777777" w:rsidTr="00A61990">
        <w:trPr>
          <w:ins w:id="370" w:author="Author" w:date="2026-09-30T13:42:00Z"/>
        </w:trPr>
        <w:tc>
          <w:tcPr>
            <w:tcW w:w="1776" w:type="dxa"/>
          </w:tcPr>
          <w:p w14:paraId="1BC15625" w14:textId="77777777" w:rsidR="00A61990" w:rsidRDefault="000C0F2E">
            <w:pPr>
              <w:pStyle w:val="Compact"/>
              <w:spacing w:after="0" w:line="240" w:lineRule="auto"/>
              <w:jc w:val="left"/>
              <w:rPr>
                <w:ins w:id="371" w:author="Author" w:date="2026-09-30T13:42:00Z"/>
              </w:rPr>
            </w:pPr>
            <w:ins w:id="372" w:author="Author" w:date="2026-09-30T13:42:00Z">
              <w:r>
                <w:rPr>
                  <w:sz w:val="20"/>
                  <w:szCs w:val="20"/>
                </w:rPr>
                <w:t>Anderson and Torriti (2018) [19]</w:t>
              </w:r>
            </w:ins>
          </w:p>
        </w:tc>
        <w:tc>
          <w:tcPr>
            <w:tcW w:w="904" w:type="dxa"/>
          </w:tcPr>
          <w:p w14:paraId="63128F93" w14:textId="77777777" w:rsidR="00A61990" w:rsidRDefault="000C0F2E">
            <w:pPr>
              <w:pStyle w:val="Compact"/>
              <w:spacing w:after="0" w:line="240" w:lineRule="auto"/>
              <w:jc w:val="left"/>
              <w:rPr>
                <w:ins w:id="373" w:author="Author" w:date="2026-09-30T13:42:00Z"/>
              </w:rPr>
            </w:pPr>
            <w:ins w:id="374" w:author="Author" w:date="2026-09-30T13:42:00Z">
              <w:r>
                <w:rPr>
                  <w:sz w:val="20"/>
                  <w:szCs w:val="20"/>
                </w:rPr>
                <w:t>UK TUS</w:t>
              </w:r>
            </w:ins>
          </w:p>
        </w:tc>
        <w:tc>
          <w:tcPr>
            <w:tcW w:w="1189" w:type="dxa"/>
          </w:tcPr>
          <w:p w14:paraId="5A1AD4D7" w14:textId="77777777" w:rsidR="00A61990" w:rsidRDefault="000C0F2E">
            <w:pPr>
              <w:pStyle w:val="Compact"/>
              <w:spacing w:after="0" w:line="240" w:lineRule="auto"/>
              <w:jc w:val="left"/>
              <w:rPr>
                <w:ins w:id="375" w:author="Author" w:date="2026-09-30T13:42:00Z"/>
              </w:rPr>
            </w:pPr>
            <w:ins w:id="376" w:author="Author" w:date="2026-09-30T13:42:00Z">
              <w:r>
                <w:rPr>
                  <w:sz w:val="20"/>
                  <w:szCs w:val="20"/>
                </w:rPr>
                <w:t>4 (1974–2014)</w:t>
              </w:r>
            </w:ins>
          </w:p>
        </w:tc>
        <w:tc>
          <w:tcPr>
            <w:tcW w:w="1828" w:type="dxa"/>
          </w:tcPr>
          <w:p w14:paraId="52641F29" w14:textId="77777777" w:rsidR="00A61990" w:rsidRDefault="000C0F2E">
            <w:pPr>
              <w:pStyle w:val="Compact"/>
              <w:spacing w:after="0" w:line="240" w:lineRule="auto"/>
              <w:jc w:val="left"/>
              <w:rPr>
                <w:ins w:id="377" w:author="Author" w:date="2026-09-30T13:42:00Z"/>
              </w:rPr>
            </w:pPr>
            <w:ins w:id="378" w:author="Author" w:date="2026-09-30T13:42:00Z">
              <w:r>
                <w:rPr>
                  <w:sz w:val="20"/>
                  <w:szCs w:val="20"/>
                </w:rPr>
                <w:t>Activity timing</w:t>
              </w:r>
            </w:ins>
          </w:p>
        </w:tc>
        <w:tc>
          <w:tcPr>
            <w:tcW w:w="1094" w:type="dxa"/>
          </w:tcPr>
          <w:p w14:paraId="660C46AD" w14:textId="77777777" w:rsidR="00A61990" w:rsidRDefault="000C0F2E">
            <w:pPr>
              <w:pStyle w:val="Compact"/>
              <w:spacing w:after="0" w:line="240" w:lineRule="auto"/>
              <w:jc w:val="left"/>
              <w:rPr>
                <w:ins w:id="379" w:author="Author" w:date="2026-09-30T13:42:00Z"/>
              </w:rPr>
            </w:pPr>
            <w:ins w:id="380" w:author="Author" w:date="2026-09-30T13:42:00Z">
              <w:r>
                <w:rPr>
                  <w:sz w:val="20"/>
                  <w:szCs w:val="20"/>
                </w:rPr>
                <w:t>No</w:t>
              </w:r>
            </w:ins>
          </w:p>
        </w:tc>
        <w:tc>
          <w:tcPr>
            <w:tcW w:w="1094" w:type="dxa"/>
          </w:tcPr>
          <w:p w14:paraId="00005270" w14:textId="77777777" w:rsidR="00A61990" w:rsidRDefault="000C0F2E">
            <w:pPr>
              <w:pStyle w:val="Compact"/>
              <w:spacing w:after="0" w:line="240" w:lineRule="auto"/>
              <w:jc w:val="left"/>
              <w:rPr>
                <w:ins w:id="381" w:author="Author" w:date="2026-09-30T13:42:00Z"/>
              </w:rPr>
            </w:pPr>
            <w:ins w:id="382" w:author="Author" w:date="2026-09-30T13:42:00Z">
              <w:r>
                <w:rPr>
                  <w:sz w:val="20"/>
                  <w:szCs w:val="20"/>
                </w:rPr>
                <w:t>No</w:t>
              </w:r>
            </w:ins>
          </w:p>
        </w:tc>
        <w:tc>
          <w:tcPr>
            <w:tcW w:w="1475" w:type="dxa"/>
          </w:tcPr>
          <w:p w14:paraId="27674245" w14:textId="77777777" w:rsidR="00A61990" w:rsidRDefault="000C0F2E">
            <w:pPr>
              <w:pStyle w:val="Compact"/>
              <w:spacing w:after="0" w:line="240" w:lineRule="auto"/>
              <w:jc w:val="left"/>
              <w:rPr>
                <w:ins w:id="383" w:author="Author" w:date="2026-09-30T13:42:00Z"/>
              </w:rPr>
            </w:pPr>
            <w:ins w:id="384" w:author="Author" w:date="2026-09-30T13:42:00Z">
              <w:r>
                <w:rPr>
                  <w:sz w:val="20"/>
                  <w:szCs w:val="20"/>
                </w:rPr>
                <w:t>Electricity demand, no BPS</w:t>
              </w:r>
            </w:ins>
          </w:p>
        </w:tc>
      </w:tr>
      <w:tr w:rsidR="00A61990" w14:paraId="6BC21FAE" w14:textId="77777777" w:rsidTr="00A61990">
        <w:trPr>
          <w:ins w:id="385" w:author="Author" w:date="2026-09-30T13:42:00Z"/>
        </w:trPr>
        <w:tc>
          <w:tcPr>
            <w:tcW w:w="1776" w:type="dxa"/>
          </w:tcPr>
          <w:p w14:paraId="49C03153" w14:textId="77777777" w:rsidR="00A61990" w:rsidRDefault="000C0F2E">
            <w:pPr>
              <w:pStyle w:val="Compact"/>
              <w:spacing w:after="0" w:line="240" w:lineRule="auto"/>
              <w:jc w:val="left"/>
              <w:rPr>
                <w:ins w:id="386" w:author="Author" w:date="2026-09-30T13:42:00Z"/>
              </w:rPr>
            </w:pPr>
            <w:ins w:id="387" w:author="Author" w:date="2026-09-30T13:42:00Z">
              <w:r>
                <w:rPr>
                  <w:sz w:val="20"/>
                  <w:szCs w:val="20"/>
                </w:rPr>
                <w:t>Yin et al. (2024) [20]</w:t>
              </w:r>
            </w:ins>
          </w:p>
        </w:tc>
        <w:tc>
          <w:tcPr>
            <w:tcW w:w="904" w:type="dxa"/>
          </w:tcPr>
          <w:p w14:paraId="6D310814" w14:textId="77777777" w:rsidR="00A61990" w:rsidRDefault="000C0F2E">
            <w:pPr>
              <w:pStyle w:val="Compact"/>
              <w:spacing w:after="0" w:line="240" w:lineRule="auto"/>
              <w:jc w:val="left"/>
              <w:rPr>
                <w:ins w:id="388" w:author="Author" w:date="2026-09-30T13:42:00Z"/>
              </w:rPr>
            </w:pPr>
            <w:ins w:id="389" w:author="Author" w:date="2026-09-30T13:42:00Z">
              <w:r>
                <w:rPr>
                  <w:sz w:val="20"/>
                  <w:szCs w:val="20"/>
                </w:rPr>
                <w:t>Japanese STULA</w:t>
              </w:r>
            </w:ins>
          </w:p>
        </w:tc>
        <w:tc>
          <w:tcPr>
            <w:tcW w:w="1189" w:type="dxa"/>
          </w:tcPr>
          <w:p w14:paraId="0D0FD9AF" w14:textId="77777777" w:rsidR="00A61990" w:rsidRDefault="000C0F2E">
            <w:pPr>
              <w:pStyle w:val="Compact"/>
              <w:spacing w:after="0" w:line="240" w:lineRule="auto"/>
              <w:jc w:val="left"/>
              <w:rPr>
                <w:ins w:id="390" w:author="Author" w:date="2026-09-30T13:42:00Z"/>
              </w:rPr>
            </w:pPr>
            <w:ins w:id="391" w:author="Author" w:date="2026-09-30T13:42:00Z">
              <w:r>
                <w:rPr>
                  <w:sz w:val="20"/>
                  <w:szCs w:val="20"/>
                </w:rPr>
                <w:t>5 (2001–2021)</w:t>
              </w:r>
            </w:ins>
          </w:p>
        </w:tc>
        <w:tc>
          <w:tcPr>
            <w:tcW w:w="1828" w:type="dxa"/>
          </w:tcPr>
          <w:p w14:paraId="341ED023" w14:textId="77777777" w:rsidR="00A61990" w:rsidRDefault="000C0F2E">
            <w:pPr>
              <w:pStyle w:val="Compact"/>
              <w:spacing w:after="0" w:line="240" w:lineRule="auto"/>
              <w:jc w:val="left"/>
              <w:rPr>
                <w:ins w:id="392" w:author="Author" w:date="2026-09-30T13:42:00Z"/>
              </w:rPr>
            </w:pPr>
            <w:ins w:id="393" w:author="Author" w:date="2026-09-30T13:42:00Z">
              <w:r>
                <w:rPr>
                  <w:sz w:val="20"/>
                  <w:szCs w:val="20"/>
                </w:rPr>
                <w:t>Activity probability by group</w:t>
              </w:r>
            </w:ins>
          </w:p>
        </w:tc>
        <w:tc>
          <w:tcPr>
            <w:tcW w:w="1094" w:type="dxa"/>
          </w:tcPr>
          <w:p w14:paraId="1D23A615" w14:textId="77777777" w:rsidR="00A61990" w:rsidRDefault="000C0F2E">
            <w:pPr>
              <w:pStyle w:val="Compact"/>
              <w:spacing w:after="0" w:line="240" w:lineRule="auto"/>
              <w:jc w:val="left"/>
              <w:rPr>
                <w:ins w:id="394" w:author="Author" w:date="2026-09-30T13:42:00Z"/>
              </w:rPr>
            </w:pPr>
            <w:ins w:id="395" w:author="Author" w:date="2026-09-30T13:42:00Z">
              <w:r>
                <w:rPr>
                  <w:sz w:val="20"/>
                  <w:szCs w:val="20"/>
                </w:rPr>
                <w:t>No</w:t>
              </w:r>
            </w:ins>
          </w:p>
        </w:tc>
        <w:tc>
          <w:tcPr>
            <w:tcW w:w="1094" w:type="dxa"/>
          </w:tcPr>
          <w:p w14:paraId="7BA74586" w14:textId="77777777" w:rsidR="00A61990" w:rsidRDefault="000C0F2E">
            <w:pPr>
              <w:pStyle w:val="Compact"/>
              <w:spacing w:after="0" w:line="240" w:lineRule="auto"/>
              <w:jc w:val="left"/>
              <w:rPr>
                <w:ins w:id="396" w:author="Author" w:date="2026-09-30T13:42:00Z"/>
              </w:rPr>
            </w:pPr>
            <w:ins w:id="397" w:author="Author" w:date="2026-09-30T13:42:00Z">
              <w:r>
                <w:rPr>
                  <w:sz w:val="20"/>
                  <w:szCs w:val="20"/>
                </w:rPr>
                <w:t>No</w:t>
              </w:r>
            </w:ins>
          </w:p>
        </w:tc>
        <w:tc>
          <w:tcPr>
            <w:tcW w:w="1475" w:type="dxa"/>
          </w:tcPr>
          <w:p w14:paraId="5B2313F9" w14:textId="77777777" w:rsidR="00A61990" w:rsidRDefault="000C0F2E">
            <w:pPr>
              <w:pStyle w:val="Compact"/>
              <w:spacing w:after="0" w:line="240" w:lineRule="auto"/>
              <w:jc w:val="left"/>
              <w:rPr>
                <w:ins w:id="398" w:author="Author" w:date="2026-09-30T13:42:00Z"/>
              </w:rPr>
            </w:pPr>
            <w:ins w:id="399" w:author="Author" w:date="2026-09-30T13:42:00Z">
              <w:r>
                <w:rPr>
                  <w:sz w:val="20"/>
                  <w:szCs w:val="20"/>
                </w:rPr>
                <w:t>No</w:t>
              </w:r>
            </w:ins>
          </w:p>
        </w:tc>
      </w:tr>
      <w:tr w:rsidR="00A61990" w14:paraId="64F19EB6" w14:textId="77777777" w:rsidTr="00A61990">
        <w:trPr>
          <w:ins w:id="400" w:author="Author" w:date="2026-09-30T13:42:00Z"/>
        </w:trPr>
        <w:tc>
          <w:tcPr>
            <w:tcW w:w="1776" w:type="dxa"/>
          </w:tcPr>
          <w:p w14:paraId="11464974" w14:textId="77777777" w:rsidR="00A61990" w:rsidRDefault="000C0F2E">
            <w:pPr>
              <w:pStyle w:val="Compact"/>
              <w:spacing w:after="0" w:line="240" w:lineRule="auto"/>
              <w:jc w:val="left"/>
              <w:rPr>
                <w:ins w:id="401" w:author="Author" w:date="2026-09-30T13:42:00Z"/>
              </w:rPr>
            </w:pPr>
            <w:ins w:id="402" w:author="Author" w:date="2026-09-30T13:42:00Z">
              <w:r>
                <w:rPr>
                  <w:sz w:val="20"/>
                  <w:szCs w:val="20"/>
                </w:rPr>
                <w:t>Dias dos Santos et al. (2025) [21]</w:t>
              </w:r>
            </w:ins>
          </w:p>
        </w:tc>
        <w:tc>
          <w:tcPr>
            <w:tcW w:w="904" w:type="dxa"/>
          </w:tcPr>
          <w:p w14:paraId="507CA8B4" w14:textId="77777777" w:rsidR="00A61990" w:rsidRDefault="000C0F2E">
            <w:pPr>
              <w:pStyle w:val="Compact"/>
              <w:spacing w:after="0" w:line="240" w:lineRule="auto"/>
              <w:jc w:val="left"/>
              <w:rPr>
                <w:ins w:id="403" w:author="Author" w:date="2026-09-30T13:42:00Z"/>
              </w:rPr>
            </w:pPr>
            <w:ins w:id="404" w:author="Author" w:date="2026-09-30T13:42:00Z">
              <w:r>
                <w:rPr>
                  <w:sz w:val="20"/>
                  <w:szCs w:val="20"/>
                </w:rPr>
                <w:t>Canadian GSS</w:t>
              </w:r>
            </w:ins>
          </w:p>
        </w:tc>
        <w:tc>
          <w:tcPr>
            <w:tcW w:w="1189" w:type="dxa"/>
          </w:tcPr>
          <w:p w14:paraId="5960D8C1" w14:textId="77777777" w:rsidR="00A61990" w:rsidRDefault="000C0F2E">
            <w:pPr>
              <w:pStyle w:val="Compact"/>
              <w:spacing w:after="0" w:line="240" w:lineRule="auto"/>
              <w:jc w:val="left"/>
              <w:rPr>
                <w:ins w:id="405" w:author="Author" w:date="2026-09-30T13:42:00Z"/>
              </w:rPr>
            </w:pPr>
            <w:ins w:id="406" w:author="Author" w:date="2026-09-30T13:42:00Z">
              <w:r>
                <w:rPr>
                  <w:sz w:val="20"/>
                  <w:szCs w:val="20"/>
                </w:rPr>
                <w:t>7 (1986–2022)</w:t>
              </w:r>
            </w:ins>
          </w:p>
        </w:tc>
        <w:tc>
          <w:tcPr>
            <w:tcW w:w="1828" w:type="dxa"/>
          </w:tcPr>
          <w:p w14:paraId="73685C5F" w14:textId="77777777" w:rsidR="00A61990" w:rsidRDefault="000C0F2E">
            <w:pPr>
              <w:pStyle w:val="Compact"/>
              <w:spacing w:after="0" w:line="240" w:lineRule="auto"/>
              <w:jc w:val="left"/>
              <w:rPr>
                <w:ins w:id="407" w:author="Author" w:date="2026-09-30T13:42:00Z"/>
              </w:rPr>
            </w:pPr>
            <w:ins w:id="408" w:author="Author" w:date="2026-09-30T13:42:00Z">
              <w:r>
                <w:rPr>
                  <w:sz w:val="20"/>
                  <w:szCs w:val="20"/>
                </w:rPr>
                <w:t>Active-travel episodes</w:t>
              </w:r>
            </w:ins>
          </w:p>
        </w:tc>
        <w:tc>
          <w:tcPr>
            <w:tcW w:w="1094" w:type="dxa"/>
          </w:tcPr>
          <w:p w14:paraId="05AC96CF" w14:textId="77777777" w:rsidR="00A61990" w:rsidRDefault="000C0F2E">
            <w:pPr>
              <w:pStyle w:val="Compact"/>
              <w:spacing w:after="0" w:line="240" w:lineRule="auto"/>
              <w:jc w:val="left"/>
              <w:rPr>
                <w:ins w:id="409" w:author="Author" w:date="2026-09-30T13:42:00Z"/>
              </w:rPr>
            </w:pPr>
            <w:ins w:id="410" w:author="Author" w:date="2026-09-30T13:42:00Z">
              <w:r>
                <w:rPr>
                  <w:sz w:val="20"/>
                  <w:szCs w:val="20"/>
                </w:rPr>
                <w:t>No</w:t>
              </w:r>
            </w:ins>
          </w:p>
        </w:tc>
        <w:tc>
          <w:tcPr>
            <w:tcW w:w="1094" w:type="dxa"/>
          </w:tcPr>
          <w:p w14:paraId="49224510" w14:textId="77777777" w:rsidR="00A61990" w:rsidRDefault="000C0F2E">
            <w:pPr>
              <w:pStyle w:val="Compact"/>
              <w:spacing w:after="0" w:line="240" w:lineRule="auto"/>
              <w:jc w:val="left"/>
              <w:rPr>
                <w:ins w:id="411" w:author="Author" w:date="2026-09-30T13:42:00Z"/>
              </w:rPr>
            </w:pPr>
            <w:ins w:id="412" w:author="Author" w:date="2026-09-30T13:42:00Z">
              <w:r>
                <w:rPr>
                  <w:sz w:val="20"/>
                  <w:szCs w:val="20"/>
                </w:rPr>
                <w:t>No</w:t>
              </w:r>
            </w:ins>
          </w:p>
        </w:tc>
        <w:tc>
          <w:tcPr>
            <w:tcW w:w="1475" w:type="dxa"/>
          </w:tcPr>
          <w:p w14:paraId="42C043B0" w14:textId="77777777" w:rsidR="00A61990" w:rsidRDefault="000C0F2E">
            <w:pPr>
              <w:pStyle w:val="Compact"/>
              <w:spacing w:after="0" w:line="240" w:lineRule="auto"/>
              <w:jc w:val="left"/>
              <w:rPr>
                <w:ins w:id="413" w:author="Author" w:date="2026-09-30T13:42:00Z"/>
              </w:rPr>
            </w:pPr>
            <w:ins w:id="414" w:author="Author" w:date="2026-09-30T13:42:00Z">
              <w:r>
                <w:rPr>
                  <w:sz w:val="20"/>
                  <w:szCs w:val="20"/>
                </w:rPr>
                <w:t>No</w:t>
              </w:r>
            </w:ins>
          </w:p>
        </w:tc>
      </w:tr>
      <w:tr w:rsidR="00A61990" w14:paraId="6B0E5EB5" w14:textId="77777777" w:rsidTr="00A61990">
        <w:trPr>
          <w:ins w:id="415" w:author="Author" w:date="2026-09-30T13:42:00Z"/>
        </w:trPr>
        <w:tc>
          <w:tcPr>
            <w:tcW w:w="1776" w:type="dxa"/>
          </w:tcPr>
          <w:p w14:paraId="24629BEA" w14:textId="77777777" w:rsidR="00A61990" w:rsidRDefault="000C0F2E">
            <w:pPr>
              <w:pStyle w:val="Compact"/>
              <w:spacing w:after="0" w:line="240" w:lineRule="auto"/>
              <w:jc w:val="left"/>
              <w:rPr>
                <w:ins w:id="416" w:author="Author" w:date="2026-09-30T13:42:00Z"/>
              </w:rPr>
            </w:pPr>
            <w:ins w:id="417" w:author="Author" w:date="2026-09-30T13:42:00Z">
              <w:r>
                <w:rPr>
                  <w:sz w:val="20"/>
                  <w:szCs w:val="20"/>
                </w:rPr>
                <w:t>This study</w:t>
              </w:r>
            </w:ins>
          </w:p>
        </w:tc>
        <w:tc>
          <w:tcPr>
            <w:tcW w:w="904" w:type="dxa"/>
          </w:tcPr>
          <w:p w14:paraId="760413C8" w14:textId="77777777" w:rsidR="00A61990" w:rsidRDefault="000C0F2E">
            <w:pPr>
              <w:pStyle w:val="Compact"/>
              <w:spacing w:after="0" w:line="240" w:lineRule="auto"/>
              <w:jc w:val="left"/>
              <w:rPr>
                <w:ins w:id="418" w:author="Author" w:date="2026-09-30T13:42:00Z"/>
              </w:rPr>
            </w:pPr>
            <w:ins w:id="419" w:author="Author" w:date="2026-09-30T13:42:00Z">
              <w:r>
                <w:rPr>
                  <w:sz w:val="20"/>
                  <w:szCs w:val="20"/>
                </w:rPr>
                <w:t>Canadian GSS + Census</w:t>
              </w:r>
            </w:ins>
          </w:p>
        </w:tc>
        <w:tc>
          <w:tcPr>
            <w:tcW w:w="1189" w:type="dxa"/>
          </w:tcPr>
          <w:p w14:paraId="1577CD34" w14:textId="77777777" w:rsidR="00A61990" w:rsidRDefault="000C0F2E">
            <w:pPr>
              <w:pStyle w:val="Compact"/>
              <w:spacing w:after="0" w:line="240" w:lineRule="auto"/>
              <w:jc w:val="left"/>
              <w:rPr>
                <w:ins w:id="420" w:author="Author" w:date="2026-09-30T13:42:00Z"/>
              </w:rPr>
            </w:pPr>
            <w:ins w:id="421" w:author="Author" w:date="2026-09-30T13:42:00Z">
              <w:r>
                <w:rPr>
                  <w:sz w:val="20"/>
                  <w:szCs w:val="20"/>
                </w:rPr>
                <w:t>4 (2005–2022)</w:t>
              </w:r>
            </w:ins>
          </w:p>
        </w:tc>
        <w:tc>
          <w:tcPr>
            <w:tcW w:w="1828" w:type="dxa"/>
          </w:tcPr>
          <w:p w14:paraId="30080CF2" w14:textId="77777777" w:rsidR="00A61990" w:rsidRDefault="000C0F2E">
            <w:pPr>
              <w:pStyle w:val="Compact"/>
              <w:spacing w:after="0" w:line="240" w:lineRule="auto"/>
              <w:jc w:val="left"/>
              <w:rPr>
                <w:ins w:id="422" w:author="Author" w:date="2026-09-30T13:42:00Z"/>
              </w:rPr>
            </w:pPr>
            <w:ins w:id="423" w:author="Author" w:date="2026-09-30T13:42:00Z">
              <w:r>
                <w:rPr>
                  <w:sz w:val="20"/>
                  <w:szCs w:val="20"/>
                </w:rPr>
                <w:t>Household presence, activity, metabolic rate</w:t>
              </w:r>
            </w:ins>
          </w:p>
        </w:tc>
        <w:tc>
          <w:tcPr>
            <w:tcW w:w="1094" w:type="dxa"/>
          </w:tcPr>
          <w:p w14:paraId="3FE57D93" w14:textId="77777777" w:rsidR="00A61990" w:rsidRDefault="000C0F2E">
            <w:pPr>
              <w:pStyle w:val="Compact"/>
              <w:spacing w:after="0" w:line="240" w:lineRule="auto"/>
              <w:jc w:val="left"/>
              <w:rPr>
                <w:ins w:id="424" w:author="Author" w:date="2026-09-30T13:42:00Z"/>
              </w:rPr>
            </w:pPr>
            <w:ins w:id="425" w:author="Author" w:date="2026-09-30T13:42:00Z">
              <w:r>
                <w:rPr>
                  <w:sz w:val="20"/>
                  <w:szCs w:val="20"/>
                </w:rPr>
                <w:t>Yes (2025)</w:t>
              </w:r>
            </w:ins>
          </w:p>
        </w:tc>
        <w:tc>
          <w:tcPr>
            <w:tcW w:w="1094" w:type="dxa"/>
          </w:tcPr>
          <w:p w14:paraId="620F4C30" w14:textId="77777777" w:rsidR="00A61990" w:rsidRDefault="000C0F2E">
            <w:pPr>
              <w:pStyle w:val="Compact"/>
              <w:spacing w:after="0" w:line="240" w:lineRule="auto"/>
              <w:jc w:val="left"/>
              <w:rPr>
                <w:ins w:id="426" w:author="Author" w:date="2026-09-30T13:42:00Z"/>
              </w:rPr>
            </w:pPr>
            <w:ins w:id="427" w:author="Author" w:date="2026-09-30T13:42:00Z">
              <w:r>
                <w:rPr>
                  <w:sz w:val="20"/>
                  <w:szCs w:val="20"/>
                </w:rPr>
                <w:t>Yes (2016→2021 hindcast)</w:t>
              </w:r>
            </w:ins>
          </w:p>
        </w:tc>
        <w:tc>
          <w:tcPr>
            <w:tcW w:w="1475" w:type="dxa"/>
          </w:tcPr>
          <w:p w14:paraId="7FEABAD4" w14:textId="77777777" w:rsidR="00A61990" w:rsidRDefault="000C0F2E">
            <w:pPr>
              <w:pStyle w:val="Compact"/>
              <w:spacing w:after="0" w:line="240" w:lineRule="auto"/>
              <w:jc w:val="left"/>
              <w:rPr>
                <w:ins w:id="428" w:author="Author" w:date="2026-09-30T13:42:00Z"/>
              </w:rPr>
            </w:pPr>
            <w:ins w:id="429" w:author="Author" w:date="2026-09-30T13:42:00Z">
              <w:r>
                <w:rPr>
                  <w:sz w:val="20"/>
                  <w:szCs w:val="20"/>
                </w:rPr>
                <w:t>EnergyPlus, six neighbourhoods</w:t>
              </w:r>
            </w:ins>
          </w:p>
        </w:tc>
      </w:tr>
    </w:tbl>
    <w:p w14:paraId="21544429" w14:textId="77777777" w:rsidR="00A61990" w:rsidRDefault="000C0F2E">
      <w:pPr>
        <w:pStyle w:val="Heading2"/>
        <w:rPr>
          <w:ins w:id="430" w:author="Author" w:date="2026-09-30T13:42:00Z"/>
        </w:rPr>
      </w:pPr>
      <w:bookmarkStart w:id="431" w:name="gap-aim-and-contribution"/>
      <w:bookmarkEnd w:id="55"/>
      <w:ins w:id="432" w:author="Author" w:date="2026-09-30T13:42:00Z">
        <w:r>
          <w:t>1</w:t>
        </w:r>
        <w:r>
          <w:t>.3 Gap, aim and contribution</w:t>
        </w:r>
      </w:ins>
    </w:p>
    <w:p w14:paraId="38C79CDB" w14:textId="77777777" w:rsidR="00A61990" w:rsidRDefault="000C0F2E">
      <w:pPr>
        <w:pStyle w:val="FirstParagraph"/>
        <w:rPr>
          <w:ins w:id="433" w:author="Author" w:date="2026-09-30T13:42:00Z"/>
        </w:rPr>
      </w:pPr>
      <w:ins w:id="434" w:author="Author" w:date="2026-09-30T13:42:00Z">
        <w:r>
          <w:t>Prior TUS-based work either models a single survey cycle, or describes change across cycles without projecting beyond the last survey. This study harmonises four Canadian GSS cycles (2005, 2010, 2015 and 2022) into one household schedule format, links them</w:t>
        </w:r>
        <w:r>
          <w:t xml:space="preserve"> to four Census cycles, and adds a generative projection of the household population past the last census, tested by a held-out-cycle hindcast. The contribution is the combination of these parts for Canada, across the COVID-19 break, at household level: a </w:t>
        </w:r>
        <w:r>
          <w:t>longitudinal-plus-projective occupant-behaviour pipeline rather than a new modelling paradigm.</w:t>
        </w:r>
      </w:ins>
    </w:p>
    <w:p w14:paraId="5CD94DBB" w14:textId="77777777" w:rsidR="00A61990" w:rsidRDefault="000C0F2E">
      <w:pPr>
        <w:pStyle w:val="BodyText"/>
        <w:rPr>
          <w:ins w:id="435" w:author="Author" w:date="2026-09-30T13:42:00Z"/>
        </w:rPr>
      </w:pPr>
      <w:ins w:id="436" w:author="Author" w:date="2026-09-30T13:42:00Z">
        <w:r>
          <w:t>The study has three objectives:</w:t>
        </w:r>
      </w:ins>
    </w:p>
    <w:p w14:paraId="1787E66A" w14:textId="77777777" w:rsidR="00A61990" w:rsidRDefault="000C0F2E">
      <w:pPr>
        <w:pStyle w:val="Compact"/>
        <w:numPr>
          <w:ilvl w:val="0"/>
          <w:numId w:val="3"/>
        </w:numPr>
        <w:rPr>
          <w:ins w:id="437" w:author="Author" w:date="2026-09-30T13:42:00Z"/>
        </w:rPr>
      </w:pPr>
      <w:ins w:id="438" w:author="Author" w:date="2026-09-30T13:42:00Z">
        <w:r>
          <w:t xml:space="preserve">build household-level presence, activity and metabolic schedules for 2005, 2010, 2015 and 2022 from the GSS and Census, with the </w:t>
        </w:r>
        <w:r>
          <w:t>same definitions in every cycle;</w:t>
        </w:r>
      </w:ins>
    </w:p>
    <w:p w14:paraId="539F1E10" w14:textId="77777777" w:rsidR="00A61990" w:rsidRDefault="000C0F2E">
      <w:pPr>
        <w:pStyle w:val="Compact"/>
        <w:numPr>
          <w:ilvl w:val="0"/>
          <w:numId w:val="3"/>
        </w:numPr>
        <w:rPr>
          <w:ins w:id="439" w:author="Author" w:date="2026-09-30T13:42:00Z"/>
        </w:rPr>
      </w:pPr>
      <w:ins w:id="440" w:author="Author" w:date="2026-09-30T13:42:00Z">
        <w:r>
          <w:t>project the household population to 2025 with a conditional variational autoencoder (C-VAE) and a cluster-based drift model, and test that projection quantitatively against the 2021 Census and simple baselines;</w:t>
        </w:r>
      </w:ins>
    </w:p>
    <w:p w14:paraId="1A513670" w14:textId="77777777" w:rsidR="00A61990" w:rsidRDefault="000C0F2E">
      <w:pPr>
        <w:pStyle w:val="Compact"/>
        <w:numPr>
          <w:ilvl w:val="0"/>
          <w:numId w:val="3"/>
        </w:numPr>
        <w:rPr>
          <w:ins w:id="441" w:author="Author" w:date="2026-09-30T13:42:00Z"/>
        </w:rPr>
      </w:pPr>
      <w:ins w:id="442" w:author="Author" w:date="2026-09-30T13:42:00Z">
        <w:r>
          <w:t>show whether</w:t>
        </w:r>
        <w:r>
          <w:t xml:space="preserve"> the cycle-to-cycle differences in occupancy, and the projection, are large enough to change simulated heating, cooling and peak timing, under a fixed building and a fixed weather file.</w:t>
        </w:r>
      </w:ins>
    </w:p>
    <w:p w14:paraId="38A22C5F" w14:textId="77777777" w:rsidR="00A61990" w:rsidRDefault="000C0F2E">
      <w:pPr>
        <w:pStyle w:val="FirstParagraph"/>
        <w:rPr>
          <w:ins w:id="443" w:author="Author" w:date="2026-09-30T13:42:00Z"/>
        </w:rPr>
      </w:pPr>
      <w:ins w:id="444" w:author="Author" w:date="2026-09-30T13:42:00Z">
        <w:r>
          <w:t>The building simulation serves the third objective only. It is a demon</w:t>
        </w:r>
        <w:r>
          <w:t>stration for one cold-climate city (Montreal, climate zone 6A), not a stock model and not a basis for code factors.</w:t>
        </w:r>
      </w:ins>
    </w:p>
    <w:p w14:paraId="408D0F81" w14:textId="77777777" w:rsidR="00A61990" w:rsidRDefault="000C0F2E">
      <w:pPr>
        <w:pStyle w:val="BodyText"/>
        <w:rPr>
          <w:ins w:id="445" w:author="Author" w:date="2026-09-30T13:42:00Z"/>
        </w:rPr>
      </w:pPr>
      <w:ins w:id="446" w:author="Author" w:date="2026-09-30T13:42:00Z">
        <w:r>
          <w:t>This paper shares its GSS and Census processing with a companion study [25], which asks a different question: how household electricity load</w:t>
        </w:r>
        <w:r>
          <w:t xml:space="preserve"> shapes change at stock scale across Canadian cycles and scenarios to 2030. The present paper is about the occupancy schedules themselves, their change across cycles, and the validity of the projected cohort; the companion paper takes schedules of this kin</w:t>
        </w:r>
        <w:r>
          <w:t>d as its input. An earlier version of the schedule pipeline, covering the 2005, 2015 and 2025 cycles and one single-family house in three climate zones, was presented at eSim 2026 [26]; the present paper adds the 2010 and 2022 cycles, the hindcast test and</w:t>
        </w:r>
        <w:r>
          <w:t xml:space="preserve"> the neighbourhood simulations, and its energy results, obtained with a corrected extraction, replace those of the conference paper.</w:t>
        </w:r>
      </w:ins>
    </w:p>
    <w:p w14:paraId="7E989D47" w14:textId="77777777" w:rsidR="00A61990" w:rsidRDefault="000C0F2E">
      <w:pPr>
        <w:pStyle w:val="Heading1"/>
        <w:rPr>
          <w:ins w:id="447" w:author="Author" w:date="2026-09-30T13:42:00Z"/>
        </w:rPr>
      </w:pPr>
      <w:bookmarkStart w:id="448" w:name="data"/>
      <w:bookmarkEnd w:id="44"/>
      <w:bookmarkEnd w:id="431"/>
      <w:ins w:id="449" w:author="Author" w:date="2026-09-30T13:42:00Z">
        <w:r>
          <w:t>2 Data</w:t>
        </w:r>
      </w:ins>
    </w:p>
    <w:p w14:paraId="3FD6AFB1" w14:textId="77777777" w:rsidR="00A61990" w:rsidRDefault="000C0F2E">
      <w:pPr>
        <w:pStyle w:val="FirstParagraph"/>
        <w:rPr>
          <w:ins w:id="450" w:author="Author" w:date="2026-09-30T13:42:00Z"/>
        </w:rPr>
      </w:pPr>
      <w:ins w:id="451" w:author="Author" w:date="2026-09-30T13:42:00Z">
        <w:r>
          <w:t>The study combines two Statistics Canada microdata sources: the Census of Population public-use microdata files (PUM</w:t>
        </w:r>
        <w:r>
          <w:t>F), which give the structure of households, and the GSS time-use cycles, which give what people do and where they are over a day. Section 2.1 describes the Census files, Section 2.2 the GSS cycles, Section 2.3 how the two were harmonised, and Section 2.4 t</w:t>
        </w:r>
        <w:r>
          <w:t>he regional scope.</w:t>
        </w:r>
      </w:ins>
    </w:p>
    <w:p w14:paraId="2A1EFFBB" w14:textId="77777777" w:rsidR="00A61990" w:rsidRDefault="000C0F2E">
      <w:pPr>
        <w:pStyle w:val="Heading2"/>
        <w:rPr>
          <w:ins w:id="452" w:author="Author" w:date="2026-09-30T13:42:00Z"/>
        </w:rPr>
      </w:pPr>
      <w:bookmarkStart w:id="453" w:name="X8abac0d81165f48c34066d5fd658bc28a3a1c41"/>
      <w:ins w:id="454" w:author="Author" w:date="2026-09-30T13:42:00Z">
        <w:r>
          <w:t>2.1 Census of Population PUMF (2006, 2011, 2016, 2021)</w:t>
        </w:r>
      </w:ins>
    </w:p>
    <w:p w14:paraId="02456807" w14:textId="77777777" w:rsidR="00A61990" w:rsidRDefault="000C0F2E">
      <w:pPr>
        <w:pStyle w:val="FirstParagraph"/>
        <w:rPr>
          <w:ins w:id="455" w:author="Author" w:date="2026-09-30T13:42:00Z"/>
        </w:rPr>
      </w:pPr>
      <w:ins w:id="456" w:author="Author" w:date="2026-09-30T13:42:00Z">
        <w:r>
          <w:t>The hierarchical Census PUMF gives one record per person with household and dwelling identifiers, so households can be rebuilt from their members. Four cycles were used (Table 2). Th</w:t>
        </w:r>
        <w:r>
          <w:t>e 2011 cycle is the voluntary National Household Survey (NHS), whose response rate was 68.6 % [27]; the other three cycles come from the mandatory long-form census [28]. The PUMF identifies province and, for large cities, census metropolitan area (CMA); Mo</w:t>
        </w:r>
        <w:r>
          <w:t>ntreal is CMA 462 in the 2016 and 2021 files.</w:t>
        </w:r>
      </w:ins>
    </w:p>
    <w:p w14:paraId="3BB485C5" w14:textId="77777777" w:rsidR="00A61990" w:rsidRDefault="000C0F2E">
      <w:pPr>
        <w:pStyle w:val="Heading2"/>
        <w:rPr>
          <w:ins w:id="457" w:author="Author" w:date="2026-09-30T13:42:00Z"/>
        </w:rPr>
      </w:pPr>
      <w:bookmarkStart w:id="458" w:name="gss-time-use-cycles-2005-2010-2015-2022"/>
      <w:bookmarkEnd w:id="453"/>
      <w:ins w:id="459" w:author="Author" w:date="2026-09-30T13:42:00Z">
        <w:r>
          <w:t>2.2 GSS time-use cycles (2005, 2010, 2015, 2022)</w:t>
        </w:r>
      </w:ins>
    </w:p>
    <w:p w14:paraId="177CBD60" w14:textId="77777777" w:rsidR="00A61990" w:rsidRDefault="000C0F2E">
      <w:pPr>
        <w:pStyle w:val="FirstParagraph"/>
        <w:rPr>
          <w:ins w:id="460" w:author="Author" w:date="2026-09-30T13:42:00Z"/>
        </w:rPr>
      </w:pPr>
      <w:ins w:id="461" w:author="Author" w:date="2026-09-30T13:42:00Z">
        <w:r>
          <w:t>The GSS time-use cycles (Cycles 19, 24, 29 and 38) ask one person aged 15 or over per household to report a 24-hour diary of episodes, each with an activity code</w:t>
        </w:r>
        <w:r>
          <w:t>, a location and the people present [29]. The 2005 cycle had 19,597 respondents and a response rate of 58.6 % [30]; the 2015 cycle had 17,390 usable responses and a response rate of 38.2 % [31]. Table 2 gives the respondents and episodes retained after har</w:t>
        </w:r>
        <w:r>
          <w:t>monisation. The 2022 cycle was collected after the COVID-19 pandemic and includes more detail on work done at home. Children under 15 have no diary.</w:t>
        </w:r>
      </w:ins>
    </w:p>
    <w:p w14:paraId="2779B816" w14:textId="77777777" w:rsidR="00A61990" w:rsidRDefault="000C0F2E">
      <w:pPr>
        <w:pStyle w:val="BodyText"/>
        <w:rPr>
          <w:ins w:id="462" w:author="Author" w:date="2026-09-30T13:42:00Z"/>
        </w:rPr>
      </w:pPr>
      <w:ins w:id="463" w:author="Author" w:date="2026-09-30T13:42:00Z">
        <w:r>
          <w:t>Table 2. Sample sizes per cycle (national; Quebec in brackets). Census counts are persons and private house</w:t>
        </w:r>
        <w:r>
          <w:t>holds in the PUMF file read by the pipeline; GSS counts are respondents and diary episodes retained after harmonisation; the last two rows are the households in the schedule files and the households simulated.</w:t>
        </w:r>
      </w:ins>
    </w:p>
    <w:tbl>
      <w:tblPr>
        <w:tblStyle w:val="Table"/>
        <w:tblW w:w="5000" w:type="pct"/>
        <w:tblLayout w:type="fixed"/>
        <w:tblCellMar>
          <w:left w:w="72" w:type="dxa"/>
          <w:right w:w="72" w:type="dxa"/>
        </w:tblCellMar>
        <w:tblLook w:val="0020" w:firstRow="1" w:lastRow="0" w:firstColumn="0" w:lastColumn="0" w:noHBand="0" w:noVBand="0"/>
      </w:tblPr>
      <w:tblGrid>
        <w:gridCol w:w="2568"/>
        <w:gridCol w:w="2456"/>
        <w:gridCol w:w="1219"/>
        <w:gridCol w:w="1219"/>
        <w:gridCol w:w="1219"/>
        <w:gridCol w:w="823"/>
      </w:tblGrid>
      <w:tr w:rsidR="00A61990" w14:paraId="52557073" w14:textId="77777777" w:rsidTr="00A61990">
        <w:trPr>
          <w:cnfStyle w:val="100000000000" w:firstRow="1" w:lastRow="0" w:firstColumn="0" w:lastColumn="0" w:oddVBand="0" w:evenVBand="0" w:oddHBand="0" w:evenHBand="0" w:firstRowFirstColumn="0" w:firstRowLastColumn="0" w:lastRowFirstColumn="0" w:lastRowLastColumn="0"/>
          <w:tblHeader/>
          <w:ins w:id="464" w:author="Author" w:date="2026-09-30T13:42:00Z"/>
        </w:trPr>
        <w:tc>
          <w:tcPr>
            <w:tcW w:w="2528" w:type="dxa"/>
          </w:tcPr>
          <w:p w14:paraId="0397DDEA" w14:textId="77777777" w:rsidR="00A61990" w:rsidRDefault="00A61990">
            <w:pPr>
              <w:pStyle w:val="Compact"/>
              <w:spacing w:after="0" w:line="240" w:lineRule="auto"/>
              <w:rPr>
                <w:ins w:id="465" w:author="Author" w:date="2026-09-30T13:42:00Z"/>
              </w:rPr>
            </w:pPr>
          </w:p>
        </w:tc>
        <w:tc>
          <w:tcPr>
            <w:tcW w:w="2418" w:type="dxa"/>
          </w:tcPr>
          <w:p w14:paraId="74291D24" w14:textId="77777777" w:rsidR="00A61990" w:rsidRDefault="000C0F2E">
            <w:pPr>
              <w:pStyle w:val="Compact"/>
              <w:spacing w:after="0" w:line="240" w:lineRule="auto"/>
              <w:jc w:val="right"/>
              <w:rPr>
                <w:ins w:id="466" w:author="Author" w:date="2026-09-30T13:42:00Z"/>
              </w:rPr>
            </w:pPr>
            <w:ins w:id="467" w:author="Author" w:date="2026-09-30T13:42:00Z">
              <w:r>
                <w:rPr>
                  <w:sz w:val="20"/>
                  <w:szCs w:val="20"/>
                </w:rPr>
                <w:t>2005 / 2006</w:t>
              </w:r>
            </w:ins>
          </w:p>
        </w:tc>
        <w:tc>
          <w:tcPr>
            <w:tcW w:w="1201" w:type="dxa"/>
          </w:tcPr>
          <w:p w14:paraId="684FE4B0" w14:textId="77777777" w:rsidR="00A61990" w:rsidRDefault="000C0F2E">
            <w:pPr>
              <w:pStyle w:val="Compact"/>
              <w:spacing w:after="0" w:line="240" w:lineRule="auto"/>
              <w:jc w:val="right"/>
              <w:rPr>
                <w:ins w:id="468" w:author="Author" w:date="2026-09-30T13:42:00Z"/>
              </w:rPr>
            </w:pPr>
            <w:ins w:id="469" w:author="Author" w:date="2026-09-30T13:42:00Z">
              <w:r>
                <w:rPr>
                  <w:sz w:val="20"/>
                  <w:szCs w:val="20"/>
                </w:rPr>
                <w:t>2010 / 2011</w:t>
              </w:r>
            </w:ins>
          </w:p>
        </w:tc>
        <w:tc>
          <w:tcPr>
            <w:tcW w:w="1201" w:type="dxa"/>
          </w:tcPr>
          <w:p w14:paraId="5C052275" w14:textId="77777777" w:rsidR="00A61990" w:rsidRDefault="000C0F2E">
            <w:pPr>
              <w:pStyle w:val="Compact"/>
              <w:spacing w:after="0" w:line="240" w:lineRule="auto"/>
              <w:jc w:val="right"/>
              <w:rPr>
                <w:ins w:id="470" w:author="Author" w:date="2026-09-30T13:42:00Z"/>
              </w:rPr>
            </w:pPr>
            <w:ins w:id="471" w:author="Author" w:date="2026-09-30T13:42:00Z">
              <w:r>
                <w:rPr>
                  <w:sz w:val="20"/>
                  <w:szCs w:val="20"/>
                </w:rPr>
                <w:t>2015 / 2016</w:t>
              </w:r>
            </w:ins>
          </w:p>
        </w:tc>
        <w:tc>
          <w:tcPr>
            <w:tcW w:w="1201" w:type="dxa"/>
          </w:tcPr>
          <w:p w14:paraId="4C07B945" w14:textId="77777777" w:rsidR="00A61990" w:rsidRDefault="000C0F2E">
            <w:pPr>
              <w:pStyle w:val="Compact"/>
              <w:spacing w:after="0" w:line="240" w:lineRule="auto"/>
              <w:jc w:val="right"/>
              <w:rPr>
                <w:ins w:id="472" w:author="Author" w:date="2026-09-30T13:42:00Z"/>
              </w:rPr>
            </w:pPr>
            <w:ins w:id="473" w:author="Author" w:date="2026-09-30T13:42:00Z">
              <w:r>
                <w:rPr>
                  <w:sz w:val="20"/>
                  <w:szCs w:val="20"/>
                </w:rPr>
                <w:t>2022 / 2021</w:t>
              </w:r>
            </w:ins>
          </w:p>
        </w:tc>
        <w:tc>
          <w:tcPr>
            <w:tcW w:w="811" w:type="dxa"/>
          </w:tcPr>
          <w:p w14:paraId="5F5B72F1" w14:textId="77777777" w:rsidR="00A61990" w:rsidRDefault="000C0F2E">
            <w:pPr>
              <w:pStyle w:val="Compact"/>
              <w:spacing w:after="0" w:line="240" w:lineRule="auto"/>
              <w:jc w:val="right"/>
              <w:rPr>
                <w:ins w:id="474" w:author="Author" w:date="2026-09-30T13:42:00Z"/>
              </w:rPr>
            </w:pPr>
            <w:ins w:id="475" w:author="Author" w:date="2026-09-30T13:42:00Z">
              <w:r>
                <w:rPr>
                  <w:sz w:val="20"/>
                  <w:szCs w:val="20"/>
                </w:rPr>
                <w:t>2025</w:t>
              </w:r>
            </w:ins>
          </w:p>
        </w:tc>
      </w:tr>
      <w:tr w:rsidR="00A61990" w14:paraId="194DCC28" w14:textId="77777777" w:rsidTr="00A61990">
        <w:trPr>
          <w:ins w:id="476" w:author="Author" w:date="2026-09-30T13:42:00Z"/>
        </w:trPr>
        <w:tc>
          <w:tcPr>
            <w:tcW w:w="2528" w:type="dxa"/>
          </w:tcPr>
          <w:p w14:paraId="32C7D102" w14:textId="77777777" w:rsidR="00A61990" w:rsidRDefault="000C0F2E">
            <w:pPr>
              <w:pStyle w:val="Compact"/>
              <w:spacing w:after="0" w:line="240" w:lineRule="auto"/>
              <w:jc w:val="left"/>
              <w:rPr>
                <w:ins w:id="477" w:author="Author" w:date="2026-09-30T13:42:00Z"/>
              </w:rPr>
            </w:pPr>
            <w:ins w:id="478" w:author="Author" w:date="2026-09-30T13:42:00Z">
              <w:r>
                <w:rPr>
                  <w:sz w:val="20"/>
                  <w:szCs w:val="20"/>
                </w:rPr>
                <w:t>Census persons</w:t>
              </w:r>
            </w:ins>
          </w:p>
        </w:tc>
        <w:tc>
          <w:tcPr>
            <w:tcW w:w="2418" w:type="dxa"/>
          </w:tcPr>
          <w:p w14:paraId="36A9FC6A" w14:textId="77777777" w:rsidR="00A61990" w:rsidRDefault="000C0F2E">
            <w:pPr>
              <w:pStyle w:val="Compact"/>
              <w:spacing w:after="0" w:line="240" w:lineRule="auto"/>
              <w:jc w:val="right"/>
              <w:rPr>
                <w:ins w:id="479" w:author="Author" w:date="2026-09-30T13:42:00Z"/>
              </w:rPr>
            </w:pPr>
            <w:ins w:id="480" w:author="Author" w:date="2026-09-30T13:42:00Z">
              <w:r>
                <w:rPr>
                  <w:sz w:val="20"/>
                  <w:szCs w:val="20"/>
                </w:rPr>
                <w:t>309,841 (73,860)</w:t>
              </w:r>
            </w:ins>
          </w:p>
        </w:tc>
        <w:tc>
          <w:tcPr>
            <w:tcW w:w="1201" w:type="dxa"/>
          </w:tcPr>
          <w:p w14:paraId="32453B4F" w14:textId="77777777" w:rsidR="00A61990" w:rsidRDefault="000C0F2E">
            <w:pPr>
              <w:pStyle w:val="Compact"/>
              <w:spacing w:after="0" w:line="240" w:lineRule="auto"/>
              <w:jc w:val="right"/>
              <w:rPr>
                <w:ins w:id="481" w:author="Author" w:date="2026-09-30T13:42:00Z"/>
              </w:rPr>
            </w:pPr>
            <w:ins w:id="482" w:author="Author" w:date="2026-09-30T13:42:00Z">
              <w:r>
                <w:rPr>
                  <w:sz w:val="20"/>
                  <w:szCs w:val="20"/>
                </w:rPr>
                <w:t>333,008 (79,580)</w:t>
              </w:r>
            </w:ins>
          </w:p>
        </w:tc>
        <w:tc>
          <w:tcPr>
            <w:tcW w:w="1201" w:type="dxa"/>
          </w:tcPr>
          <w:p w14:paraId="25012682" w14:textId="77777777" w:rsidR="00A61990" w:rsidRDefault="000C0F2E">
            <w:pPr>
              <w:pStyle w:val="Compact"/>
              <w:spacing w:after="0" w:line="240" w:lineRule="auto"/>
              <w:jc w:val="right"/>
              <w:rPr>
                <w:ins w:id="483" w:author="Author" w:date="2026-09-30T13:42:00Z"/>
              </w:rPr>
            </w:pPr>
            <w:ins w:id="484" w:author="Author" w:date="2026-09-30T13:42:00Z">
              <w:r>
                <w:rPr>
                  <w:sz w:val="20"/>
                  <w:szCs w:val="20"/>
                </w:rPr>
                <w:t>343,330 (79,498)</w:t>
              </w:r>
            </w:ins>
          </w:p>
        </w:tc>
        <w:tc>
          <w:tcPr>
            <w:tcW w:w="1201" w:type="dxa"/>
          </w:tcPr>
          <w:p w14:paraId="382F16C7" w14:textId="77777777" w:rsidR="00A61990" w:rsidRDefault="000C0F2E">
            <w:pPr>
              <w:pStyle w:val="Compact"/>
              <w:spacing w:after="0" w:line="240" w:lineRule="auto"/>
              <w:jc w:val="right"/>
              <w:rPr>
                <w:ins w:id="485" w:author="Author" w:date="2026-09-30T13:42:00Z"/>
              </w:rPr>
            </w:pPr>
            <w:ins w:id="486" w:author="Author" w:date="2026-09-30T13:42:00Z">
              <w:r>
                <w:rPr>
                  <w:sz w:val="20"/>
                  <w:szCs w:val="20"/>
                </w:rPr>
                <w:t>361,915 (82,992)</w:t>
              </w:r>
            </w:ins>
          </w:p>
        </w:tc>
        <w:tc>
          <w:tcPr>
            <w:tcW w:w="811" w:type="dxa"/>
          </w:tcPr>
          <w:p w14:paraId="0189AA10" w14:textId="77777777" w:rsidR="00A61990" w:rsidRDefault="000C0F2E">
            <w:pPr>
              <w:pStyle w:val="Compact"/>
              <w:spacing w:after="0" w:line="240" w:lineRule="auto"/>
              <w:jc w:val="right"/>
              <w:rPr>
                <w:ins w:id="487" w:author="Author" w:date="2026-09-30T13:42:00Z"/>
              </w:rPr>
            </w:pPr>
            <w:ins w:id="488" w:author="Author" w:date="2026-09-30T13:42:00Z">
              <w:r>
                <w:rPr>
                  <w:sz w:val="20"/>
                  <w:szCs w:val="20"/>
                </w:rPr>
                <w:t>—</w:t>
              </w:r>
            </w:ins>
          </w:p>
        </w:tc>
      </w:tr>
      <w:tr w:rsidR="00A61990" w14:paraId="254217D6" w14:textId="77777777" w:rsidTr="00A61990">
        <w:trPr>
          <w:ins w:id="489" w:author="Author" w:date="2026-09-30T13:42:00Z"/>
        </w:trPr>
        <w:tc>
          <w:tcPr>
            <w:tcW w:w="2528" w:type="dxa"/>
          </w:tcPr>
          <w:p w14:paraId="589DD1AE" w14:textId="77777777" w:rsidR="00A61990" w:rsidRDefault="000C0F2E">
            <w:pPr>
              <w:pStyle w:val="Compact"/>
              <w:spacing w:after="0" w:line="240" w:lineRule="auto"/>
              <w:jc w:val="left"/>
              <w:rPr>
                <w:ins w:id="490" w:author="Author" w:date="2026-09-30T13:42:00Z"/>
              </w:rPr>
            </w:pPr>
            <w:ins w:id="491" w:author="Author" w:date="2026-09-30T13:42:00Z">
              <w:r>
                <w:rPr>
                  <w:sz w:val="20"/>
                  <w:szCs w:val="20"/>
                </w:rPr>
                <w:t>Census households</w:t>
              </w:r>
            </w:ins>
          </w:p>
        </w:tc>
        <w:tc>
          <w:tcPr>
            <w:tcW w:w="2418" w:type="dxa"/>
          </w:tcPr>
          <w:p w14:paraId="3981D990" w14:textId="77777777" w:rsidR="00A61990" w:rsidRDefault="000C0F2E">
            <w:pPr>
              <w:pStyle w:val="Compact"/>
              <w:spacing w:after="0" w:line="240" w:lineRule="auto"/>
              <w:jc w:val="right"/>
              <w:rPr>
                <w:ins w:id="492" w:author="Author" w:date="2026-09-30T13:42:00Z"/>
              </w:rPr>
            </w:pPr>
            <w:ins w:id="493" w:author="Author" w:date="2026-09-30T13:42:00Z">
              <w:r>
                <w:rPr>
                  <w:sz w:val="20"/>
                  <w:szCs w:val="20"/>
                </w:rPr>
                <w:t>124,358 (31,895)</w:t>
              </w:r>
            </w:ins>
          </w:p>
        </w:tc>
        <w:tc>
          <w:tcPr>
            <w:tcW w:w="1201" w:type="dxa"/>
          </w:tcPr>
          <w:p w14:paraId="45844746" w14:textId="77777777" w:rsidR="00A61990" w:rsidRDefault="000C0F2E">
            <w:pPr>
              <w:pStyle w:val="Compact"/>
              <w:spacing w:after="0" w:line="240" w:lineRule="auto"/>
              <w:jc w:val="right"/>
              <w:rPr>
                <w:ins w:id="494" w:author="Author" w:date="2026-09-30T13:42:00Z"/>
              </w:rPr>
            </w:pPr>
            <w:ins w:id="495" w:author="Author" w:date="2026-09-30T13:42:00Z">
              <w:r>
                <w:rPr>
                  <w:sz w:val="20"/>
                  <w:szCs w:val="20"/>
                </w:rPr>
                <w:t>133,192 (34,458)</w:t>
              </w:r>
            </w:ins>
          </w:p>
        </w:tc>
        <w:tc>
          <w:tcPr>
            <w:tcW w:w="1201" w:type="dxa"/>
          </w:tcPr>
          <w:p w14:paraId="7EAF19B9" w14:textId="77777777" w:rsidR="00A61990" w:rsidRDefault="000C0F2E">
            <w:pPr>
              <w:pStyle w:val="Compact"/>
              <w:spacing w:after="0" w:line="240" w:lineRule="auto"/>
              <w:jc w:val="right"/>
              <w:rPr>
                <w:ins w:id="496" w:author="Author" w:date="2026-09-30T13:42:00Z"/>
              </w:rPr>
            </w:pPr>
            <w:ins w:id="497" w:author="Author" w:date="2026-09-30T13:42:00Z">
              <w:r>
                <w:rPr>
                  <w:sz w:val="20"/>
                  <w:szCs w:val="20"/>
                </w:rPr>
                <w:t>140,720 (35,306)</w:t>
              </w:r>
            </w:ins>
          </w:p>
        </w:tc>
        <w:tc>
          <w:tcPr>
            <w:tcW w:w="1201" w:type="dxa"/>
          </w:tcPr>
          <w:p w14:paraId="1E7AD17C" w14:textId="77777777" w:rsidR="00A61990" w:rsidRDefault="000C0F2E">
            <w:pPr>
              <w:pStyle w:val="Compact"/>
              <w:spacing w:after="0" w:line="240" w:lineRule="auto"/>
              <w:jc w:val="right"/>
              <w:rPr>
                <w:ins w:id="498" w:author="Author" w:date="2026-09-30T13:42:00Z"/>
              </w:rPr>
            </w:pPr>
            <w:ins w:id="499" w:author="Author" w:date="2026-09-30T13:42:00Z">
              <w:r>
                <w:rPr>
                  <w:sz w:val="20"/>
                  <w:szCs w:val="20"/>
                </w:rPr>
                <w:t>149,789 (37,512)</w:t>
              </w:r>
            </w:ins>
          </w:p>
        </w:tc>
        <w:tc>
          <w:tcPr>
            <w:tcW w:w="811" w:type="dxa"/>
          </w:tcPr>
          <w:p w14:paraId="68C33E83" w14:textId="77777777" w:rsidR="00A61990" w:rsidRDefault="000C0F2E">
            <w:pPr>
              <w:pStyle w:val="Compact"/>
              <w:spacing w:after="0" w:line="240" w:lineRule="auto"/>
              <w:jc w:val="right"/>
              <w:rPr>
                <w:ins w:id="500" w:author="Author" w:date="2026-09-30T13:42:00Z"/>
              </w:rPr>
            </w:pPr>
            <w:ins w:id="501" w:author="Author" w:date="2026-09-30T13:42:00Z">
              <w:r>
                <w:rPr>
                  <w:sz w:val="20"/>
                  <w:szCs w:val="20"/>
                </w:rPr>
                <w:t>—</w:t>
              </w:r>
            </w:ins>
          </w:p>
        </w:tc>
      </w:tr>
      <w:tr w:rsidR="00A61990" w14:paraId="471A3570" w14:textId="77777777" w:rsidTr="00A61990">
        <w:trPr>
          <w:ins w:id="502" w:author="Author" w:date="2026-09-30T13:42:00Z"/>
        </w:trPr>
        <w:tc>
          <w:tcPr>
            <w:tcW w:w="2528" w:type="dxa"/>
          </w:tcPr>
          <w:p w14:paraId="739923F6" w14:textId="77777777" w:rsidR="00A61990" w:rsidRDefault="000C0F2E">
            <w:pPr>
              <w:pStyle w:val="Compact"/>
              <w:spacing w:after="0" w:line="240" w:lineRule="auto"/>
              <w:jc w:val="left"/>
              <w:rPr>
                <w:ins w:id="503" w:author="Author" w:date="2026-09-30T13:42:00Z"/>
              </w:rPr>
            </w:pPr>
            <w:ins w:id="504" w:author="Author" w:date="2026-09-30T13:42:00Z">
              <w:r>
                <w:rPr>
                  <w:sz w:val="20"/>
                  <w:szCs w:val="20"/>
                </w:rPr>
                <w:t>GSS respondents retained</w:t>
              </w:r>
            </w:ins>
          </w:p>
        </w:tc>
        <w:tc>
          <w:tcPr>
            <w:tcW w:w="2418" w:type="dxa"/>
          </w:tcPr>
          <w:p w14:paraId="55058F8C" w14:textId="77777777" w:rsidR="00A61990" w:rsidRDefault="000C0F2E">
            <w:pPr>
              <w:pStyle w:val="Compact"/>
              <w:spacing w:after="0" w:line="240" w:lineRule="auto"/>
              <w:jc w:val="right"/>
              <w:rPr>
                <w:ins w:id="505" w:author="Author" w:date="2026-09-30T13:42:00Z"/>
              </w:rPr>
            </w:pPr>
            <w:ins w:id="506" w:author="Author" w:date="2026-09-30T13:42:00Z">
              <w:r>
                <w:rPr>
                  <w:sz w:val="20"/>
                  <w:szCs w:val="20"/>
                </w:rPr>
                <w:t>13,519 (2,717)</w:t>
              </w:r>
            </w:ins>
          </w:p>
        </w:tc>
        <w:tc>
          <w:tcPr>
            <w:tcW w:w="1201" w:type="dxa"/>
          </w:tcPr>
          <w:p w14:paraId="5160DF60" w14:textId="77777777" w:rsidR="00A61990" w:rsidRDefault="000C0F2E">
            <w:pPr>
              <w:pStyle w:val="Compact"/>
              <w:spacing w:after="0" w:line="240" w:lineRule="auto"/>
              <w:jc w:val="right"/>
              <w:rPr>
                <w:ins w:id="507" w:author="Author" w:date="2026-09-30T13:42:00Z"/>
              </w:rPr>
            </w:pPr>
            <w:ins w:id="508" w:author="Author" w:date="2026-09-30T13:42:00Z">
              <w:r>
                <w:rPr>
                  <w:sz w:val="20"/>
                  <w:szCs w:val="20"/>
                </w:rPr>
                <w:t>11,748 (1,798)</w:t>
              </w:r>
            </w:ins>
          </w:p>
        </w:tc>
        <w:tc>
          <w:tcPr>
            <w:tcW w:w="1201" w:type="dxa"/>
          </w:tcPr>
          <w:p w14:paraId="0C6646D6" w14:textId="77777777" w:rsidR="00A61990" w:rsidRDefault="000C0F2E">
            <w:pPr>
              <w:pStyle w:val="Compact"/>
              <w:spacing w:after="0" w:line="240" w:lineRule="auto"/>
              <w:jc w:val="right"/>
              <w:rPr>
                <w:ins w:id="509" w:author="Author" w:date="2026-09-30T13:42:00Z"/>
              </w:rPr>
            </w:pPr>
            <w:ins w:id="510" w:author="Author" w:date="2026-09-30T13:42:00Z">
              <w:r>
                <w:rPr>
                  <w:sz w:val="20"/>
                  <w:szCs w:val="20"/>
                </w:rPr>
                <w:t>15,240 (3,139)</w:t>
              </w:r>
            </w:ins>
          </w:p>
        </w:tc>
        <w:tc>
          <w:tcPr>
            <w:tcW w:w="1201" w:type="dxa"/>
          </w:tcPr>
          <w:p w14:paraId="4AB834DE" w14:textId="77777777" w:rsidR="00A61990" w:rsidRDefault="000C0F2E">
            <w:pPr>
              <w:pStyle w:val="Compact"/>
              <w:spacing w:after="0" w:line="240" w:lineRule="auto"/>
              <w:jc w:val="right"/>
              <w:rPr>
                <w:ins w:id="511" w:author="Author" w:date="2026-09-30T13:42:00Z"/>
              </w:rPr>
            </w:pPr>
            <w:ins w:id="512" w:author="Author" w:date="2026-09-30T13:42:00Z">
              <w:r>
                <w:rPr>
                  <w:sz w:val="20"/>
                  <w:szCs w:val="20"/>
                </w:rPr>
                <w:t>10,618 (2,084)</w:t>
              </w:r>
            </w:ins>
          </w:p>
        </w:tc>
        <w:tc>
          <w:tcPr>
            <w:tcW w:w="811" w:type="dxa"/>
          </w:tcPr>
          <w:p w14:paraId="17D0FA2C" w14:textId="77777777" w:rsidR="00A61990" w:rsidRDefault="000C0F2E">
            <w:pPr>
              <w:pStyle w:val="Compact"/>
              <w:spacing w:after="0" w:line="240" w:lineRule="auto"/>
              <w:jc w:val="right"/>
              <w:rPr>
                <w:ins w:id="513" w:author="Author" w:date="2026-09-30T13:42:00Z"/>
              </w:rPr>
            </w:pPr>
            <w:ins w:id="514" w:author="Author" w:date="2026-09-30T13:42:00Z">
              <w:r>
                <w:rPr>
                  <w:sz w:val="20"/>
                  <w:szCs w:val="20"/>
                </w:rPr>
                <w:t>—</w:t>
              </w:r>
            </w:ins>
          </w:p>
        </w:tc>
      </w:tr>
      <w:tr w:rsidR="00A61990" w14:paraId="32C9E939" w14:textId="77777777" w:rsidTr="00A61990">
        <w:trPr>
          <w:ins w:id="515" w:author="Author" w:date="2026-09-30T13:42:00Z"/>
        </w:trPr>
        <w:tc>
          <w:tcPr>
            <w:tcW w:w="2528" w:type="dxa"/>
          </w:tcPr>
          <w:p w14:paraId="5380E027" w14:textId="77777777" w:rsidR="00A61990" w:rsidRDefault="000C0F2E">
            <w:pPr>
              <w:pStyle w:val="Compact"/>
              <w:spacing w:after="0" w:line="240" w:lineRule="auto"/>
              <w:jc w:val="left"/>
              <w:rPr>
                <w:ins w:id="516" w:author="Author" w:date="2026-09-30T13:42:00Z"/>
              </w:rPr>
            </w:pPr>
            <w:ins w:id="517" w:author="Author" w:date="2026-09-30T13:42:00Z">
              <w:r>
                <w:rPr>
                  <w:sz w:val="20"/>
                  <w:szCs w:val="20"/>
                </w:rPr>
                <w:t>GSS diary episodes retained</w:t>
              </w:r>
            </w:ins>
          </w:p>
        </w:tc>
        <w:tc>
          <w:tcPr>
            <w:tcW w:w="2418" w:type="dxa"/>
          </w:tcPr>
          <w:p w14:paraId="1224298A" w14:textId="77777777" w:rsidR="00A61990" w:rsidRDefault="000C0F2E">
            <w:pPr>
              <w:pStyle w:val="Compact"/>
              <w:spacing w:after="0" w:line="240" w:lineRule="auto"/>
              <w:jc w:val="right"/>
              <w:rPr>
                <w:ins w:id="518" w:author="Author" w:date="2026-09-30T13:42:00Z"/>
              </w:rPr>
            </w:pPr>
            <w:ins w:id="519" w:author="Author" w:date="2026-09-30T13:42:00Z">
              <w:r>
                <w:rPr>
                  <w:sz w:val="20"/>
                  <w:szCs w:val="20"/>
                </w:rPr>
                <w:t>234,743 (47,266)</w:t>
              </w:r>
            </w:ins>
          </w:p>
        </w:tc>
        <w:tc>
          <w:tcPr>
            <w:tcW w:w="1201" w:type="dxa"/>
          </w:tcPr>
          <w:p w14:paraId="105A3FCB" w14:textId="77777777" w:rsidR="00A61990" w:rsidRDefault="000C0F2E">
            <w:pPr>
              <w:pStyle w:val="Compact"/>
              <w:spacing w:after="0" w:line="240" w:lineRule="auto"/>
              <w:jc w:val="right"/>
              <w:rPr>
                <w:ins w:id="520" w:author="Author" w:date="2026-09-30T13:42:00Z"/>
              </w:rPr>
            </w:pPr>
            <w:ins w:id="521" w:author="Author" w:date="2026-09-30T13:42:00Z">
              <w:r>
                <w:rPr>
                  <w:sz w:val="20"/>
                  <w:szCs w:val="20"/>
                </w:rPr>
                <w:t>219,584 (30,966)</w:t>
              </w:r>
            </w:ins>
          </w:p>
        </w:tc>
        <w:tc>
          <w:tcPr>
            <w:tcW w:w="1201" w:type="dxa"/>
          </w:tcPr>
          <w:p w14:paraId="714E0C1C" w14:textId="77777777" w:rsidR="00A61990" w:rsidRDefault="000C0F2E">
            <w:pPr>
              <w:pStyle w:val="Compact"/>
              <w:spacing w:after="0" w:line="240" w:lineRule="auto"/>
              <w:jc w:val="right"/>
              <w:rPr>
                <w:ins w:id="522" w:author="Author" w:date="2026-09-30T13:42:00Z"/>
              </w:rPr>
            </w:pPr>
            <w:ins w:id="523" w:author="Author" w:date="2026-09-30T13:42:00Z">
              <w:r>
                <w:rPr>
                  <w:sz w:val="20"/>
                  <w:szCs w:val="20"/>
                </w:rPr>
                <w:t>241,227 (52,291)</w:t>
              </w:r>
            </w:ins>
          </w:p>
        </w:tc>
        <w:tc>
          <w:tcPr>
            <w:tcW w:w="1201" w:type="dxa"/>
          </w:tcPr>
          <w:p w14:paraId="5A33854E" w14:textId="77777777" w:rsidR="00A61990" w:rsidRDefault="000C0F2E">
            <w:pPr>
              <w:pStyle w:val="Compact"/>
              <w:spacing w:after="0" w:line="240" w:lineRule="auto"/>
              <w:jc w:val="right"/>
              <w:rPr>
                <w:ins w:id="524" w:author="Author" w:date="2026-09-30T13:42:00Z"/>
              </w:rPr>
            </w:pPr>
            <w:ins w:id="525" w:author="Author" w:date="2026-09-30T13:42:00Z">
              <w:r>
                <w:rPr>
                  <w:sz w:val="20"/>
                  <w:szCs w:val="20"/>
                </w:rPr>
                <w:t>145,417 (28,906)</w:t>
              </w:r>
            </w:ins>
          </w:p>
        </w:tc>
        <w:tc>
          <w:tcPr>
            <w:tcW w:w="811" w:type="dxa"/>
          </w:tcPr>
          <w:p w14:paraId="058DFA59" w14:textId="77777777" w:rsidR="00A61990" w:rsidRDefault="000C0F2E">
            <w:pPr>
              <w:pStyle w:val="Compact"/>
              <w:spacing w:after="0" w:line="240" w:lineRule="auto"/>
              <w:jc w:val="right"/>
              <w:rPr>
                <w:ins w:id="526" w:author="Author" w:date="2026-09-30T13:42:00Z"/>
              </w:rPr>
            </w:pPr>
            <w:ins w:id="527" w:author="Author" w:date="2026-09-30T13:42:00Z">
              <w:r>
                <w:rPr>
                  <w:sz w:val="20"/>
                  <w:szCs w:val="20"/>
                </w:rPr>
                <w:t>—</w:t>
              </w:r>
            </w:ins>
          </w:p>
        </w:tc>
      </w:tr>
      <w:tr w:rsidR="00A61990" w14:paraId="59C9FF9F" w14:textId="77777777" w:rsidTr="00A61990">
        <w:trPr>
          <w:ins w:id="528" w:author="Author" w:date="2026-09-30T13:42:00Z"/>
        </w:trPr>
        <w:tc>
          <w:tcPr>
            <w:tcW w:w="2528" w:type="dxa"/>
          </w:tcPr>
          <w:p w14:paraId="0704EEBA" w14:textId="77777777" w:rsidR="00A61990" w:rsidRDefault="000C0F2E">
            <w:pPr>
              <w:pStyle w:val="Compact"/>
              <w:spacing w:after="0" w:line="240" w:lineRule="auto"/>
              <w:jc w:val="left"/>
              <w:rPr>
                <w:ins w:id="529" w:author="Author" w:date="2026-09-30T13:42:00Z"/>
              </w:rPr>
            </w:pPr>
            <w:ins w:id="530" w:author="Author" w:date="2026-09-30T13:42:00Z">
              <w:r>
                <w:rPr>
                  <w:sz w:val="20"/>
                  <w:szCs w:val="20"/>
                </w:rPr>
                <w:t>Households in the schedule file</w:t>
              </w:r>
            </w:ins>
          </w:p>
        </w:tc>
        <w:tc>
          <w:tcPr>
            <w:tcW w:w="2418" w:type="dxa"/>
          </w:tcPr>
          <w:p w14:paraId="6346FFD4" w14:textId="77777777" w:rsidR="00A61990" w:rsidRDefault="000C0F2E">
            <w:pPr>
              <w:pStyle w:val="Compact"/>
              <w:spacing w:after="0" w:line="240" w:lineRule="auto"/>
              <w:jc w:val="right"/>
              <w:rPr>
                <w:ins w:id="531" w:author="Author" w:date="2026-09-30T13:42:00Z"/>
              </w:rPr>
            </w:pPr>
            <w:ins w:id="532" w:author="Author" w:date="2026-09-30T13:42:00Z">
              <w:r>
                <w:rPr>
                  <w:sz w:val="20"/>
                  <w:szCs w:val="20"/>
                </w:rPr>
                <w:t>28,455 (6,914)</w:t>
              </w:r>
            </w:ins>
          </w:p>
        </w:tc>
        <w:tc>
          <w:tcPr>
            <w:tcW w:w="1201" w:type="dxa"/>
          </w:tcPr>
          <w:p w14:paraId="35D152F0" w14:textId="77777777" w:rsidR="00A61990" w:rsidRDefault="000C0F2E">
            <w:pPr>
              <w:pStyle w:val="Compact"/>
              <w:spacing w:after="0" w:line="240" w:lineRule="auto"/>
              <w:jc w:val="right"/>
              <w:rPr>
                <w:ins w:id="533" w:author="Author" w:date="2026-09-30T13:42:00Z"/>
              </w:rPr>
            </w:pPr>
            <w:ins w:id="534" w:author="Author" w:date="2026-09-30T13:42:00Z">
              <w:r>
                <w:rPr>
                  <w:sz w:val="20"/>
                  <w:szCs w:val="20"/>
                </w:rPr>
                <w:t>32,440 (7,070)</w:t>
              </w:r>
            </w:ins>
          </w:p>
        </w:tc>
        <w:tc>
          <w:tcPr>
            <w:tcW w:w="1201" w:type="dxa"/>
          </w:tcPr>
          <w:p w14:paraId="3A67A2BF" w14:textId="77777777" w:rsidR="00A61990" w:rsidRDefault="000C0F2E">
            <w:pPr>
              <w:pStyle w:val="Compact"/>
              <w:spacing w:after="0" w:line="240" w:lineRule="auto"/>
              <w:jc w:val="right"/>
              <w:rPr>
                <w:ins w:id="535" w:author="Author" w:date="2026-09-30T13:42:00Z"/>
              </w:rPr>
            </w:pPr>
            <w:ins w:id="536" w:author="Author" w:date="2026-09-30T13:42:00Z">
              <w:r>
                <w:rPr>
                  <w:sz w:val="20"/>
                  <w:szCs w:val="20"/>
                </w:rPr>
                <w:t>31,167 (7,731)</w:t>
              </w:r>
            </w:ins>
          </w:p>
        </w:tc>
        <w:tc>
          <w:tcPr>
            <w:tcW w:w="1201" w:type="dxa"/>
          </w:tcPr>
          <w:p w14:paraId="34DB3FE5" w14:textId="77777777" w:rsidR="00A61990" w:rsidRDefault="000C0F2E">
            <w:pPr>
              <w:pStyle w:val="Compact"/>
              <w:spacing w:after="0" w:line="240" w:lineRule="auto"/>
              <w:jc w:val="right"/>
              <w:rPr>
                <w:ins w:id="537" w:author="Author" w:date="2026-09-30T13:42:00Z"/>
              </w:rPr>
            </w:pPr>
            <w:ins w:id="538" w:author="Author" w:date="2026-09-30T13:42:00Z">
              <w:r>
                <w:rPr>
                  <w:sz w:val="20"/>
                  <w:szCs w:val="20"/>
                </w:rPr>
                <w:t>36,785 (8,844)</w:t>
              </w:r>
            </w:ins>
          </w:p>
        </w:tc>
        <w:tc>
          <w:tcPr>
            <w:tcW w:w="811" w:type="dxa"/>
          </w:tcPr>
          <w:p w14:paraId="5A2F0B1B" w14:textId="77777777" w:rsidR="00A61990" w:rsidRDefault="000C0F2E">
            <w:pPr>
              <w:pStyle w:val="Compact"/>
              <w:spacing w:after="0" w:line="240" w:lineRule="auto"/>
              <w:jc w:val="right"/>
              <w:rPr>
                <w:ins w:id="539" w:author="Author" w:date="2026-09-30T13:42:00Z"/>
              </w:rPr>
            </w:pPr>
            <w:ins w:id="540" w:author="Author" w:date="2026-09-30T13:42:00Z">
              <w:r>
                <w:rPr>
                  <w:sz w:val="20"/>
                  <w:szCs w:val="20"/>
                </w:rPr>
                <w:t>23,882 (6,615)</w:t>
              </w:r>
            </w:ins>
          </w:p>
        </w:tc>
      </w:tr>
      <w:tr w:rsidR="00A61990" w14:paraId="7C201514" w14:textId="77777777" w:rsidTr="00A61990">
        <w:trPr>
          <w:ins w:id="541" w:author="Author" w:date="2026-09-30T13:42:00Z"/>
        </w:trPr>
        <w:tc>
          <w:tcPr>
            <w:tcW w:w="2528" w:type="dxa"/>
          </w:tcPr>
          <w:p w14:paraId="3560576C" w14:textId="77777777" w:rsidR="00A61990" w:rsidRDefault="000C0F2E">
            <w:pPr>
              <w:pStyle w:val="Compact"/>
              <w:spacing w:after="0" w:line="240" w:lineRule="auto"/>
              <w:jc w:val="left"/>
              <w:rPr>
                <w:ins w:id="542" w:author="Author" w:date="2026-09-30T13:42:00Z"/>
              </w:rPr>
            </w:pPr>
            <w:ins w:id="543" w:author="Author" w:date="2026-09-30T13:42:00Z">
              <w:r>
                <w:rPr>
                  <w:sz w:val="20"/>
                  <w:szCs w:val="20"/>
                </w:rPr>
                <w:t>Households simulated per draw and neighbourhood</w:t>
              </w:r>
            </w:ins>
          </w:p>
        </w:tc>
        <w:tc>
          <w:tcPr>
            <w:tcW w:w="2418" w:type="dxa"/>
          </w:tcPr>
          <w:p w14:paraId="4C0689D9" w14:textId="77777777" w:rsidR="00A61990" w:rsidRDefault="000C0F2E">
            <w:pPr>
              <w:pStyle w:val="Compact"/>
              <w:spacing w:after="0" w:line="240" w:lineRule="auto"/>
              <w:jc w:val="right"/>
              <w:rPr>
                <w:ins w:id="544" w:author="Author" w:date="2026-09-30T13:42:00Z"/>
              </w:rPr>
            </w:pPr>
            <w:ins w:id="545" w:author="Author" w:date="2026-09-30T13:42:00Z">
              <w:r>
                <w:rPr>
                  <w:sz w:val="20"/>
                  <w:szCs w:val="20"/>
                </w:rPr>
                <w:t>one per building (24, 48, 56, 8, 12 and 4 buildings in the six NUs); 30 draws</w:t>
              </w:r>
            </w:ins>
          </w:p>
        </w:tc>
        <w:tc>
          <w:tcPr>
            <w:tcW w:w="1201" w:type="dxa"/>
          </w:tcPr>
          <w:p w14:paraId="31E32BD7" w14:textId="77777777" w:rsidR="00A61990" w:rsidRDefault="00A61990">
            <w:pPr>
              <w:pStyle w:val="Compact"/>
              <w:spacing w:after="0" w:line="240" w:lineRule="auto"/>
              <w:rPr>
                <w:ins w:id="546" w:author="Author" w:date="2026-09-30T13:42:00Z"/>
              </w:rPr>
            </w:pPr>
          </w:p>
        </w:tc>
        <w:tc>
          <w:tcPr>
            <w:tcW w:w="1201" w:type="dxa"/>
          </w:tcPr>
          <w:p w14:paraId="7315A10F" w14:textId="77777777" w:rsidR="00A61990" w:rsidRDefault="00A61990">
            <w:pPr>
              <w:pStyle w:val="Compact"/>
              <w:spacing w:after="0" w:line="240" w:lineRule="auto"/>
              <w:rPr>
                <w:ins w:id="547" w:author="Author" w:date="2026-09-30T13:42:00Z"/>
              </w:rPr>
            </w:pPr>
          </w:p>
        </w:tc>
        <w:tc>
          <w:tcPr>
            <w:tcW w:w="1201" w:type="dxa"/>
          </w:tcPr>
          <w:p w14:paraId="1FD0A101" w14:textId="77777777" w:rsidR="00A61990" w:rsidRDefault="00A61990">
            <w:pPr>
              <w:pStyle w:val="Compact"/>
              <w:spacing w:after="0" w:line="240" w:lineRule="auto"/>
              <w:rPr>
                <w:ins w:id="548" w:author="Author" w:date="2026-09-30T13:42:00Z"/>
              </w:rPr>
            </w:pPr>
          </w:p>
        </w:tc>
        <w:tc>
          <w:tcPr>
            <w:tcW w:w="811" w:type="dxa"/>
          </w:tcPr>
          <w:p w14:paraId="21BD7437" w14:textId="77777777" w:rsidR="00A61990" w:rsidRDefault="00A61990">
            <w:pPr>
              <w:pStyle w:val="Compact"/>
              <w:spacing w:after="0" w:line="240" w:lineRule="auto"/>
              <w:rPr>
                <w:ins w:id="549" w:author="Author" w:date="2026-09-30T13:42:00Z"/>
              </w:rPr>
            </w:pPr>
          </w:p>
        </w:tc>
      </w:tr>
    </w:tbl>
    <w:p w14:paraId="75D59BD2" w14:textId="77777777" w:rsidR="00A61990" w:rsidRDefault="000C0F2E">
      <w:pPr>
        <w:pStyle w:val="Heading2"/>
        <w:rPr>
          <w:ins w:id="550" w:author="Author" w:date="2026-09-30T13:42:00Z"/>
        </w:rPr>
      </w:pPr>
      <w:bookmarkStart w:id="551" w:name="harmonisation"/>
      <w:bookmarkEnd w:id="458"/>
      <w:ins w:id="552" w:author="Author" w:date="2026-09-30T13:42:00Z">
        <w:r>
          <w:t>2.3 Harmonisation</w:t>
        </w:r>
      </w:ins>
    </w:p>
    <w:p w14:paraId="1EC7B55C" w14:textId="77777777" w:rsidR="00A61990" w:rsidRDefault="000C0F2E">
      <w:pPr>
        <w:pStyle w:val="FirstParagraph"/>
        <w:rPr>
          <w:ins w:id="553" w:author="Author" w:date="2026-09-30T13:42:00Z"/>
        </w:rPr>
      </w:pPr>
      <w:ins w:id="554" w:author="Author" w:date="2026-09-30T13:42:00Z">
        <w:r>
          <w:t xml:space="preserve">The four Census cycles were brought to one structure in four steps: parsing </w:t>
        </w:r>
        <w:r>
          <w:t>and cleaning of the raw files; harmonisation of variable names and categories, notably dwelling type (DTYPE); derivation of household variables such as household size (HHSIZE) from the member records; and export with the same variable set in every cycle. T</w:t>
        </w:r>
        <w:r>
          <w:t>he GSS needed more work because its activity coding changed: 2005 and 2010 use ACTCODE with 182 and 264 codes, while 2015 and 2022 use TUI_01 with 64 and 121 codes. All codes were mapped to 14 activity categories (Appendix B, Table B1), and locations and c</w:t>
        </w:r>
        <w:r>
          <w:t>o-presence to 18 presence categories (Table B2). Diary episodes were converted to 288 five-minute states per day. Table 3 defines the variables used for linking and the output variables.</w:t>
        </w:r>
      </w:ins>
    </w:p>
    <w:p w14:paraId="6E855DD1" w14:textId="77777777" w:rsidR="00A61990" w:rsidRDefault="000C0F2E">
      <w:pPr>
        <w:pStyle w:val="BodyText"/>
        <w:rPr>
          <w:ins w:id="555" w:author="Author" w:date="2026-09-30T13:42:00Z"/>
        </w:rPr>
      </w:pPr>
      <w:ins w:id="556" w:author="Author" w:date="2026-09-30T13:42:00Z">
        <w:r>
          <w:t>Table 3. Key variables. Linking variables are coded the same way in t</w:t>
        </w:r>
        <w:r>
          <w:t>he Census and GSS after harmonisation; output variables are computed from the five-minute household schedules.</w:t>
        </w:r>
      </w:ins>
    </w:p>
    <w:tbl>
      <w:tblPr>
        <w:tblStyle w:val="Table"/>
        <w:tblW w:w="5000" w:type="pct"/>
        <w:tblLayout w:type="fixed"/>
        <w:tblCellMar>
          <w:left w:w="72" w:type="dxa"/>
          <w:right w:w="72" w:type="dxa"/>
        </w:tblCellMar>
        <w:tblLook w:val="0020" w:firstRow="1" w:lastRow="0" w:firstColumn="0" w:lastColumn="0" w:noHBand="0" w:noVBand="0"/>
      </w:tblPr>
      <w:tblGrid>
        <w:gridCol w:w="1223"/>
        <w:gridCol w:w="1282"/>
        <w:gridCol w:w="6999"/>
      </w:tblGrid>
      <w:tr w:rsidR="00A61990" w14:paraId="3E69C4AA" w14:textId="77777777" w:rsidTr="00A61990">
        <w:trPr>
          <w:cnfStyle w:val="100000000000" w:firstRow="1" w:lastRow="0" w:firstColumn="0" w:lastColumn="0" w:oddVBand="0" w:evenVBand="0" w:oddHBand="0" w:evenHBand="0" w:firstRowFirstColumn="0" w:firstRowLastColumn="0" w:lastRowFirstColumn="0" w:lastRowLastColumn="0"/>
          <w:tblHeader/>
          <w:ins w:id="557" w:author="Author" w:date="2026-09-30T13:42:00Z"/>
        </w:trPr>
        <w:tc>
          <w:tcPr>
            <w:tcW w:w="1204" w:type="dxa"/>
          </w:tcPr>
          <w:p w14:paraId="0D6CFB23" w14:textId="77777777" w:rsidR="00A61990" w:rsidRDefault="000C0F2E">
            <w:pPr>
              <w:pStyle w:val="Compact"/>
              <w:spacing w:after="0" w:line="240" w:lineRule="auto"/>
              <w:jc w:val="left"/>
              <w:rPr>
                <w:ins w:id="558" w:author="Author" w:date="2026-09-30T13:42:00Z"/>
              </w:rPr>
            </w:pPr>
            <w:ins w:id="559" w:author="Author" w:date="2026-09-30T13:42:00Z">
              <w:r>
                <w:rPr>
                  <w:sz w:val="20"/>
                  <w:szCs w:val="20"/>
                </w:rPr>
                <w:t>Variable</w:t>
              </w:r>
            </w:ins>
          </w:p>
        </w:tc>
        <w:tc>
          <w:tcPr>
            <w:tcW w:w="1263" w:type="dxa"/>
          </w:tcPr>
          <w:p w14:paraId="28EB29E2" w14:textId="77777777" w:rsidR="00A61990" w:rsidRDefault="000C0F2E">
            <w:pPr>
              <w:pStyle w:val="Compact"/>
              <w:spacing w:after="0" w:line="240" w:lineRule="auto"/>
              <w:jc w:val="left"/>
              <w:rPr>
                <w:ins w:id="560" w:author="Author" w:date="2026-09-30T13:42:00Z"/>
              </w:rPr>
            </w:pPr>
            <w:ins w:id="561" w:author="Author" w:date="2026-09-30T13:42:00Z">
              <w:r>
                <w:rPr>
                  <w:sz w:val="20"/>
                  <w:szCs w:val="20"/>
                </w:rPr>
                <w:t>Source</w:t>
              </w:r>
            </w:ins>
          </w:p>
        </w:tc>
        <w:tc>
          <w:tcPr>
            <w:tcW w:w="6893" w:type="dxa"/>
          </w:tcPr>
          <w:p w14:paraId="60B29778" w14:textId="77777777" w:rsidR="00A61990" w:rsidRDefault="000C0F2E">
            <w:pPr>
              <w:pStyle w:val="Compact"/>
              <w:spacing w:after="0" w:line="240" w:lineRule="auto"/>
              <w:jc w:val="left"/>
              <w:rPr>
                <w:ins w:id="562" w:author="Author" w:date="2026-09-30T13:42:00Z"/>
              </w:rPr>
            </w:pPr>
            <w:ins w:id="563" w:author="Author" w:date="2026-09-30T13:42:00Z">
              <w:r>
                <w:rPr>
                  <w:sz w:val="20"/>
                  <w:szCs w:val="20"/>
                </w:rPr>
                <w:t>Harmonised categories or definition</w:t>
              </w:r>
            </w:ins>
          </w:p>
        </w:tc>
      </w:tr>
      <w:tr w:rsidR="00A61990" w14:paraId="45A007E5" w14:textId="77777777" w:rsidTr="00A61990">
        <w:trPr>
          <w:ins w:id="564" w:author="Author" w:date="2026-09-30T13:42:00Z"/>
        </w:trPr>
        <w:tc>
          <w:tcPr>
            <w:tcW w:w="1204" w:type="dxa"/>
          </w:tcPr>
          <w:p w14:paraId="7AAA8113" w14:textId="77777777" w:rsidR="00A61990" w:rsidRDefault="000C0F2E">
            <w:pPr>
              <w:pStyle w:val="Compact"/>
              <w:spacing w:after="0" w:line="240" w:lineRule="auto"/>
              <w:jc w:val="left"/>
              <w:rPr>
                <w:ins w:id="565" w:author="Author" w:date="2026-09-30T13:42:00Z"/>
              </w:rPr>
            </w:pPr>
            <w:ins w:id="566" w:author="Author" w:date="2026-09-30T13:42:00Z">
              <w:r>
                <w:rPr>
                  <w:sz w:val="20"/>
                  <w:szCs w:val="20"/>
                </w:rPr>
                <w:t>AGEGRP</w:t>
              </w:r>
            </w:ins>
          </w:p>
        </w:tc>
        <w:tc>
          <w:tcPr>
            <w:tcW w:w="1263" w:type="dxa"/>
          </w:tcPr>
          <w:p w14:paraId="7A26B581" w14:textId="77777777" w:rsidR="00A61990" w:rsidRDefault="000C0F2E">
            <w:pPr>
              <w:pStyle w:val="Compact"/>
              <w:spacing w:after="0" w:line="240" w:lineRule="auto"/>
              <w:jc w:val="left"/>
              <w:rPr>
                <w:ins w:id="567" w:author="Author" w:date="2026-09-30T13:42:00Z"/>
              </w:rPr>
            </w:pPr>
            <w:ins w:id="568" w:author="Author" w:date="2026-09-30T13:42:00Z">
              <w:r>
                <w:rPr>
                  <w:sz w:val="20"/>
                  <w:szCs w:val="20"/>
                </w:rPr>
                <w:t>Census, GSS</w:t>
              </w:r>
            </w:ins>
          </w:p>
        </w:tc>
        <w:tc>
          <w:tcPr>
            <w:tcW w:w="6893" w:type="dxa"/>
          </w:tcPr>
          <w:p w14:paraId="3A0DFC97" w14:textId="77777777" w:rsidR="00A61990" w:rsidRDefault="000C0F2E">
            <w:pPr>
              <w:pStyle w:val="Compact"/>
              <w:spacing w:after="0" w:line="240" w:lineRule="auto"/>
              <w:jc w:val="left"/>
              <w:rPr>
                <w:ins w:id="569" w:author="Author" w:date="2026-09-30T13:42:00Z"/>
              </w:rPr>
            </w:pPr>
            <w:ins w:id="570" w:author="Author" w:date="2026-09-30T13:42:00Z">
              <w:r>
                <w:rPr>
                  <w:sz w:val="20"/>
                  <w:szCs w:val="20"/>
                </w:rPr>
                <w:t>Age group, 5- to 10-year bands; age code 88 (“not available”) removed, see Section 3.5</w:t>
              </w:r>
            </w:ins>
          </w:p>
        </w:tc>
      </w:tr>
      <w:tr w:rsidR="00A61990" w14:paraId="23F8D9ED" w14:textId="77777777" w:rsidTr="00A61990">
        <w:trPr>
          <w:ins w:id="571" w:author="Author" w:date="2026-09-30T13:42:00Z"/>
        </w:trPr>
        <w:tc>
          <w:tcPr>
            <w:tcW w:w="1204" w:type="dxa"/>
          </w:tcPr>
          <w:p w14:paraId="275BAA45" w14:textId="77777777" w:rsidR="00A61990" w:rsidRDefault="000C0F2E">
            <w:pPr>
              <w:pStyle w:val="Compact"/>
              <w:spacing w:after="0" w:line="240" w:lineRule="auto"/>
              <w:jc w:val="left"/>
              <w:rPr>
                <w:ins w:id="572" w:author="Author" w:date="2026-09-30T13:42:00Z"/>
              </w:rPr>
            </w:pPr>
            <w:ins w:id="573" w:author="Author" w:date="2026-09-30T13:42:00Z">
              <w:r>
                <w:rPr>
                  <w:sz w:val="20"/>
                  <w:szCs w:val="20"/>
                </w:rPr>
                <w:t>SEX</w:t>
              </w:r>
            </w:ins>
          </w:p>
        </w:tc>
        <w:tc>
          <w:tcPr>
            <w:tcW w:w="1263" w:type="dxa"/>
          </w:tcPr>
          <w:p w14:paraId="029FD6E3" w14:textId="77777777" w:rsidR="00A61990" w:rsidRDefault="000C0F2E">
            <w:pPr>
              <w:pStyle w:val="Compact"/>
              <w:spacing w:after="0" w:line="240" w:lineRule="auto"/>
              <w:jc w:val="left"/>
              <w:rPr>
                <w:ins w:id="574" w:author="Author" w:date="2026-09-30T13:42:00Z"/>
              </w:rPr>
            </w:pPr>
            <w:ins w:id="575" w:author="Author" w:date="2026-09-30T13:42:00Z">
              <w:r>
                <w:rPr>
                  <w:sz w:val="20"/>
                  <w:szCs w:val="20"/>
                </w:rPr>
                <w:t>Census, GSS</w:t>
              </w:r>
            </w:ins>
          </w:p>
        </w:tc>
        <w:tc>
          <w:tcPr>
            <w:tcW w:w="6893" w:type="dxa"/>
          </w:tcPr>
          <w:p w14:paraId="49037052" w14:textId="77777777" w:rsidR="00A61990" w:rsidRDefault="000C0F2E">
            <w:pPr>
              <w:pStyle w:val="Compact"/>
              <w:spacing w:after="0" w:line="240" w:lineRule="auto"/>
              <w:jc w:val="left"/>
              <w:rPr>
                <w:ins w:id="576" w:author="Author" w:date="2026-09-30T13:42:00Z"/>
              </w:rPr>
            </w:pPr>
            <w:ins w:id="577" w:author="Author" w:date="2026-09-30T13:42:00Z">
              <w:r>
                <w:rPr>
                  <w:sz w:val="20"/>
                  <w:szCs w:val="20"/>
                </w:rPr>
                <w:t>Female, male</w:t>
              </w:r>
            </w:ins>
          </w:p>
        </w:tc>
      </w:tr>
      <w:tr w:rsidR="00A61990" w14:paraId="1989B563" w14:textId="77777777" w:rsidTr="00A61990">
        <w:trPr>
          <w:ins w:id="578" w:author="Author" w:date="2026-09-30T13:42:00Z"/>
        </w:trPr>
        <w:tc>
          <w:tcPr>
            <w:tcW w:w="1204" w:type="dxa"/>
          </w:tcPr>
          <w:p w14:paraId="1CCD254D" w14:textId="77777777" w:rsidR="00A61990" w:rsidRDefault="000C0F2E">
            <w:pPr>
              <w:pStyle w:val="Compact"/>
              <w:spacing w:after="0" w:line="240" w:lineRule="auto"/>
              <w:jc w:val="left"/>
              <w:rPr>
                <w:ins w:id="579" w:author="Author" w:date="2026-09-30T13:42:00Z"/>
              </w:rPr>
            </w:pPr>
            <w:ins w:id="580" w:author="Author" w:date="2026-09-30T13:42:00Z">
              <w:r>
                <w:rPr>
                  <w:sz w:val="20"/>
                  <w:szCs w:val="20"/>
                </w:rPr>
                <w:t>HHSIZE</w:t>
              </w:r>
            </w:ins>
          </w:p>
        </w:tc>
        <w:tc>
          <w:tcPr>
            <w:tcW w:w="1263" w:type="dxa"/>
          </w:tcPr>
          <w:p w14:paraId="051CCA67" w14:textId="77777777" w:rsidR="00A61990" w:rsidRDefault="000C0F2E">
            <w:pPr>
              <w:pStyle w:val="Compact"/>
              <w:spacing w:after="0" w:line="240" w:lineRule="auto"/>
              <w:jc w:val="left"/>
              <w:rPr>
                <w:ins w:id="581" w:author="Author" w:date="2026-09-30T13:42:00Z"/>
              </w:rPr>
            </w:pPr>
            <w:ins w:id="582" w:author="Author" w:date="2026-09-30T13:42:00Z">
              <w:r>
                <w:rPr>
                  <w:sz w:val="20"/>
                  <w:szCs w:val="20"/>
                </w:rPr>
                <w:t>Census, GSS</w:t>
              </w:r>
            </w:ins>
          </w:p>
        </w:tc>
        <w:tc>
          <w:tcPr>
            <w:tcW w:w="6893" w:type="dxa"/>
          </w:tcPr>
          <w:p w14:paraId="3C8D7336" w14:textId="77777777" w:rsidR="00A61990" w:rsidRDefault="000C0F2E">
            <w:pPr>
              <w:pStyle w:val="Compact"/>
              <w:spacing w:after="0" w:line="240" w:lineRule="auto"/>
              <w:jc w:val="left"/>
              <w:rPr>
                <w:ins w:id="583" w:author="Author" w:date="2026-09-30T13:42:00Z"/>
              </w:rPr>
            </w:pPr>
            <w:ins w:id="584" w:author="Author" w:date="2026-09-30T13:42:00Z">
              <w:r>
                <w:rPr>
                  <w:sz w:val="20"/>
                  <w:szCs w:val="20"/>
                </w:rPr>
                <w:t>Household size 1, 2, 3, 4, 5 or more</w:t>
              </w:r>
            </w:ins>
          </w:p>
        </w:tc>
      </w:tr>
      <w:tr w:rsidR="00A61990" w14:paraId="14587B17" w14:textId="77777777" w:rsidTr="00A61990">
        <w:trPr>
          <w:ins w:id="585" w:author="Author" w:date="2026-09-30T13:42:00Z"/>
        </w:trPr>
        <w:tc>
          <w:tcPr>
            <w:tcW w:w="1204" w:type="dxa"/>
          </w:tcPr>
          <w:p w14:paraId="5300577A" w14:textId="77777777" w:rsidR="00A61990" w:rsidRDefault="000C0F2E">
            <w:pPr>
              <w:pStyle w:val="Compact"/>
              <w:spacing w:after="0" w:line="240" w:lineRule="auto"/>
              <w:jc w:val="left"/>
              <w:rPr>
                <w:ins w:id="586" w:author="Author" w:date="2026-09-30T13:42:00Z"/>
              </w:rPr>
            </w:pPr>
            <w:ins w:id="587" w:author="Author" w:date="2026-09-30T13:42:00Z">
              <w:r>
                <w:rPr>
                  <w:sz w:val="20"/>
                  <w:szCs w:val="20"/>
                </w:rPr>
                <w:t>DTYPE</w:t>
              </w:r>
            </w:ins>
          </w:p>
        </w:tc>
        <w:tc>
          <w:tcPr>
            <w:tcW w:w="1263" w:type="dxa"/>
          </w:tcPr>
          <w:p w14:paraId="4F28CC38" w14:textId="77777777" w:rsidR="00A61990" w:rsidRDefault="000C0F2E">
            <w:pPr>
              <w:pStyle w:val="Compact"/>
              <w:spacing w:after="0" w:line="240" w:lineRule="auto"/>
              <w:jc w:val="left"/>
              <w:rPr>
                <w:ins w:id="588" w:author="Author" w:date="2026-09-30T13:42:00Z"/>
              </w:rPr>
            </w:pPr>
            <w:ins w:id="589" w:author="Author" w:date="2026-09-30T13:42:00Z">
              <w:r>
                <w:rPr>
                  <w:sz w:val="20"/>
                  <w:szCs w:val="20"/>
                </w:rPr>
                <w:t>Census</w:t>
              </w:r>
            </w:ins>
          </w:p>
        </w:tc>
        <w:tc>
          <w:tcPr>
            <w:tcW w:w="6893" w:type="dxa"/>
          </w:tcPr>
          <w:p w14:paraId="6B2F6592" w14:textId="77777777" w:rsidR="00A61990" w:rsidRDefault="000C0F2E">
            <w:pPr>
              <w:pStyle w:val="Compact"/>
              <w:spacing w:after="0" w:line="240" w:lineRule="auto"/>
              <w:jc w:val="left"/>
              <w:rPr>
                <w:ins w:id="590" w:author="Author" w:date="2026-09-30T13:42:00Z"/>
              </w:rPr>
            </w:pPr>
            <w:ins w:id="591" w:author="Author" w:date="2026-09-30T13:42:00Z">
              <w:r>
                <w:rPr>
                  <w:sz w:val="20"/>
                  <w:szCs w:val="20"/>
                </w:rPr>
                <w:t>Dwelling type: detached, semi-detached, row, duplex, low-rise apartment, high-rise apartment, other, movable (three coarse classes in 2016 and 2021 PUMF, expanded, see Section 3.4)</w:t>
              </w:r>
            </w:ins>
          </w:p>
        </w:tc>
      </w:tr>
      <w:tr w:rsidR="00A61990" w14:paraId="1CAF50B4" w14:textId="77777777" w:rsidTr="00A61990">
        <w:trPr>
          <w:ins w:id="592" w:author="Author" w:date="2026-09-30T13:42:00Z"/>
        </w:trPr>
        <w:tc>
          <w:tcPr>
            <w:tcW w:w="1204" w:type="dxa"/>
          </w:tcPr>
          <w:p w14:paraId="2176EE4F" w14:textId="77777777" w:rsidR="00A61990" w:rsidRDefault="000C0F2E">
            <w:pPr>
              <w:pStyle w:val="Compact"/>
              <w:spacing w:after="0" w:line="240" w:lineRule="auto"/>
              <w:jc w:val="left"/>
              <w:rPr>
                <w:ins w:id="593" w:author="Author" w:date="2026-09-30T13:42:00Z"/>
              </w:rPr>
            </w:pPr>
            <w:ins w:id="594" w:author="Author" w:date="2026-09-30T13:42:00Z">
              <w:r>
                <w:rPr>
                  <w:sz w:val="20"/>
                  <w:szCs w:val="20"/>
                </w:rPr>
                <w:t>MARSTH</w:t>
              </w:r>
            </w:ins>
          </w:p>
        </w:tc>
        <w:tc>
          <w:tcPr>
            <w:tcW w:w="1263" w:type="dxa"/>
          </w:tcPr>
          <w:p w14:paraId="6AA11514" w14:textId="77777777" w:rsidR="00A61990" w:rsidRDefault="000C0F2E">
            <w:pPr>
              <w:pStyle w:val="Compact"/>
              <w:spacing w:after="0" w:line="240" w:lineRule="auto"/>
              <w:jc w:val="left"/>
              <w:rPr>
                <w:ins w:id="595" w:author="Author" w:date="2026-09-30T13:42:00Z"/>
              </w:rPr>
            </w:pPr>
            <w:ins w:id="596" w:author="Author" w:date="2026-09-30T13:42:00Z">
              <w:r>
                <w:rPr>
                  <w:sz w:val="20"/>
                  <w:szCs w:val="20"/>
                </w:rPr>
                <w:t>Census, GSS</w:t>
              </w:r>
            </w:ins>
          </w:p>
        </w:tc>
        <w:tc>
          <w:tcPr>
            <w:tcW w:w="6893" w:type="dxa"/>
          </w:tcPr>
          <w:p w14:paraId="40B28BF0" w14:textId="77777777" w:rsidR="00A61990" w:rsidRDefault="000C0F2E">
            <w:pPr>
              <w:pStyle w:val="Compact"/>
              <w:spacing w:after="0" w:line="240" w:lineRule="auto"/>
              <w:jc w:val="left"/>
              <w:rPr>
                <w:ins w:id="597" w:author="Author" w:date="2026-09-30T13:42:00Z"/>
              </w:rPr>
            </w:pPr>
            <w:ins w:id="598" w:author="Author" w:date="2026-09-30T13:42:00Z">
              <w:r>
                <w:rPr>
                  <w:sz w:val="20"/>
                  <w:szCs w:val="20"/>
                </w:rPr>
                <w:t>Legal marital status</w:t>
              </w:r>
            </w:ins>
          </w:p>
        </w:tc>
      </w:tr>
      <w:tr w:rsidR="00A61990" w14:paraId="7CAF07BC" w14:textId="77777777" w:rsidTr="00A61990">
        <w:trPr>
          <w:ins w:id="599" w:author="Author" w:date="2026-09-30T13:42:00Z"/>
        </w:trPr>
        <w:tc>
          <w:tcPr>
            <w:tcW w:w="1204" w:type="dxa"/>
          </w:tcPr>
          <w:p w14:paraId="0CB7CD0E" w14:textId="77777777" w:rsidR="00A61990" w:rsidRDefault="000C0F2E">
            <w:pPr>
              <w:pStyle w:val="Compact"/>
              <w:spacing w:after="0" w:line="240" w:lineRule="auto"/>
              <w:jc w:val="left"/>
              <w:rPr>
                <w:ins w:id="600" w:author="Author" w:date="2026-09-30T13:42:00Z"/>
              </w:rPr>
            </w:pPr>
            <w:ins w:id="601" w:author="Author" w:date="2026-09-30T13:42:00Z">
              <w:r>
                <w:rPr>
                  <w:sz w:val="20"/>
                  <w:szCs w:val="20"/>
                </w:rPr>
                <w:t>LFTAG / COW</w:t>
              </w:r>
            </w:ins>
          </w:p>
        </w:tc>
        <w:tc>
          <w:tcPr>
            <w:tcW w:w="1263" w:type="dxa"/>
          </w:tcPr>
          <w:p w14:paraId="02424664" w14:textId="77777777" w:rsidR="00A61990" w:rsidRDefault="000C0F2E">
            <w:pPr>
              <w:pStyle w:val="Compact"/>
              <w:spacing w:after="0" w:line="240" w:lineRule="auto"/>
              <w:jc w:val="left"/>
              <w:rPr>
                <w:ins w:id="602" w:author="Author" w:date="2026-09-30T13:42:00Z"/>
              </w:rPr>
            </w:pPr>
            <w:ins w:id="603" w:author="Author" w:date="2026-09-30T13:42:00Z">
              <w:r>
                <w:rPr>
                  <w:sz w:val="20"/>
                  <w:szCs w:val="20"/>
                </w:rPr>
                <w:t>Census, GSS</w:t>
              </w:r>
            </w:ins>
          </w:p>
        </w:tc>
        <w:tc>
          <w:tcPr>
            <w:tcW w:w="6893" w:type="dxa"/>
          </w:tcPr>
          <w:p w14:paraId="43931590" w14:textId="77777777" w:rsidR="00A61990" w:rsidRDefault="000C0F2E">
            <w:pPr>
              <w:pStyle w:val="Compact"/>
              <w:spacing w:after="0" w:line="240" w:lineRule="auto"/>
              <w:jc w:val="left"/>
              <w:rPr>
                <w:ins w:id="604" w:author="Author" w:date="2026-09-30T13:42:00Z"/>
              </w:rPr>
            </w:pPr>
            <w:ins w:id="605" w:author="Author" w:date="2026-09-30T13:42:00Z">
              <w:r>
                <w:rPr>
                  <w:sz w:val="20"/>
                  <w:szCs w:val="20"/>
                </w:rPr>
                <w:t>Labour fo</w:t>
              </w:r>
              <w:r>
                <w:rPr>
                  <w:sz w:val="20"/>
                  <w:szCs w:val="20"/>
                </w:rPr>
                <w:t>rce status; class of worker</w:t>
              </w:r>
            </w:ins>
          </w:p>
        </w:tc>
      </w:tr>
      <w:tr w:rsidR="00A61990" w14:paraId="3B96170A" w14:textId="77777777" w:rsidTr="00A61990">
        <w:trPr>
          <w:ins w:id="606" w:author="Author" w:date="2026-09-30T13:42:00Z"/>
        </w:trPr>
        <w:tc>
          <w:tcPr>
            <w:tcW w:w="1204" w:type="dxa"/>
          </w:tcPr>
          <w:p w14:paraId="61C8A0A5" w14:textId="77777777" w:rsidR="00A61990" w:rsidRDefault="000C0F2E">
            <w:pPr>
              <w:pStyle w:val="Compact"/>
              <w:spacing w:after="0" w:line="240" w:lineRule="auto"/>
              <w:jc w:val="left"/>
              <w:rPr>
                <w:ins w:id="607" w:author="Author" w:date="2026-09-30T13:42:00Z"/>
              </w:rPr>
            </w:pPr>
            <w:ins w:id="608" w:author="Author" w:date="2026-09-30T13:42:00Z">
              <w:r>
                <w:rPr>
                  <w:sz w:val="20"/>
                  <w:szCs w:val="20"/>
                </w:rPr>
                <w:t>HRSWRK</w:t>
              </w:r>
            </w:ins>
          </w:p>
        </w:tc>
        <w:tc>
          <w:tcPr>
            <w:tcW w:w="1263" w:type="dxa"/>
          </w:tcPr>
          <w:p w14:paraId="68C7C2C4" w14:textId="77777777" w:rsidR="00A61990" w:rsidRDefault="000C0F2E">
            <w:pPr>
              <w:pStyle w:val="Compact"/>
              <w:spacing w:after="0" w:line="240" w:lineRule="auto"/>
              <w:jc w:val="left"/>
              <w:rPr>
                <w:ins w:id="609" w:author="Author" w:date="2026-09-30T13:42:00Z"/>
              </w:rPr>
            </w:pPr>
            <w:ins w:id="610" w:author="Author" w:date="2026-09-30T13:42:00Z">
              <w:r>
                <w:rPr>
                  <w:sz w:val="20"/>
                  <w:szCs w:val="20"/>
                </w:rPr>
                <w:t>Census, GSS</w:t>
              </w:r>
            </w:ins>
          </w:p>
        </w:tc>
        <w:tc>
          <w:tcPr>
            <w:tcW w:w="6893" w:type="dxa"/>
          </w:tcPr>
          <w:p w14:paraId="5287B776" w14:textId="77777777" w:rsidR="00A61990" w:rsidRDefault="000C0F2E">
            <w:pPr>
              <w:pStyle w:val="Compact"/>
              <w:spacing w:after="0" w:line="240" w:lineRule="auto"/>
              <w:jc w:val="left"/>
              <w:rPr>
                <w:ins w:id="611" w:author="Author" w:date="2026-09-30T13:42:00Z"/>
              </w:rPr>
            </w:pPr>
            <w:ins w:id="612" w:author="Author" w:date="2026-09-30T13:42:00Z">
              <w:r>
                <w:rPr>
                  <w:sz w:val="20"/>
                  <w:szCs w:val="20"/>
                </w:rPr>
                <w:t>Weekly hours worked, grouped</w:t>
              </w:r>
            </w:ins>
          </w:p>
        </w:tc>
      </w:tr>
      <w:tr w:rsidR="00A61990" w14:paraId="188435AC" w14:textId="77777777" w:rsidTr="00A61990">
        <w:trPr>
          <w:ins w:id="613" w:author="Author" w:date="2026-09-30T13:42:00Z"/>
        </w:trPr>
        <w:tc>
          <w:tcPr>
            <w:tcW w:w="1204" w:type="dxa"/>
          </w:tcPr>
          <w:p w14:paraId="07FEA710" w14:textId="77777777" w:rsidR="00A61990" w:rsidRDefault="000C0F2E">
            <w:pPr>
              <w:pStyle w:val="Compact"/>
              <w:spacing w:after="0" w:line="240" w:lineRule="auto"/>
              <w:jc w:val="left"/>
              <w:rPr>
                <w:ins w:id="614" w:author="Author" w:date="2026-09-30T13:42:00Z"/>
              </w:rPr>
            </w:pPr>
            <w:ins w:id="615" w:author="Author" w:date="2026-09-30T13:42:00Z">
              <w:r>
                <w:rPr>
                  <w:sz w:val="20"/>
                  <w:szCs w:val="20"/>
                </w:rPr>
                <w:t>NOCS</w:t>
              </w:r>
            </w:ins>
          </w:p>
        </w:tc>
        <w:tc>
          <w:tcPr>
            <w:tcW w:w="1263" w:type="dxa"/>
          </w:tcPr>
          <w:p w14:paraId="4F5BCEC7" w14:textId="77777777" w:rsidR="00A61990" w:rsidRDefault="000C0F2E">
            <w:pPr>
              <w:pStyle w:val="Compact"/>
              <w:spacing w:after="0" w:line="240" w:lineRule="auto"/>
              <w:jc w:val="left"/>
              <w:rPr>
                <w:ins w:id="616" w:author="Author" w:date="2026-09-30T13:42:00Z"/>
              </w:rPr>
            </w:pPr>
            <w:ins w:id="617" w:author="Author" w:date="2026-09-30T13:42:00Z">
              <w:r>
                <w:rPr>
                  <w:sz w:val="20"/>
                  <w:szCs w:val="20"/>
                </w:rPr>
                <w:t>Census, GSS</w:t>
              </w:r>
            </w:ins>
          </w:p>
        </w:tc>
        <w:tc>
          <w:tcPr>
            <w:tcW w:w="6893" w:type="dxa"/>
          </w:tcPr>
          <w:p w14:paraId="10188A74" w14:textId="77777777" w:rsidR="00A61990" w:rsidRDefault="000C0F2E">
            <w:pPr>
              <w:pStyle w:val="Compact"/>
              <w:spacing w:after="0" w:line="240" w:lineRule="auto"/>
              <w:jc w:val="left"/>
              <w:rPr>
                <w:ins w:id="618" w:author="Author" w:date="2026-09-30T13:42:00Z"/>
              </w:rPr>
            </w:pPr>
            <w:ins w:id="619" w:author="Author" w:date="2026-09-30T13:42:00Z">
              <w:r>
                <w:rPr>
                  <w:sz w:val="20"/>
                  <w:szCs w:val="20"/>
                </w:rPr>
                <w:t>Occupation, broad group</w:t>
              </w:r>
            </w:ins>
          </w:p>
        </w:tc>
      </w:tr>
      <w:tr w:rsidR="00A61990" w14:paraId="3D106919" w14:textId="77777777" w:rsidTr="00A61990">
        <w:trPr>
          <w:ins w:id="620" w:author="Author" w:date="2026-09-30T13:42:00Z"/>
        </w:trPr>
        <w:tc>
          <w:tcPr>
            <w:tcW w:w="1204" w:type="dxa"/>
          </w:tcPr>
          <w:p w14:paraId="230BBD6F" w14:textId="77777777" w:rsidR="00A61990" w:rsidRDefault="000C0F2E">
            <w:pPr>
              <w:pStyle w:val="Compact"/>
              <w:spacing w:after="0" w:line="240" w:lineRule="auto"/>
              <w:jc w:val="left"/>
              <w:rPr>
                <w:ins w:id="621" w:author="Author" w:date="2026-09-30T13:42:00Z"/>
              </w:rPr>
            </w:pPr>
            <w:ins w:id="622" w:author="Author" w:date="2026-09-30T13:42:00Z">
              <w:r>
                <w:rPr>
                  <w:sz w:val="20"/>
                  <w:szCs w:val="20"/>
                </w:rPr>
                <w:t>KOL</w:t>
              </w:r>
            </w:ins>
          </w:p>
        </w:tc>
        <w:tc>
          <w:tcPr>
            <w:tcW w:w="1263" w:type="dxa"/>
          </w:tcPr>
          <w:p w14:paraId="146F1CC6" w14:textId="77777777" w:rsidR="00A61990" w:rsidRDefault="000C0F2E">
            <w:pPr>
              <w:pStyle w:val="Compact"/>
              <w:spacing w:after="0" w:line="240" w:lineRule="auto"/>
              <w:jc w:val="left"/>
              <w:rPr>
                <w:ins w:id="623" w:author="Author" w:date="2026-09-30T13:42:00Z"/>
              </w:rPr>
            </w:pPr>
            <w:ins w:id="624" w:author="Author" w:date="2026-09-30T13:42:00Z">
              <w:r>
                <w:rPr>
                  <w:sz w:val="20"/>
                  <w:szCs w:val="20"/>
                </w:rPr>
                <w:t>Census, GSS</w:t>
              </w:r>
            </w:ins>
          </w:p>
        </w:tc>
        <w:tc>
          <w:tcPr>
            <w:tcW w:w="6893" w:type="dxa"/>
          </w:tcPr>
          <w:p w14:paraId="05AF9C6B" w14:textId="77777777" w:rsidR="00A61990" w:rsidRDefault="000C0F2E">
            <w:pPr>
              <w:pStyle w:val="Compact"/>
              <w:spacing w:after="0" w:line="240" w:lineRule="auto"/>
              <w:jc w:val="left"/>
              <w:rPr>
                <w:ins w:id="625" w:author="Author" w:date="2026-09-30T13:42:00Z"/>
              </w:rPr>
            </w:pPr>
            <w:ins w:id="626" w:author="Author" w:date="2026-09-30T13:42:00Z">
              <w:r>
                <w:rPr>
                  <w:sz w:val="20"/>
                  <w:szCs w:val="20"/>
                </w:rPr>
                <w:t>Knowledge of official languages</w:t>
              </w:r>
            </w:ins>
          </w:p>
        </w:tc>
      </w:tr>
      <w:tr w:rsidR="00A61990" w14:paraId="669DB80C" w14:textId="77777777" w:rsidTr="00A61990">
        <w:trPr>
          <w:ins w:id="627" w:author="Author" w:date="2026-09-30T13:42:00Z"/>
        </w:trPr>
        <w:tc>
          <w:tcPr>
            <w:tcW w:w="1204" w:type="dxa"/>
          </w:tcPr>
          <w:p w14:paraId="399CAEB6" w14:textId="77777777" w:rsidR="00A61990" w:rsidRDefault="000C0F2E">
            <w:pPr>
              <w:pStyle w:val="Compact"/>
              <w:spacing w:after="0" w:line="240" w:lineRule="auto"/>
              <w:jc w:val="left"/>
              <w:rPr>
                <w:ins w:id="628" w:author="Author" w:date="2026-09-30T13:42:00Z"/>
              </w:rPr>
            </w:pPr>
            <w:ins w:id="629" w:author="Author" w:date="2026-09-30T13:42:00Z">
              <w:r>
                <w:rPr>
                  <w:sz w:val="20"/>
                  <w:szCs w:val="20"/>
                </w:rPr>
                <w:t>PR</w:t>
              </w:r>
            </w:ins>
          </w:p>
        </w:tc>
        <w:tc>
          <w:tcPr>
            <w:tcW w:w="1263" w:type="dxa"/>
          </w:tcPr>
          <w:p w14:paraId="4AE752A9" w14:textId="77777777" w:rsidR="00A61990" w:rsidRDefault="000C0F2E">
            <w:pPr>
              <w:pStyle w:val="Compact"/>
              <w:spacing w:after="0" w:line="240" w:lineRule="auto"/>
              <w:jc w:val="left"/>
              <w:rPr>
                <w:ins w:id="630" w:author="Author" w:date="2026-09-30T13:42:00Z"/>
              </w:rPr>
            </w:pPr>
            <w:ins w:id="631" w:author="Author" w:date="2026-09-30T13:42:00Z">
              <w:r>
                <w:rPr>
                  <w:sz w:val="20"/>
                  <w:szCs w:val="20"/>
                </w:rPr>
                <w:t>Census, GSS</w:t>
              </w:r>
            </w:ins>
          </w:p>
        </w:tc>
        <w:tc>
          <w:tcPr>
            <w:tcW w:w="6893" w:type="dxa"/>
          </w:tcPr>
          <w:p w14:paraId="275AEF5E" w14:textId="77777777" w:rsidR="00A61990" w:rsidRDefault="000C0F2E">
            <w:pPr>
              <w:pStyle w:val="Compact"/>
              <w:spacing w:after="0" w:line="240" w:lineRule="auto"/>
              <w:jc w:val="left"/>
              <w:rPr>
                <w:ins w:id="632" w:author="Author" w:date="2026-09-30T13:42:00Z"/>
              </w:rPr>
            </w:pPr>
            <w:ins w:id="633" w:author="Author" w:date="2026-09-30T13:42:00Z">
              <w:r>
                <w:rPr>
                  <w:sz w:val="20"/>
                  <w:szCs w:val="20"/>
                </w:rPr>
                <w:t>Province or region (six-value scheme)</w:t>
              </w:r>
            </w:ins>
          </w:p>
        </w:tc>
      </w:tr>
      <w:tr w:rsidR="00A61990" w14:paraId="2EF97660" w14:textId="77777777" w:rsidTr="00A61990">
        <w:trPr>
          <w:ins w:id="634" w:author="Author" w:date="2026-09-30T13:42:00Z"/>
        </w:trPr>
        <w:tc>
          <w:tcPr>
            <w:tcW w:w="1204" w:type="dxa"/>
          </w:tcPr>
          <w:p w14:paraId="4BAA8877" w14:textId="77777777" w:rsidR="00A61990" w:rsidRDefault="000C0F2E">
            <w:pPr>
              <w:pStyle w:val="Compact"/>
              <w:spacing w:after="0" w:line="240" w:lineRule="auto"/>
              <w:jc w:val="left"/>
              <w:rPr>
                <w:ins w:id="635" w:author="Author" w:date="2026-09-30T13:42:00Z"/>
              </w:rPr>
            </w:pPr>
            <w:ins w:id="636" w:author="Author" w:date="2026-09-30T13:42:00Z">
              <w:r>
                <w:rPr>
                  <w:sz w:val="20"/>
                  <w:szCs w:val="20"/>
                </w:rPr>
                <w:t>CMA</w:t>
              </w:r>
            </w:ins>
          </w:p>
        </w:tc>
        <w:tc>
          <w:tcPr>
            <w:tcW w:w="1263" w:type="dxa"/>
          </w:tcPr>
          <w:p w14:paraId="68420A7B" w14:textId="77777777" w:rsidR="00A61990" w:rsidRDefault="000C0F2E">
            <w:pPr>
              <w:pStyle w:val="Compact"/>
              <w:spacing w:after="0" w:line="240" w:lineRule="auto"/>
              <w:jc w:val="left"/>
              <w:rPr>
                <w:ins w:id="637" w:author="Author" w:date="2026-09-30T13:42:00Z"/>
              </w:rPr>
            </w:pPr>
            <w:ins w:id="638" w:author="Author" w:date="2026-09-30T13:42:00Z">
              <w:r>
                <w:rPr>
                  <w:sz w:val="20"/>
                  <w:szCs w:val="20"/>
                </w:rPr>
                <w:t>Census, GSS</w:t>
              </w:r>
            </w:ins>
          </w:p>
        </w:tc>
        <w:tc>
          <w:tcPr>
            <w:tcW w:w="6893" w:type="dxa"/>
          </w:tcPr>
          <w:p w14:paraId="4898F4F0" w14:textId="77777777" w:rsidR="00A61990" w:rsidRDefault="000C0F2E">
            <w:pPr>
              <w:pStyle w:val="Compact"/>
              <w:spacing w:after="0" w:line="240" w:lineRule="auto"/>
              <w:jc w:val="left"/>
              <w:rPr>
                <w:ins w:id="639" w:author="Author" w:date="2026-09-30T13:42:00Z"/>
              </w:rPr>
            </w:pPr>
            <w:ins w:id="640" w:author="Author" w:date="2026-09-30T13:42:00Z">
              <w:r>
                <w:rPr>
                  <w:sz w:val="20"/>
                  <w:szCs w:val="20"/>
                </w:rPr>
                <w:t>Large census metropolitan area or not (two classes)</w:t>
              </w:r>
            </w:ins>
          </w:p>
        </w:tc>
      </w:tr>
      <w:tr w:rsidR="00A61990" w14:paraId="1BC1CF0F" w14:textId="77777777" w:rsidTr="00A61990">
        <w:trPr>
          <w:ins w:id="641" w:author="Author" w:date="2026-09-30T13:42:00Z"/>
        </w:trPr>
        <w:tc>
          <w:tcPr>
            <w:tcW w:w="1204" w:type="dxa"/>
          </w:tcPr>
          <w:p w14:paraId="333F1CE3" w14:textId="77777777" w:rsidR="00A61990" w:rsidRDefault="000C0F2E">
            <w:pPr>
              <w:pStyle w:val="Compact"/>
              <w:spacing w:after="0" w:line="240" w:lineRule="auto"/>
              <w:jc w:val="left"/>
              <w:rPr>
                <w:ins w:id="642" w:author="Author" w:date="2026-09-30T13:42:00Z"/>
              </w:rPr>
            </w:pPr>
            <w:ins w:id="643" w:author="Author" w:date="2026-09-30T13:42:00Z">
              <w:r>
                <w:rPr>
                  <w:sz w:val="20"/>
                  <w:szCs w:val="20"/>
                </w:rPr>
                <w:t>MODE</w:t>
              </w:r>
            </w:ins>
          </w:p>
        </w:tc>
        <w:tc>
          <w:tcPr>
            <w:tcW w:w="1263" w:type="dxa"/>
          </w:tcPr>
          <w:p w14:paraId="17440C68" w14:textId="77777777" w:rsidR="00A61990" w:rsidRDefault="000C0F2E">
            <w:pPr>
              <w:pStyle w:val="Compact"/>
              <w:spacing w:after="0" w:line="240" w:lineRule="auto"/>
              <w:jc w:val="left"/>
              <w:rPr>
                <w:ins w:id="644" w:author="Author" w:date="2026-09-30T13:42:00Z"/>
              </w:rPr>
            </w:pPr>
            <w:ins w:id="645" w:author="Author" w:date="2026-09-30T13:42:00Z">
              <w:r>
                <w:rPr>
                  <w:sz w:val="20"/>
                  <w:szCs w:val="20"/>
                </w:rPr>
                <w:t>Census, GSS</w:t>
              </w:r>
            </w:ins>
          </w:p>
        </w:tc>
        <w:tc>
          <w:tcPr>
            <w:tcW w:w="6893" w:type="dxa"/>
          </w:tcPr>
          <w:p w14:paraId="289CA063" w14:textId="77777777" w:rsidR="00A61990" w:rsidRDefault="000C0F2E">
            <w:pPr>
              <w:pStyle w:val="Compact"/>
              <w:spacing w:after="0" w:line="240" w:lineRule="auto"/>
              <w:jc w:val="left"/>
              <w:rPr>
                <w:ins w:id="646" w:author="Author" w:date="2026-09-30T13:42:00Z"/>
              </w:rPr>
            </w:pPr>
            <w:ins w:id="647" w:author="Author" w:date="2026-09-30T13:42:00Z">
              <w:r>
                <w:rPr>
                  <w:sz w:val="20"/>
                  <w:szCs w:val="20"/>
                </w:rPr>
                <w:t>Main mode of commuting</w:t>
              </w:r>
            </w:ins>
          </w:p>
        </w:tc>
      </w:tr>
      <w:tr w:rsidR="00A61990" w14:paraId="32A54E22" w14:textId="77777777" w:rsidTr="00A61990">
        <w:trPr>
          <w:ins w:id="648" w:author="Author" w:date="2026-09-30T13:42:00Z"/>
        </w:trPr>
        <w:tc>
          <w:tcPr>
            <w:tcW w:w="1204" w:type="dxa"/>
          </w:tcPr>
          <w:p w14:paraId="753124CC" w14:textId="77777777" w:rsidR="00A61990" w:rsidRDefault="000C0F2E">
            <w:pPr>
              <w:pStyle w:val="Compact"/>
              <w:spacing w:after="0" w:line="240" w:lineRule="auto"/>
              <w:jc w:val="left"/>
              <w:rPr>
                <w:ins w:id="649" w:author="Author" w:date="2026-09-30T13:42:00Z"/>
              </w:rPr>
            </w:pPr>
            <w:ins w:id="650" w:author="Author" w:date="2026-09-30T13:42:00Z">
              <w:r>
                <w:rPr>
                  <w:sz w:val="20"/>
                  <w:szCs w:val="20"/>
                </w:rPr>
                <w:t>Occupancy fraction</w:t>
              </w:r>
            </w:ins>
          </w:p>
        </w:tc>
        <w:tc>
          <w:tcPr>
            <w:tcW w:w="1263" w:type="dxa"/>
          </w:tcPr>
          <w:p w14:paraId="795DA8B5" w14:textId="77777777" w:rsidR="00A61990" w:rsidRDefault="000C0F2E">
            <w:pPr>
              <w:pStyle w:val="Compact"/>
              <w:spacing w:after="0" w:line="240" w:lineRule="auto"/>
              <w:jc w:val="left"/>
              <w:rPr>
                <w:ins w:id="651" w:author="Author" w:date="2026-09-30T13:42:00Z"/>
              </w:rPr>
            </w:pPr>
            <w:ins w:id="652" w:author="Author" w:date="2026-09-30T13:42:00Z">
              <w:r>
                <w:rPr>
                  <w:sz w:val="20"/>
                  <w:szCs w:val="20"/>
                </w:rPr>
                <w:t>Output</w:t>
              </w:r>
            </w:ins>
          </w:p>
        </w:tc>
        <w:tc>
          <w:tcPr>
            <w:tcW w:w="6893" w:type="dxa"/>
          </w:tcPr>
          <w:p w14:paraId="191E18AC" w14:textId="77777777" w:rsidR="00A61990" w:rsidRDefault="000C0F2E">
            <w:pPr>
              <w:pStyle w:val="Compact"/>
              <w:spacing w:after="0" w:line="240" w:lineRule="auto"/>
              <w:jc w:val="left"/>
              <w:rPr>
                <w:ins w:id="653" w:author="Author" w:date="2026-09-30T13:42:00Z"/>
              </w:rPr>
            </w:pPr>
            <w:ins w:id="654" w:author="Author" w:date="2026-09-30T13:42:00Z">
              <w:r>
                <w:rPr>
                  <w:sz w:val="20"/>
                  <w:szCs w:val="20"/>
                </w:rPr>
                <w:t>Share of the household members with a diary who are at home, per hour (0–1)</w:t>
              </w:r>
            </w:ins>
          </w:p>
        </w:tc>
      </w:tr>
      <w:tr w:rsidR="00A61990" w14:paraId="76486546" w14:textId="77777777" w:rsidTr="00A61990">
        <w:trPr>
          <w:ins w:id="655" w:author="Author" w:date="2026-09-30T13:42:00Z"/>
        </w:trPr>
        <w:tc>
          <w:tcPr>
            <w:tcW w:w="1204" w:type="dxa"/>
          </w:tcPr>
          <w:p w14:paraId="0AB34B6B" w14:textId="77777777" w:rsidR="00A61990" w:rsidRDefault="000C0F2E">
            <w:pPr>
              <w:pStyle w:val="Compact"/>
              <w:spacing w:after="0" w:line="240" w:lineRule="auto"/>
              <w:jc w:val="left"/>
              <w:rPr>
                <w:ins w:id="656" w:author="Author" w:date="2026-09-30T13:42:00Z"/>
              </w:rPr>
            </w:pPr>
            <w:ins w:id="657" w:author="Author" w:date="2026-09-30T13:42:00Z">
              <w:r>
                <w:rPr>
                  <w:sz w:val="20"/>
                  <w:szCs w:val="20"/>
                </w:rPr>
                <w:t>Occu</w:t>
              </w:r>
              <w:r>
                <w:rPr>
                  <w:sz w:val="20"/>
                  <w:szCs w:val="20"/>
                </w:rPr>
                <w:t>pied hours</w:t>
              </w:r>
            </w:ins>
          </w:p>
        </w:tc>
        <w:tc>
          <w:tcPr>
            <w:tcW w:w="1263" w:type="dxa"/>
          </w:tcPr>
          <w:p w14:paraId="1B60EBEA" w14:textId="77777777" w:rsidR="00A61990" w:rsidRDefault="000C0F2E">
            <w:pPr>
              <w:pStyle w:val="Compact"/>
              <w:spacing w:after="0" w:line="240" w:lineRule="auto"/>
              <w:jc w:val="left"/>
              <w:rPr>
                <w:ins w:id="658" w:author="Author" w:date="2026-09-30T13:42:00Z"/>
              </w:rPr>
            </w:pPr>
            <w:ins w:id="659" w:author="Author" w:date="2026-09-30T13:42:00Z">
              <w:r>
                <w:rPr>
                  <w:sz w:val="20"/>
                  <w:szCs w:val="20"/>
                </w:rPr>
                <w:t>Output</w:t>
              </w:r>
            </w:ins>
          </w:p>
        </w:tc>
        <w:tc>
          <w:tcPr>
            <w:tcW w:w="6893" w:type="dxa"/>
          </w:tcPr>
          <w:p w14:paraId="704731A4" w14:textId="77777777" w:rsidR="00A61990" w:rsidRDefault="000C0F2E">
            <w:pPr>
              <w:pStyle w:val="Compact"/>
              <w:spacing w:after="0" w:line="240" w:lineRule="auto"/>
              <w:jc w:val="left"/>
              <w:rPr>
                <w:ins w:id="660" w:author="Author" w:date="2026-09-30T13:42:00Z"/>
              </w:rPr>
            </w:pPr>
            <w:ins w:id="661" w:author="Author" w:date="2026-09-30T13:42:00Z">
              <w:r>
                <w:rPr>
                  <w:sz w:val="20"/>
                  <w:szCs w:val="20"/>
                </w:rPr>
                <w:t>Sum over the 24 hours of the mean hourly occupancy fraction (hours per day)</w:t>
              </w:r>
            </w:ins>
          </w:p>
        </w:tc>
      </w:tr>
      <w:tr w:rsidR="00A61990" w14:paraId="0CA0FE37" w14:textId="77777777" w:rsidTr="00A61990">
        <w:trPr>
          <w:ins w:id="662" w:author="Author" w:date="2026-09-30T13:42:00Z"/>
        </w:trPr>
        <w:tc>
          <w:tcPr>
            <w:tcW w:w="1204" w:type="dxa"/>
          </w:tcPr>
          <w:p w14:paraId="526222A5" w14:textId="77777777" w:rsidR="00A61990" w:rsidRDefault="000C0F2E">
            <w:pPr>
              <w:pStyle w:val="Compact"/>
              <w:spacing w:after="0" w:line="240" w:lineRule="auto"/>
              <w:jc w:val="left"/>
              <w:rPr>
                <w:ins w:id="663" w:author="Author" w:date="2026-09-30T13:42:00Z"/>
              </w:rPr>
            </w:pPr>
            <w:ins w:id="664" w:author="Author" w:date="2026-09-30T13:42:00Z">
              <w:r>
                <w:rPr>
                  <w:sz w:val="20"/>
                  <w:szCs w:val="20"/>
                </w:rPr>
                <w:t>Daytime occupancy fraction</w:t>
              </w:r>
            </w:ins>
          </w:p>
        </w:tc>
        <w:tc>
          <w:tcPr>
            <w:tcW w:w="1263" w:type="dxa"/>
          </w:tcPr>
          <w:p w14:paraId="19D7E34B" w14:textId="77777777" w:rsidR="00A61990" w:rsidRDefault="000C0F2E">
            <w:pPr>
              <w:pStyle w:val="Compact"/>
              <w:spacing w:after="0" w:line="240" w:lineRule="auto"/>
              <w:jc w:val="left"/>
              <w:rPr>
                <w:ins w:id="665" w:author="Author" w:date="2026-09-30T13:42:00Z"/>
              </w:rPr>
            </w:pPr>
            <w:ins w:id="666" w:author="Author" w:date="2026-09-30T13:42:00Z">
              <w:r>
                <w:rPr>
                  <w:sz w:val="20"/>
                  <w:szCs w:val="20"/>
                </w:rPr>
                <w:t>Output</w:t>
              </w:r>
            </w:ins>
          </w:p>
        </w:tc>
        <w:tc>
          <w:tcPr>
            <w:tcW w:w="6893" w:type="dxa"/>
          </w:tcPr>
          <w:p w14:paraId="0A377570" w14:textId="77777777" w:rsidR="00A61990" w:rsidRDefault="000C0F2E">
            <w:pPr>
              <w:pStyle w:val="Compact"/>
              <w:spacing w:after="0" w:line="240" w:lineRule="auto"/>
              <w:jc w:val="left"/>
              <w:rPr>
                <w:ins w:id="667" w:author="Author" w:date="2026-09-30T13:42:00Z"/>
              </w:rPr>
            </w:pPr>
            <w:ins w:id="668" w:author="Author" w:date="2026-09-30T13:42:00Z">
              <w:r>
                <w:rPr>
                  <w:sz w:val="20"/>
                  <w:szCs w:val="20"/>
                </w:rPr>
                <w:t>Mean occupancy fraction over 09:00–17:00</w:t>
              </w:r>
            </w:ins>
          </w:p>
        </w:tc>
      </w:tr>
      <w:tr w:rsidR="00A61990" w14:paraId="3CAAAB27" w14:textId="77777777" w:rsidTr="00A61990">
        <w:trPr>
          <w:ins w:id="669" w:author="Author" w:date="2026-09-30T13:42:00Z"/>
        </w:trPr>
        <w:tc>
          <w:tcPr>
            <w:tcW w:w="1204" w:type="dxa"/>
          </w:tcPr>
          <w:p w14:paraId="1745441F" w14:textId="77777777" w:rsidR="00A61990" w:rsidRDefault="000C0F2E">
            <w:pPr>
              <w:pStyle w:val="Compact"/>
              <w:spacing w:after="0" w:line="240" w:lineRule="auto"/>
              <w:jc w:val="left"/>
              <w:rPr>
                <w:ins w:id="670" w:author="Author" w:date="2026-09-30T13:42:00Z"/>
              </w:rPr>
            </w:pPr>
            <w:ins w:id="671" w:author="Author" w:date="2026-09-30T13:42:00Z">
              <w:r>
                <w:rPr>
                  <w:sz w:val="20"/>
                  <w:szCs w:val="20"/>
                </w:rPr>
                <w:t>Metabolic rate</w:t>
              </w:r>
            </w:ins>
          </w:p>
        </w:tc>
        <w:tc>
          <w:tcPr>
            <w:tcW w:w="1263" w:type="dxa"/>
          </w:tcPr>
          <w:p w14:paraId="57531F52" w14:textId="77777777" w:rsidR="00A61990" w:rsidRDefault="000C0F2E">
            <w:pPr>
              <w:pStyle w:val="Compact"/>
              <w:spacing w:after="0" w:line="240" w:lineRule="auto"/>
              <w:jc w:val="left"/>
              <w:rPr>
                <w:ins w:id="672" w:author="Author" w:date="2026-09-30T13:42:00Z"/>
              </w:rPr>
            </w:pPr>
            <w:ins w:id="673" w:author="Author" w:date="2026-09-30T13:42:00Z">
              <w:r>
                <w:rPr>
                  <w:sz w:val="20"/>
                  <w:szCs w:val="20"/>
                </w:rPr>
                <w:t>Output</w:t>
              </w:r>
            </w:ins>
          </w:p>
        </w:tc>
        <w:tc>
          <w:tcPr>
            <w:tcW w:w="6893" w:type="dxa"/>
          </w:tcPr>
          <w:p w14:paraId="2AE56043" w14:textId="77777777" w:rsidR="00A61990" w:rsidRDefault="000C0F2E">
            <w:pPr>
              <w:pStyle w:val="Compact"/>
              <w:spacing w:after="0" w:line="240" w:lineRule="auto"/>
              <w:jc w:val="left"/>
              <w:rPr>
                <w:ins w:id="674" w:author="Author" w:date="2026-09-30T13:42:00Z"/>
              </w:rPr>
            </w:pPr>
            <w:ins w:id="675" w:author="Author" w:date="2026-09-30T13:42:00Z">
              <w:r>
                <w:rPr>
                  <w:sz w:val="20"/>
                  <w:szCs w:val="20"/>
                </w:rPr>
                <w:t>Mean metabolic heat of the members at home, from activity (W per person)</w:t>
              </w:r>
            </w:ins>
          </w:p>
        </w:tc>
      </w:tr>
    </w:tbl>
    <w:p w14:paraId="7A74D593" w14:textId="77777777" w:rsidR="00A61990" w:rsidRDefault="000C0F2E">
      <w:pPr>
        <w:pStyle w:val="Heading2"/>
        <w:rPr>
          <w:ins w:id="676" w:author="Author" w:date="2026-09-30T13:42:00Z"/>
        </w:rPr>
      </w:pPr>
      <w:bookmarkStart w:id="677" w:name="regional-scope-and-representativeness"/>
      <w:bookmarkEnd w:id="551"/>
      <w:ins w:id="678" w:author="Author" w:date="2026-09-30T13:42:00Z">
        <w:r>
          <w:t>2.4 Regional scope and representativeness</w:t>
        </w:r>
      </w:ins>
    </w:p>
    <w:p w14:paraId="6F326382" w14:textId="77777777" w:rsidR="00A61990" w:rsidRDefault="000C0F2E">
      <w:pPr>
        <w:pStyle w:val="FirstParagraph"/>
        <w:rPr>
          <w:ins w:id="679" w:author="Author" w:date="2026-09-30T13:42:00Z"/>
        </w:rPr>
      </w:pPr>
      <w:ins w:id="680" w:author="Author" w:date="2026-09-30T13:42:00Z">
        <w:r>
          <w:t>The Census and GSS records come from all of Canada; neither the Census households nor the GSS respondents were restricted to Quebec or Montr</w:t>
        </w:r>
        <w:r>
          <w:t>eal, and no survey weights were used when the schedules were built. The first matching tier (Section 3.4) requires a Census person and a GSS respondent to share the same province and the same CMA class, so a Quebec household is matched to Quebec diaries wh</w:t>
        </w:r>
        <w:r>
          <w:t>enever that tier succeeds; later tiers relax this. Quebec accounts for about a quarter of the households in each Census cycle and 15 to 21 % of the retained GSS respondents (Table 2). The Quebec GSS samples are small (1,798 to 3,139 respondents per cycle),</w:t>
        </w:r>
        <w:r>
          <w:t xml:space="preserve"> and CMA is not coded at the same detail in every PUMF cycle, which is why the national files were used.</w:t>
        </w:r>
      </w:ins>
    </w:p>
    <w:p w14:paraId="7B205CD9" w14:textId="77777777" w:rsidR="00A61990" w:rsidRDefault="000C0F2E">
      <w:pPr>
        <w:pStyle w:val="BodyText"/>
        <w:rPr>
          <w:ins w:id="681" w:author="Author" w:date="2026-09-30T13:42:00Z"/>
        </w:rPr>
      </w:pPr>
      <w:ins w:id="682" w:author="Author" w:date="2026-09-30T13:42:00Z">
        <w:r>
          <w:t>To test whether this choice matters for a Montreal simulation, the occupancy metrics were computed for Canada and for the Quebec subset of each schedul</w:t>
        </w:r>
        <w:r>
          <w:t>e file (Table 4). The Quebec households are at home slightly longer in most cycles, but the differences are small: at most 0.3 h per weekday and 0.02 in the weekday daytime fraction, and at most 0.9 h and 0.04 on weekends (2022). These are smaller than the</w:t>
        </w:r>
        <w:r>
          <w:t xml:space="preserve"> difference between 2022 and the other cycles (1.5 to 2.3 h per weekday), so the national schedules were kept and no scenario was re-run with the Quebec subset. Because no weights were applied, the schedules describe the survey samples as matched, not the </w:t>
        </w:r>
        <w:r>
          <w:t>Canadian population, and the paper does not claim national representativeness.</w:t>
        </w:r>
      </w:ins>
    </w:p>
    <w:p w14:paraId="2396DCF5" w14:textId="77777777" w:rsidR="00A61990" w:rsidRDefault="000C0F2E">
      <w:pPr>
        <w:pStyle w:val="BodyText"/>
        <w:rPr>
          <w:ins w:id="683" w:author="Author" w:date="2026-09-30T13:42:00Z"/>
        </w:rPr>
      </w:pPr>
      <w:ins w:id="684" w:author="Author" w:date="2026-09-30T13:42:00Z">
        <w:r>
          <w:t>Table 4. Occupied hours per day and daytime (09:00–17:00) occupancy fraction for Canada and for the Quebec subset, per cycle and day type. Differences are Quebec minus Canada wi</w:t>
        </w:r>
        <w:r>
          <w:t>th 95 % bootstrap intervals (1,000 resamples of households).</w:t>
        </w:r>
      </w:ins>
    </w:p>
    <w:tbl>
      <w:tblPr>
        <w:tblStyle w:val="Table"/>
        <w:tblW w:w="5000" w:type="pct"/>
        <w:tblLayout w:type="fixed"/>
        <w:tblCellMar>
          <w:left w:w="72" w:type="dxa"/>
          <w:right w:w="72" w:type="dxa"/>
        </w:tblCellMar>
        <w:tblLook w:val="0020" w:firstRow="1" w:lastRow="0" w:firstColumn="0" w:lastColumn="0" w:noHBand="0" w:noVBand="0"/>
      </w:tblPr>
      <w:tblGrid>
        <w:gridCol w:w="629"/>
        <w:gridCol w:w="821"/>
        <w:gridCol w:w="918"/>
        <w:gridCol w:w="725"/>
        <w:gridCol w:w="2173"/>
        <w:gridCol w:w="1014"/>
        <w:gridCol w:w="725"/>
        <w:gridCol w:w="2499"/>
      </w:tblGrid>
      <w:tr w:rsidR="00A61990" w14:paraId="58CB04F8" w14:textId="77777777" w:rsidTr="00A61990">
        <w:trPr>
          <w:cnfStyle w:val="100000000000" w:firstRow="1" w:lastRow="0" w:firstColumn="0" w:lastColumn="0" w:oddVBand="0" w:evenVBand="0" w:oddHBand="0" w:evenHBand="0" w:firstRowFirstColumn="0" w:firstRowLastColumn="0" w:lastRowFirstColumn="0" w:lastRowLastColumn="0"/>
          <w:tblHeader/>
          <w:ins w:id="685" w:author="Author" w:date="2026-09-30T13:42:00Z"/>
        </w:trPr>
        <w:tc>
          <w:tcPr>
            <w:tcW w:w="619" w:type="dxa"/>
          </w:tcPr>
          <w:p w14:paraId="6DA75AAC" w14:textId="77777777" w:rsidR="00A61990" w:rsidRDefault="000C0F2E">
            <w:pPr>
              <w:pStyle w:val="Compact"/>
              <w:spacing w:after="0" w:line="240" w:lineRule="auto"/>
              <w:jc w:val="left"/>
              <w:rPr>
                <w:ins w:id="686" w:author="Author" w:date="2026-09-30T13:42:00Z"/>
              </w:rPr>
            </w:pPr>
            <w:ins w:id="687" w:author="Author" w:date="2026-09-30T13:42:00Z">
              <w:r>
                <w:rPr>
                  <w:sz w:val="20"/>
                  <w:szCs w:val="20"/>
                </w:rPr>
                <w:t>Cycle</w:t>
              </w:r>
            </w:ins>
          </w:p>
        </w:tc>
        <w:tc>
          <w:tcPr>
            <w:tcW w:w="809" w:type="dxa"/>
          </w:tcPr>
          <w:p w14:paraId="484E771D" w14:textId="77777777" w:rsidR="00A61990" w:rsidRDefault="000C0F2E">
            <w:pPr>
              <w:pStyle w:val="Compact"/>
              <w:spacing w:after="0" w:line="240" w:lineRule="auto"/>
              <w:jc w:val="left"/>
              <w:rPr>
                <w:ins w:id="688" w:author="Author" w:date="2026-09-30T13:42:00Z"/>
              </w:rPr>
            </w:pPr>
            <w:ins w:id="689" w:author="Author" w:date="2026-09-30T13:42:00Z">
              <w:r>
                <w:rPr>
                  <w:sz w:val="20"/>
                  <w:szCs w:val="20"/>
                </w:rPr>
                <w:t>Day</w:t>
              </w:r>
            </w:ins>
          </w:p>
        </w:tc>
        <w:tc>
          <w:tcPr>
            <w:tcW w:w="904" w:type="dxa"/>
          </w:tcPr>
          <w:p w14:paraId="053C6C7B" w14:textId="77777777" w:rsidR="00A61990" w:rsidRDefault="000C0F2E">
            <w:pPr>
              <w:pStyle w:val="Compact"/>
              <w:spacing w:after="0" w:line="240" w:lineRule="auto"/>
              <w:jc w:val="right"/>
              <w:rPr>
                <w:ins w:id="690" w:author="Author" w:date="2026-09-30T13:42:00Z"/>
              </w:rPr>
            </w:pPr>
            <w:ins w:id="691" w:author="Author" w:date="2026-09-30T13:42:00Z">
              <w:r>
                <w:rPr>
                  <w:sz w:val="20"/>
                  <w:szCs w:val="20"/>
                </w:rPr>
                <w:t>Occupied hours, Canada</w:t>
              </w:r>
            </w:ins>
          </w:p>
        </w:tc>
        <w:tc>
          <w:tcPr>
            <w:tcW w:w="714" w:type="dxa"/>
          </w:tcPr>
          <w:p w14:paraId="7A1A4F18" w14:textId="77777777" w:rsidR="00A61990" w:rsidRDefault="000C0F2E">
            <w:pPr>
              <w:pStyle w:val="Compact"/>
              <w:spacing w:after="0" w:line="240" w:lineRule="auto"/>
              <w:jc w:val="right"/>
              <w:rPr>
                <w:ins w:id="692" w:author="Author" w:date="2026-09-30T13:42:00Z"/>
              </w:rPr>
            </w:pPr>
            <w:ins w:id="693" w:author="Author" w:date="2026-09-30T13:42:00Z">
              <w:r>
                <w:rPr>
                  <w:sz w:val="20"/>
                  <w:szCs w:val="20"/>
                </w:rPr>
                <w:t>Quebec</w:t>
              </w:r>
            </w:ins>
          </w:p>
        </w:tc>
        <w:tc>
          <w:tcPr>
            <w:tcW w:w="2140" w:type="dxa"/>
          </w:tcPr>
          <w:p w14:paraId="5E59568F" w14:textId="77777777" w:rsidR="00A61990" w:rsidRDefault="000C0F2E">
            <w:pPr>
              <w:pStyle w:val="Compact"/>
              <w:spacing w:after="0" w:line="240" w:lineRule="auto"/>
              <w:jc w:val="right"/>
              <w:rPr>
                <w:ins w:id="694" w:author="Author" w:date="2026-09-30T13:42:00Z"/>
              </w:rPr>
            </w:pPr>
            <w:ins w:id="695" w:author="Author" w:date="2026-09-30T13:42:00Z">
              <w:r>
                <w:rPr>
                  <w:sz w:val="20"/>
                  <w:szCs w:val="20"/>
                </w:rPr>
                <w:t>Quebec − Canada (95 % interval)</w:t>
              </w:r>
            </w:ins>
          </w:p>
        </w:tc>
        <w:tc>
          <w:tcPr>
            <w:tcW w:w="999" w:type="dxa"/>
          </w:tcPr>
          <w:p w14:paraId="245A9C1E" w14:textId="77777777" w:rsidR="00A61990" w:rsidRDefault="000C0F2E">
            <w:pPr>
              <w:pStyle w:val="Compact"/>
              <w:spacing w:after="0" w:line="240" w:lineRule="auto"/>
              <w:jc w:val="right"/>
              <w:rPr>
                <w:ins w:id="696" w:author="Author" w:date="2026-09-30T13:42:00Z"/>
              </w:rPr>
            </w:pPr>
            <w:ins w:id="697" w:author="Author" w:date="2026-09-30T13:42:00Z">
              <w:r>
                <w:rPr>
                  <w:sz w:val="20"/>
                  <w:szCs w:val="20"/>
                </w:rPr>
                <w:t>Daytime fraction, Canada</w:t>
              </w:r>
            </w:ins>
          </w:p>
        </w:tc>
        <w:tc>
          <w:tcPr>
            <w:tcW w:w="714" w:type="dxa"/>
          </w:tcPr>
          <w:p w14:paraId="43240184" w14:textId="77777777" w:rsidR="00A61990" w:rsidRDefault="000C0F2E">
            <w:pPr>
              <w:pStyle w:val="Compact"/>
              <w:spacing w:after="0" w:line="240" w:lineRule="auto"/>
              <w:jc w:val="right"/>
              <w:rPr>
                <w:ins w:id="698" w:author="Author" w:date="2026-09-30T13:42:00Z"/>
              </w:rPr>
            </w:pPr>
            <w:ins w:id="699" w:author="Author" w:date="2026-09-30T13:42:00Z">
              <w:r>
                <w:rPr>
                  <w:sz w:val="20"/>
                  <w:szCs w:val="20"/>
                </w:rPr>
                <w:t>Quebec</w:t>
              </w:r>
            </w:ins>
          </w:p>
        </w:tc>
        <w:tc>
          <w:tcPr>
            <w:tcW w:w="2461" w:type="dxa"/>
          </w:tcPr>
          <w:p w14:paraId="575AFDE4" w14:textId="77777777" w:rsidR="00A61990" w:rsidRDefault="000C0F2E">
            <w:pPr>
              <w:pStyle w:val="Compact"/>
              <w:spacing w:after="0" w:line="240" w:lineRule="auto"/>
              <w:jc w:val="right"/>
              <w:rPr>
                <w:ins w:id="700" w:author="Author" w:date="2026-09-30T13:42:00Z"/>
              </w:rPr>
            </w:pPr>
            <w:ins w:id="701" w:author="Author" w:date="2026-09-30T13:42:00Z">
              <w:r>
                <w:rPr>
                  <w:sz w:val="20"/>
                  <w:szCs w:val="20"/>
                </w:rPr>
                <w:t>Quebec − Canada (95 % interval)</w:t>
              </w:r>
            </w:ins>
          </w:p>
        </w:tc>
      </w:tr>
      <w:tr w:rsidR="00A61990" w14:paraId="6A114003" w14:textId="77777777" w:rsidTr="00A61990">
        <w:trPr>
          <w:ins w:id="702" w:author="Author" w:date="2026-09-30T13:42:00Z"/>
        </w:trPr>
        <w:tc>
          <w:tcPr>
            <w:tcW w:w="619" w:type="dxa"/>
          </w:tcPr>
          <w:p w14:paraId="7F8A8292" w14:textId="77777777" w:rsidR="00A61990" w:rsidRDefault="000C0F2E">
            <w:pPr>
              <w:pStyle w:val="Compact"/>
              <w:spacing w:after="0" w:line="240" w:lineRule="auto"/>
              <w:jc w:val="left"/>
              <w:rPr>
                <w:ins w:id="703" w:author="Author" w:date="2026-09-30T13:42:00Z"/>
              </w:rPr>
            </w:pPr>
            <w:ins w:id="704" w:author="Author" w:date="2026-09-30T13:42:00Z">
              <w:r>
                <w:rPr>
                  <w:sz w:val="20"/>
                  <w:szCs w:val="20"/>
                </w:rPr>
                <w:t>2005</w:t>
              </w:r>
            </w:ins>
          </w:p>
        </w:tc>
        <w:tc>
          <w:tcPr>
            <w:tcW w:w="809" w:type="dxa"/>
          </w:tcPr>
          <w:p w14:paraId="7FC00B21" w14:textId="77777777" w:rsidR="00A61990" w:rsidRDefault="000C0F2E">
            <w:pPr>
              <w:pStyle w:val="Compact"/>
              <w:spacing w:after="0" w:line="240" w:lineRule="auto"/>
              <w:jc w:val="left"/>
              <w:rPr>
                <w:ins w:id="705" w:author="Author" w:date="2026-09-30T13:42:00Z"/>
              </w:rPr>
            </w:pPr>
            <w:ins w:id="706" w:author="Author" w:date="2026-09-30T13:42:00Z">
              <w:r>
                <w:rPr>
                  <w:sz w:val="20"/>
                  <w:szCs w:val="20"/>
                </w:rPr>
                <w:t>Weekday</w:t>
              </w:r>
            </w:ins>
          </w:p>
        </w:tc>
        <w:tc>
          <w:tcPr>
            <w:tcW w:w="904" w:type="dxa"/>
          </w:tcPr>
          <w:p w14:paraId="0577E701" w14:textId="77777777" w:rsidR="00A61990" w:rsidRDefault="000C0F2E">
            <w:pPr>
              <w:pStyle w:val="Compact"/>
              <w:spacing w:after="0" w:line="240" w:lineRule="auto"/>
              <w:jc w:val="right"/>
              <w:rPr>
                <w:ins w:id="707" w:author="Author" w:date="2026-09-30T13:42:00Z"/>
              </w:rPr>
            </w:pPr>
            <w:ins w:id="708" w:author="Author" w:date="2026-09-30T13:42:00Z">
              <w:r>
                <w:rPr>
                  <w:sz w:val="20"/>
                  <w:szCs w:val="20"/>
                </w:rPr>
                <w:t>16.12</w:t>
              </w:r>
            </w:ins>
          </w:p>
        </w:tc>
        <w:tc>
          <w:tcPr>
            <w:tcW w:w="714" w:type="dxa"/>
          </w:tcPr>
          <w:p w14:paraId="63E5C822" w14:textId="77777777" w:rsidR="00A61990" w:rsidRDefault="000C0F2E">
            <w:pPr>
              <w:pStyle w:val="Compact"/>
              <w:spacing w:after="0" w:line="240" w:lineRule="auto"/>
              <w:jc w:val="right"/>
              <w:rPr>
                <w:ins w:id="709" w:author="Author" w:date="2026-09-30T13:42:00Z"/>
              </w:rPr>
            </w:pPr>
            <w:ins w:id="710" w:author="Author" w:date="2026-09-30T13:42:00Z">
              <w:r>
                <w:rPr>
                  <w:sz w:val="20"/>
                  <w:szCs w:val="20"/>
                </w:rPr>
                <w:t>16.44</w:t>
              </w:r>
            </w:ins>
          </w:p>
        </w:tc>
        <w:tc>
          <w:tcPr>
            <w:tcW w:w="2140" w:type="dxa"/>
          </w:tcPr>
          <w:p w14:paraId="013BB817" w14:textId="77777777" w:rsidR="00A61990" w:rsidRDefault="000C0F2E">
            <w:pPr>
              <w:pStyle w:val="Compact"/>
              <w:spacing w:after="0" w:line="240" w:lineRule="auto"/>
              <w:jc w:val="right"/>
              <w:rPr>
                <w:ins w:id="711" w:author="Author" w:date="2026-09-30T13:42:00Z"/>
              </w:rPr>
            </w:pPr>
            <w:ins w:id="712" w:author="Author" w:date="2026-09-30T13:42:00Z">
              <w:r>
                <w:rPr>
                  <w:sz w:val="20"/>
                  <w:szCs w:val="20"/>
                </w:rPr>
                <w:t>+0.32 (+0.25, +0.42)</w:t>
              </w:r>
            </w:ins>
          </w:p>
        </w:tc>
        <w:tc>
          <w:tcPr>
            <w:tcW w:w="999" w:type="dxa"/>
          </w:tcPr>
          <w:p w14:paraId="6B1207DF" w14:textId="77777777" w:rsidR="00A61990" w:rsidRDefault="000C0F2E">
            <w:pPr>
              <w:pStyle w:val="Compact"/>
              <w:spacing w:after="0" w:line="240" w:lineRule="auto"/>
              <w:jc w:val="right"/>
              <w:rPr>
                <w:ins w:id="713" w:author="Author" w:date="2026-09-30T13:42:00Z"/>
              </w:rPr>
            </w:pPr>
            <w:ins w:id="714" w:author="Author" w:date="2026-09-30T13:42:00Z">
              <w:r>
                <w:rPr>
                  <w:sz w:val="20"/>
                  <w:szCs w:val="20"/>
                </w:rPr>
                <w:t>0.379</w:t>
              </w:r>
            </w:ins>
          </w:p>
        </w:tc>
        <w:tc>
          <w:tcPr>
            <w:tcW w:w="714" w:type="dxa"/>
          </w:tcPr>
          <w:p w14:paraId="2DC4D4B9" w14:textId="77777777" w:rsidR="00A61990" w:rsidRDefault="000C0F2E">
            <w:pPr>
              <w:pStyle w:val="Compact"/>
              <w:spacing w:after="0" w:line="240" w:lineRule="auto"/>
              <w:jc w:val="right"/>
              <w:rPr>
                <w:ins w:id="715" w:author="Author" w:date="2026-09-30T13:42:00Z"/>
              </w:rPr>
            </w:pPr>
            <w:ins w:id="716" w:author="Author" w:date="2026-09-30T13:42:00Z">
              <w:r>
                <w:rPr>
                  <w:sz w:val="20"/>
                  <w:szCs w:val="20"/>
                </w:rPr>
                <w:t>0.401</w:t>
              </w:r>
            </w:ins>
          </w:p>
        </w:tc>
        <w:tc>
          <w:tcPr>
            <w:tcW w:w="2461" w:type="dxa"/>
          </w:tcPr>
          <w:p w14:paraId="732192FF" w14:textId="77777777" w:rsidR="00A61990" w:rsidRDefault="000C0F2E">
            <w:pPr>
              <w:pStyle w:val="Compact"/>
              <w:spacing w:after="0" w:line="240" w:lineRule="auto"/>
              <w:jc w:val="right"/>
              <w:rPr>
                <w:ins w:id="717" w:author="Author" w:date="2026-09-30T13:42:00Z"/>
              </w:rPr>
            </w:pPr>
            <w:ins w:id="718" w:author="Author" w:date="2026-09-30T13:42:00Z">
              <w:r>
                <w:rPr>
                  <w:sz w:val="20"/>
                  <w:szCs w:val="20"/>
                </w:rPr>
                <w:t>+0.022 (+0.016, +0.029)</w:t>
              </w:r>
            </w:ins>
          </w:p>
        </w:tc>
      </w:tr>
      <w:tr w:rsidR="00A61990" w14:paraId="7615DC6D" w14:textId="77777777" w:rsidTr="00A61990">
        <w:trPr>
          <w:ins w:id="719" w:author="Author" w:date="2026-09-30T13:42:00Z"/>
        </w:trPr>
        <w:tc>
          <w:tcPr>
            <w:tcW w:w="619" w:type="dxa"/>
          </w:tcPr>
          <w:p w14:paraId="32D1AB33" w14:textId="77777777" w:rsidR="00A61990" w:rsidRDefault="000C0F2E">
            <w:pPr>
              <w:pStyle w:val="Compact"/>
              <w:spacing w:after="0" w:line="240" w:lineRule="auto"/>
              <w:jc w:val="left"/>
              <w:rPr>
                <w:ins w:id="720" w:author="Author" w:date="2026-09-30T13:42:00Z"/>
              </w:rPr>
            </w:pPr>
            <w:ins w:id="721" w:author="Author" w:date="2026-09-30T13:42:00Z">
              <w:r>
                <w:rPr>
                  <w:sz w:val="20"/>
                  <w:szCs w:val="20"/>
                </w:rPr>
                <w:t>2005</w:t>
              </w:r>
            </w:ins>
          </w:p>
        </w:tc>
        <w:tc>
          <w:tcPr>
            <w:tcW w:w="809" w:type="dxa"/>
          </w:tcPr>
          <w:p w14:paraId="30A1A3E3" w14:textId="77777777" w:rsidR="00A61990" w:rsidRDefault="000C0F2E">
            <w:pPr>
              <w:pStyle w:val="Compact"/>
              <w:spacing w:after="0" w:line="240" w:lineRule="auto"/>
              <w:jc w:val="left"/>
              <w:rPr>
                <w:ins w:id="722" w:author="Author" w:date="2026-09-30T13:42:00Z"/>
              </w:rPr>
            </w:pPr>
            <w:ins w:id="723" w:author="Author" w:date="2026-09-30T13:42:00Z">
              <w:r>
                <w:rPr>
                  <w:sz w:val="20"/>
                  <w:szCs w:val="20"/>
                </w:rPr>
                <w:t>Weekend</w:t>
              </w:r>
            </w:ins>
          </w:p>
        </w:tc>
        <w:tc>
          <w:tcPr>
            <w:tcW w:w="904" w:type="dxa"/>
          </w:tcPr>
          <w:p w14:paraId="44190592" w14:textId="77777777" w:rsidR="00A61990" w:rsidRDefault="000C0F2E">
            <w:pPr>
              <w:pStyle w:val="Compact"/>
              <w:spacing w:after="0" w:line="240" w:lineRule="auto"/>
              <w:jc w:val="right"/>
              <w:rPr>
                <w:ins w:id="724" w:author="Author" w:date="2026-09-30T13:42:00Z"/>
              </w:rPr>
            </w:pPr>
            <w:ins w:id="725" w:author="Author" w:date="2026-09-30T13:42:00Z">
              <w:r>
                <w:rPr>
                  <w:sz w:val="20"/>
                  <w:szCs w:val="20"/>
                </w:rPr>
                <w:t>17.50</w:t>
              </w:r>
            </w:ins>
          </w:p>
        </w:tc>
        <w:tc>
          <w:tcPr>
            <w:tcW w:w="714" w:type="dxa"/>
          </w:tcPr>
          <w:p w14:paraId="0EF77E2B" w14:textId="77777777" w:rsidR="00A61990" w:rsidRDefault="000C0F2E">
            <w:pPr>
              <w:pStyle w:val="Compact"/>
              <w:spacing w:after="0" w:line="240" w:lineRule="auto"/>
              <w:jc w:val="right"/>
              <w:rPr>
                <w:ins w:id="726" w:author="Author" w:date="2026-09-30T13:42:00Z"/>
              </w:rPr>
            </w:pPr>
            <w:ins w:id="727" w:author="Author" w:date="2026-09-30T13:42:00Z">
              <w:r>
                <w:rPr>
                  <w:sz w:val="20"/>
                  <w:szCs w:val="20"/>
                </w:rPr>
                <w:t>17.57</w:t>
              </w:r>
            </w:ins>
          </w:p>
        </w:tc>
        <w:tc>
          <w:tcPr>
            <w:tcW w:w="2140" w:type="dxa"/>
          </w:tcPr>
          <w:p w14:paraId="47B00014" w14:textId="77777777" w:rsidR="00A61990" w:rsidRDefault="000C0F2E">
            <w:pPr>
              <w:pStyle w:val="Compact"/>
              <w:spacing w:after="0" w:line="240" w:lineRule="auto"/>
              <w:jc w:val="right"/>
              <w:rPr>
                <w:ins w:id="728" w:author="Author" w:date="2026-09-30T13:42:00Z"/>
              </w:rPr>
            </w:pPr>
            <w:ins w:id="729" w:author="Author" w:date="2026-09-30T13:42:00Z">
              <w:r>
                <w:rPr>
                  <w:sz w:val="20"/>
                  <w:szCs w:val="20"/>
                </w:rPr>
                <w:t>+0.07 (-0.02, +0.17)</w:t>
              </w:r>
            </w:ins>
          </w:p>
        </w:tc>
        <w:tc>
          <w:tcPr>
            <w:tcW w:w="999" w:type="dxa"/>
          </w:tcPr>
          <w:p w14:paraId="45FFCB8B" w14:textId="77777777" w:rsidR="00A61990" w:rsidRDefault="000C0F2E">
            <w:pPr>
              <w:pStyle w:val="Compact"/>
              <w:spacing w:after="0" w:line="240" w:lineRule="auto"/>
              <w:jc w:val="right"/>
              <w:rPr>
                <w:ins w:id="730" w:author="Author" w:date="2026-09-30T13:42:00Z"/>
              </w:rPr>
            </w:pPr>
            <w:ins w:id="731" w:author="Author" w:date="2026-09-30T13:42:00Z">
              <w:r>
                <w:rPr>
                  <w:sz w:val="20"/>
                  <w:szCs w:val="20"/>
                </w:rPr>
                <w:t>0.566</w:t>
              </w:r>
            </w:ins>
          </w:p>
        </w:tc>
        <w:tc>
          <w:tcPr>
            <w:tcW w:w="714" w:type="dxa"/>
          </w:tcPr>
          <w:p w14:paraId="013069E4" w14:textId="77777777" w:rsidR="00A61990" w:rsidRDefault="000C0F2E">
            <w:pPr>
              <w:pStyle w:val="Compact"/>
              <w:spacing w:after="0" w:line="240" w:lineRule="auto"/>
              <w:jc w:val="right"/>
              <w:rPr>
                <w:ins w:id="732" w:author="Author" w:date="2026-09-30T13:42:00Z"/>
              </w:rPr>
            </w:pPr>
            <w:ins w:id="733" w:author="Author" w:date="2026-09-30T13:42:00Z">
              <w:r>
                <w:rPr>
                  <w:sz w:val="20"/>
                  <w:szCs w:val="20"/>
                </w:rPr>
                <w:t>0.577</w:t>
              </w:r>
            </w:ins>
          </w:p>
        </w:tc>
        <w:tc>
          <w:tcPr>
            <w:tcW w:w="2461" w:type="dxa"/>
          </w:tcPr>
          <w:p w14:paraId="395B13DD" w14:textId="77777777" w:rsidR="00A61990" w:rsidRDefault="000C0F2E">
            <w:pPr>
              <w:pStyle w:val="Compact"/>
              <w:spacing w:after="0" w:line="240" w:lineRule="auto"/>
              <w:jc w:val="right"/>
              <w:rPr>
                <w:ins w:id="734" w:author="Author" w:date="2026-09-30T13:42:00Z"/>
              </w:rPr>
            </w:pPr>
            <w:ins w:id="735" w:author="Author" w:date="2026-09-30T13:42:00Z">
              <w:r>
                <w:rPr>
                  <w:sz w:val="20"/>
                  <w:szCs w:val="20"/>
                </w:rPr>
                <w:t>+0.012 (+0.006, +0.017)</w:t>
              </w:r>
            </w:ins>
          </w:p>
        </w:tc>
      </w:tr>
      <w:tr w:rsidR="00A61990" w14:paraId="31538A2E" w14:textId="77777777" w:rsidTr="00A61990">
        <w:trPr>
          <w:ins w:id="736" w:author="Author" w:date="2026-09-30T13:42:00Z"/>
        </w:trPr>
        <w:tc>
          <w:tcPr>
            <w:tcW w:w="619" w:type="dxa"/>
          </w:tcPr>
          <w:p w14:paraId="3FB6306B" w14:textId="77777777" w:rsidR="00A61990" w:rsidRDefault="000C0F2E">
            <w:pPr>
              <w:pStyle w:val="Compact"/>
              <w:spacing w:after="0" w:line="240" w:lineRule="auto"/>
              <w:jc w:val="left"/>
              <w:rPr>
                <w:ins w:id="737" w:author="Author" w:date="2026-09-30T13:42:00Z"/>
              </w:rPr>
            </w:pPr>
            <w:ins w:id="738" w:author="Author" w:date="2026-09-30T13:42:00Z">
              <w:r>
                <w:rPr>
                  <w:sz w:val="20"/>
                  <w:szCs w:val="20"/>
                </w:rPr>
                <w:t>2010</w:t>
              </w:r>
            </w:ins>
          </w:p>
        </w:tc>
        <w:tc>
          <w:tcPr>
            <w:tcW w:w="809" w:type="dxa"/>
          </w:tcPr>
          <w:p w14:paraId="4B6C4539" w14:textId="77777777" w:rsidR="00A61990" w:rsidRDefault="000C0F2E">
            <w:pPr>
              <w:pStyle w:val="Compact"/>
              <w:spacing w:after="0" w:line="240" w:lineRule="auto"/>
              <w:jc w:val="left"/>
              <w:rPr>
                <w:ins w:id="739" w:author="Author" w:date="2026-09-30T13:42:00Z"/>
              </w:rPr>
            </w:pPr>
            <w:ins w:id="740" w:author="Author" w:date="2026-09-30T13:42:00Z">
              <w:r>
                <w:rPr>
                  <w:sz w:val="20"/>
                  <w:szCs w:val="20"/>
                </w:rPr>
                <w:t>Weekday</w:t>
              </w:r>
            </w:ins>
          </w:p>
        </w:tc>
        <w:tc>
          <w:tcPr>
            <w:tcW w:w="904" w:type="dxa"/>
          </w:tcPr>
          <w:p w14:paraId="13A87912" w14:textId="77777777" w:rsidR="00A61990" w:rsidRDefault="000C0F2E">
            <w:pPr>
              <w:pStyle w:val="Compact"/>
              <w:spacing w:after="0" w:line="240" w:lineRule="auto"/>
              <w:jc w:val="right"/>
              <w:rPr>
                <w:ins w:id="741" w:author="Author" w:date="2026-09-30T13:42:00Z"/>
              </w:rPr>
            </w:pPr>
            <w:ins w:id="742" w:author="Author" w:date="2026-09-30T13:42:00Z">
              <w:r>
                <w:rPr>
                  <w:sz w:val="20"/>
                  <w:szCs w:val="20"/>
                </w:rPr>
                <w:t>15.62</w:t>
              </w:r>
            </w:ins>
          </w:p>
        </w:tc>
        <w:tc>
          <w:tcPr>
            <w:tcW w:w="714" w:type="dxa"/>
          </w:tcPr>
          <w:p w14:paraId="41396774" w14:textId="77777777" w:rsidR="00A61990" w:rsidRDefault="000C0F2E">
            <w:pPr>
              <w:pStyle w:val="Compact"/>
              <w:spacing w:after="0" w:line="240" w:lineRule="auto"/>
              <w:jc w:val="right"/>
              <w:rPr>
                <w:ins w:id="743" w:author="Author" w:date="2026-09-30T13:42:00Z"/>
              </w:rPr>
            </w:pPr>
            <w:ins w:id="744" w:author="Author" w:date="2026-09-30T13:42:00Z">
              <w:r>
                <w:rPr>
                  <w:sz w:val="20"/>
                  <w:szCs w:val="20"/>
                </w:rPr>
                <w:t>15.57</w:t>
              </w:r>
            </w:ins>
          </w:p>
        </w:tc>
        <w:tc>
          <w:tcPr>
            <w:tcW w:w="2140" w:type="dxa"/>
          </w:tcPr>
          <w:p w14:paraId="5242A4A8" w14:textId="77777777" w:rsidR="00A61990" w:rsidRDefault="000C0F2E">
            <w:pPr>
              <w:pStyle w:val="Compact"/>
              <w:spacing w:after="0" w:line="240" w:lineRule="auto"/>
              <w:jc w:val="right"/>
              <w:rPr>
                <w:ins w:id="745" w:author="Author" w:date="2026-09-30T13:42:00Z"/>
              </w:rPr>
            </w:pPr>
            <w:ins w:id="746" w:author="Author" w:date="2026-09-30T13:42:00Z">
              <w:r>
                <w:rPr>
                  <w:sz w:val="20"/>
                  <w:szCs w:val="20"/>
                </w:rPr>
                <w:t>-0.04 (-0.13, +0.04)</w:t>
              </w:r>
            </w:ins>
          </w:p>
        </w:tc>
        <w:tc>
          <w:tcPr>
            <w:tcW w:w="999" w:type="dxa"/>
          </w:tcPr>
          <w:p w14:paraId="61B3A0DD" w14:textId="77777777" w:rsidR="00A61990" w:rsidRDefault="000C0F2E">
            <w:pPr>
              <w:pStyle w:val="Compact"/>
              <w:spacing w:after="0" w:line="240" w:lineRule="auto"/>
              <w:jc w:val="right"/>
              <w:rPr>
                <w:ins w:id="747" w:author="Author" w:date="2026-09-30T13:42:00Z"/>
              </w:rPr>
            </w:pPr>
            <w:ins w:id="748" w:author="Author" w:date="2026-09-30T13:42:00Z">
              <w:r>
                <w:rPr>
                  <w:sz w:val="20"/>
                  <w:szCs w:val="20"/>
                </w:rPr>
                <w:t>0.359</w:t>
              </w:r>
            </w:ins>
          </w:p>
        </w:tc>
        <w:tc>
          <w:tcPr>
            <w:tcW w:w="714" w:type="dxa"/>
          </w:tcPr>
          <w:p w14:paraId="432F2456" w14:textId="77777777" w:rsidR="00A61990" w:rsidRDefault="000C0F2E">
            <w:pPr>
              <w:pStyle w:val="Compact"/>
              <w:spacing w:after="0" w:line="240" w:lineRule="auto"/>
              <w:jc w:val="right"/>
              <w:rPr>
                <w:ins w:id="749" w:author="Author" w:date="2026-09-30T13:42:00Z"/>
              </w:rPr>
            </w:pPr>
            <w:ins w:id="750" w:author="Author" w:date="2026-09-30T13:42:00Z">
              <w:r>
                <w:rPr>
                  <w:sz w:val="20"/>
                  <w:szCs w:val="20"/>
                </w:rPr>
                <w:t>0.344</w:t>
              </w:r>
            </w:ins>
          </w:p>
        </w:tc>
        <w:tc>
          <w:tcPr>
            <w:tcW w:w="2461" w:type="dxa"/>
          </w:tcPr>
          <w:p w14:paraId="0291E039" w14:textId="77777777" w:rsidR="00A61990" w:rsidRDefault="000C0F2E">
            <w:pPr>
              <w:pStyle w:val="Compact"/>
              <w:spacing w:after="0" w:line="240" w:lineRule="auto"/>
              <w:jc w:val="right"/>
              <w:rPr>
                <w:ins w:id="751" w:author="Author" w:date="2026-09-30T13:42:00Z"/>
              </w:rPr>
            </w:pPr>
            <w:ins w:id="752" w:author="Author" w:date="2026-09-30T13:42:00Z">
              <w:r>
                <w:rPr>
                  <w:sz w:val="20"/>
                  <w:szCs w:val="20"/>
                </w:rPr>
                <w:t>-0.015 (-0.022, -0.009)</w:t>
              </w:r>
            </w:ins>
          </w:p>
        </w:tc>
      </w:tr>
      <w:tr w:rsidR="00A61990" w14:paraId="68C6563C" w14:textId="77777777" w:rsidTr="00A61990">
        <w:trPr>
          <w:ins w:id="753" w:author="Author" w:date="2026-09-30T13:42:00Z"/>
        </w:trPr>
        <w:tc>
          <w:tcPr>
            <w:tcW w:w="619" w:type="dxa"/>
          </w:tcPr>
          <w:p w14:paraId="6CE8C547" w14:textId="77777777" w:rsidR="00A61990" w:rsidRDefault="000C0F2E">
            <w:pPr>
              <w:pStyle w:val="Compact"/>
              <w:spacing w:after="0" w:line="240" w:lineRule="auto"/>
              <w:jc w:val="left"/>
              <w:rPr>
                <w:ins w:id="754" w:author="Author" w:date="2026-09-30T13:42:00Z"/>
              </w:rPr>
            </w:pPr>
            <w:ins w:id="755" w:author="Author" w:date="2026-09-30T13:42:00Z">
              <w:r>
                <w:rPr>
                  <w:sz w:val="20"/>
                  <w:szCs w:val="20"/>
                </w:rPr>
                <w:t>2010</w:t>
              </w:r>
            </w:ins>
          </w:p>
        </w:tc>
        <w:tc>
          <w:tcPr>
            <w:tcW w:w="809" w:type="dxa"/>
          </w:tcPr>
          <w:p w14:paraId="38E518F9" w14:textId="77777777" w:rsidR="00A61990" w:rsidRDefault="000C0F2E">
            <w:pPr>
              <w:pStyle w:val="Compact"/>
              <w:spacing w:after="0" w:line="240" w:lineRule="auto"/>
              <w:jc w:val="left"/>
              <w:rPr>
                <w:ins w:id="756" w:author="Author" w:date="2026-09-30T13:42:00Z"/>
              </w:rPr>
            </w:pPr>
            <w:ins w:id="757" w:author="Author" w:date="2026-09-30T13:42:00Z">
              <w:r>
                <w:rPr>
                  <w:sz w:val="20"/>
                  <w:szCs w:val="20"/>
                </w:rPr>
                <w:t>Weekend</w:t>
              </w:r>
            </w:ins>
          </w:p>
        </w:tc>
        <w:tc>
          <w:tcPr>
            <w:tcW w:w="904" w:type="dxa"/>
          </w:tcPr>
          <w:p w14:paraId="47FBDCC0" w14:textId="77777777" w:rsidR="00A61990" w:rsidRDefault="000C0F2E">
            <w:pPr>
              <w:pStyle w:val="Compact"/>
              <w:spacing w:after="0" w:line="240" w:lineRule="auto"/>
              <w:jc w:val="right"/>
              <w:rPr>
                <w:ins w:id="758" w:author="Author" w:date="2026-09-30T13:42:00Z"/>
              </w:rPr>
            </w:pPr>
            <w:ins w:id="759" w:author="Author" w:date="2026-09-30T13:42:00Z">
              <w:r>
                <w:rPr>
                  <w:sz w:val="20"/>
                  <w:szCs w:val="20"/>
                </w:rPr>
                <w:t>17.41</w:t>
              </w:r>
            </w:ins>
          </w:p>
        </w:tc>
        <w:tc>
          <w:tcPr>
            <w:tcW w:w="714" w:type="dxa"/>
          </w:tcPr>
          <w:p w14:paraId="245098DA" w14:textId="77777777" w:rsidR="00A61990" w:rsidRDefault="000C0F2E">
            <w:pPr>
              <w:pStyle w:val="Compact"/>
              <w:spacing w:after="0" w:line="240" w:lineRule="auto"/>
              <w:jc w:val="right"/>
              <w:rPr>
                <w:ins w:id="760" w:author="Author" w:date="2026-09-30T13:42:00Z"/>
              </w:rPr>
            </w:pPr>
            <w:ins w:id="761" w:author="Author" w:date="2026-09-30T13:42:00Z">
              <w:r>
                <w:rPr>
                  <w:sz w:val="20"/>
                  <w:szCs w:val="20"/>
                </w:rPr>
                <w:t>17.70</w:t>
              </w:r>
            </w:ins>
          </w:p>
        </w:tc>
        <w:tc>
          <w:tcPr>
            <w:tcW w:w="2140" w:type="dxa"/>
          </w:tcPr>
          <w:p w14:paraId="4304BAA3" w14:textId="77777777" w:rsidR="00A61990" w:rsidRDefault="000C0F2E">
            <w:pPr>
              <w:pStyle w:val="Compact"/>
              <w:spacing w:after="0" w:line="240" w:lineRule="auto"/>
              <w:jc w:val="right"/>
              <w:rPr>
                <w:ins w:id="762" w:author="Author" w:date="2026-09-30T13:42:00Z"/>
              </w:rPr>
            </w:pPr>
            <w:ins w:id="763" w:author="Author" w:date="2026-09-30T13:42:00Z">
              <w:r>
                <w:rPr>
                  <w:sz w:val="20"/>
                  <w:szCs w:val="20"/>
                </w:rPr>
                <w:t>+0.29 (+0.20, +0.38)</w:t>
              </w:r>
            </w:ins>
          </w:p>
        </w:tc>
        <w:tc>
          <w:tcPr>
            <w:tcW w:w="999" w:type="dxa"/>
          </w:tcPr>
          <w:p w14:paraId="2778D815" w14:textId="77777777" w:rsidR="00A61990" w:rsidRDefault="000C0F2E">
            <w:pPr>
              <w:pStyle w:val="Compact"/>
              <w:spacing w:after="0" w:line="240" w:lineRule="auto"/>
              <w:jc w:val="right"/>
              <w:rPr>
                <w:ins w:id="764" w:author="Author" w:date="2026-09-30T13:42:00Z"/>
              </w:rPr>
            </w:pPr>
            <w:ins w:id="765" w:author="Author" w:date="2026-09-30T13:42:00Z">
              <w:r>
                <w:rPr>
                  <w:sz w:val="20"/>
                  <w:szCs w:val="20"/>
                </w:rPr>
                <w:t>0.546</w:t>
              </w:r>
            </w:ins>
          </w:p>
        </w:tc>
        <w:tc>
          <w:tcPr>
            <w:tcW w:w="714" w:type="dxa"/>
          </w:tcPr>
          <w:p w14:paraId="62066170" w14:textId="77777777" w:rsidR="00A61990" w:rsidRDefault="000C0F2E">
            <w:pPr>
              <w:pStyle w:val="Compact"/>
              <w:spacing w:after="0" w:line="240" w:lineRule="auto"/>
              <w:jc w:val="right"/>
              <w:rPr>
                <w:ins w:id="766" w:author="Author" w:date="2026-09-30T13:42:00Z"/>
              </w:rPr>
            </w:pPr>
            <w:ins w:id="767" w:author="Author" w:date="2026-09-30T13:42:00Z">
              <w:r>
                <w:rPr>
                  <w:sz w:val="20"/>
                  <w:szCs w:val="20"/>
                </w:rPr>
                <w:t>0.542</w:t>
              </w:r>
            </w:ins>
          </w:p>
        </w:tc>
        <w:tc>
          <w:tcPr>
            <w:tcW w:w="2461" w:type="dxa"/>
          </w:tcPr>
          <w:p w14:paraId="29D4EE4A" w14:textId="77777777" w:rsidR="00A61990" w:rsidRDefault="000C0F2E">
            <w:pPr>
              <w:pStyle w:val="Compact"/>
              <w:spacing w:after="0" w:line="240" w:lineRule="auto"/>
              <w:jc w:val="right"/>
              <w:rPr>
                <w:ins w:id="768" w:author="Author" w:date="2026-09-30T13:42:00Z"/>
              </w:rPr>
            </w:pPr>
            <w:ins w:id="769" w:author="Author" w:date="2026-09-30T13:42:00Z">
              <w:r>
                <w:rPr>
                  <w:sz w:val="20"/>
                  <w:szCs w:val="20"/>
                </w:rPr>
                <w:t>-0.005 (-0.011, +0.002)</w:t>
              </w:r>
            </w:ins>
          </w:p>
        </w:tc>
      </w:tr>
      <w:tr w:rsidR="00A61990" w14:paraId="78CB9C6A" w14:textId="77777777" w:rsidTr="00A61990">
        <w:trPr>
          <w:ins w:id="770" w:author="Author" w:date="2026-09-30T13:42:00Z"/>
        </w:trPr>
        <w:tc>
          <w:tcPr>
            <w:tcW w:w="619" w:type="dxa"/>
          </w:tcPr>
          <w:p w14:paraId="1BE73555" w14:textId="77777777" w:rsidR="00A61990" w:rsidRDefault="000C0F2E">
            <w:pPr>
              <w:pStyle w:val="Compact"/>
              <w:spacing w:after="0" w:line="240" w:lineRule="auto"/>
              <w:jc w:val="left"/>
              <w:rPr>
                <w:ins w:id="771" w:author="Author" w:date="2026-09-30T13:42:00Z"/>
              </w:rPr>
            </w:pPr>
            <w:ins w:id="772" w:author="Author" w:date="2026-09-30T13:42:00Z">
              <w:r>
                <w:rPr>
                  <w:sz w:val="20"/>
                  <w:szCs w:val="20"/>
                </w:rPr>
                <w:t>2015</w:t>
              </w:r>
            </w:ins>
          </w:p>
        </w:tc>
        <w:tc>
          <w:tcPr>
            <w:tcW w:w="809" w:type="dxa"/>
          </w:tcPr>
          <w:p w14:paraId="0FF5C92F" w14:textId="77777777" w:rsidR="00A61990" w:rsidRDefault="000C0F2E">
            <w:pPr>
              <w:pStyle w:val="Compact"/>
              <w:spacing w:after="0" w:line="240" w:lineRule="auto"/>
              <w:jc w:val="left"/>
              <w:rPr>
                <w:ins w:id="773" w:author="Author" w:date="2026-09-30T13:42:00Z"/>
              </w:rPr>
            </w:pPr>
            <w:ins w:id="774" w:author="Author" w:date="2026-09-30T13:42:00Z">
              <w:r>
                <w:rPr>
                  <w:sz w:val="20"/>
                  <w:szCs w:val="20"/>
                </w:rPr>
                <w:t>Weekday</w:t>
              </w:r>
            </w:ins>
          </w:p>
        </w:tc>
        <w:tc>
          <w:tcPr>
            <w:tcW w:w="904" w:type="dxa"/>
          </w:tcPr>
          <w:p w14:paraId="6333D89A" w14:textId="77777777" w:rsidR="00A61990" w:rsidRDefault="000C0F2E">
            <w:pPr>
              <w:pStyle w:val="Compact"/>
              <w:spacing w:after="0" w:line="240" w:lineRule="auto"/>
              <w:jc w:val="right"/>
              <w:rPr>
                <w:ins w:id="775" w:author="Author" w:date="2026-09-30T13:42:00Z"/>
              </w:rPr>
            </w:pPr>
            <w:ins w:id="776" w:author="Author" w:date="2026-09-30T13:42:00Z">
              <w:r>
                <w:rPr>
                  <w:sz w:val="20"/>
                  <w:szCs w:val="20"/>
                </w:rPr>
                <w:t>16.15</w:t>
              </w:r>
            </w:ins>
          </w:p>
        </w:tc>
        <w:tc>
          <w:tcPr>
            <w:tcW w:w="714" w:type="dxa"/>
          </w:tcPr>
          <w:p w14:paraId="5709858E" w14:textId="77777777" w:rsidR="00A61990" w:rsidRDefault="000C0F2E">
            <w:pPr>
              <w:pStyle w:val="Compact"/>
              <w:spacing w:after="0" w:line="240" w:lineRule="auto"/>
              <w:jc w:val="right"/>
              <w:rPr>
                <w:ins w:id="777" w:author="Author" w:date="2026-09-30T13:42:00Z"/>
              </w:rPr>
            </w:pPr>
            <w:ins w:id="778" w:author="Author" w:date="2026-09-30T13:42:00Z">
              <w:r>
                <w:rPr>
                  <w:sz w:val="20"/>
                  <w:szCs w:val="20"/>
                </w:rPr>
                <w:t>16.39</w:t>
              </w:r>
            </w:ins>
          </w:p>
        </w:tc>
        <w:tc>
          <w:tcPr>
            <w:tcW w:w="2140" w:type="dxa"/>
          </w:tcPr>
          <w:p w14:paraId="23556ADC" w14:textId="77777777" w:rsidR="00A61990" w:rsidRDefault="000C0F2E">
            <w:pPr>
              <w:pStyle w:val="Compact"/>
              <w:spacing w:after="0" w:line="240" w:lineRule="auto"/>
              <w:jc w:val="right"/>
              <w:rPr>
                <w:ins w:id="779" w:author="Author" w:date="2026-09-30T13:42:00Z"/>
              </w:rPr>
            </w:pPr>
            <w:ins w:id="780" w:author="Author" w:date="2026-09-30T13:42:00Z">
              <w:r>
                <w:rPr>
                  <w:sz w:val="20"/>
                  <w:szCs w:val="20"/>
                </w:rPr>
                <w:t>+0.23 (+0.14, +0.32)</w:t>
              </w:r>
            </w:ins>
          </w:p>
        </w:tc>
        <w:tc>
          <w:tcPr>
            <w:tcW w:w="999" w:type="dxa"/>
          </w:tcPr>
          <w:p w14:paraId="1EF13E55" w14:textId="77777777" w:rsidR="00A61990" w:rsidRDefault="000C0F2E">
            <w:pPr>
              <w:pStyle w:val="Compact"/>
              <w:spacing w:after="0" w:line="240" w:lineRule="auto"/>
              <w:jc w:val="right"/>
              <w:rPr>
                <w:ins w:id="781" w:author="Author" w:date="2026-09-30T13:42:00Z"/>
              </w:rPr>
            </w:pPr>
            <w:ins w:id="782" w:author="Author" w:date="2026-09-30T13:42:00Z">
              <w:r>
                <w:rPr>
                  <w:sz w:val="20"/>
                  <w:szCs w:val="20"/>
                </w:rPr>
                <w:t>0.402</w:t>
              </w:r>
            </w:ins>
          </w:p>
        </w:tc>
        <w:tc>
          <w:tcPr>
            <w:tcW w:w="714" w:type="dxa"/>
          </w:tcPr>
          <w:p w14:paraId="27F11680" w14:textId="77777777" w:rsidR="00A61990" w:rsidRDefault="000C0F2E">
            <w:pPr>
              <w:pStyle w:val="Compact"/>
              <w:spacing w:after="0" w:line="240" w:lineRule="auto"/>
              <w:jc w:val="right"/>
              <w:rPr>
                <w:ins w:id="783" w:author="Author" w:date="2026-09-30T13:42:00Z"/>
              </w:rPr>
            </w:pPr>
            <w:ins w:id="784" w:author="Author" w:date="2026-09-30T13:42:00Z">
              <w:r>
                <w:rPr>
                  <w:sz w:val="20"/>
                  <w:szCs w:val="20"/>
                </w:rPr>
                <w:t>0.412</w:t>
              </w:r>
            </w:ins>
          </w:p>
        </w:tc>
        <w:tc>
          <w:tcPr>
            <w:tcW w:w="2461" w:type="dxa"/>
          </w:tcPr>
          <w:p w14:paraId="66F8FB3F" w14:textId="77777777" w:rsidR="00A61990" w:rsidRDefault="000C0F2E">
            <w:pPr>
              <w:pStyle w:val="Compact"/>
              <w:spacing w:after="0" w:line="240" w:lineRule="auto"/>
              <w:jc w:val="right"/>
              <w:rPr>
                <w:ins w:id="785" w:author="Author" w:date="2026-09-30T13:42:00Z"/>
              </w:rPr>
            </w:pPr>
            <w:ins w:id="786" w:author="Author" w:date="2026-09-30T13:42:00Z">
              <w:r>
                <w:rPr>
                  <w:sz w:val="20"/>
                  <w:szCs w:val="20"/>
                </w:rPr>
                <w:t>+0.010 (+0.003, +0.016)</w:t>
              </w:r>
            </w:ins>
          </w:p>
        </w:tc>
      </w:tr>
      <w:tr w:rsidR="00A61990" w14:paraId="0FD3B18A" w14:textId="77777777" w:rsidTr="00A61990">
        <w:trPr>
          <w:ins w:id="787" w:author="Author" w:date="2026-09-30T13:42:00Z"/>
        </w:trPr>
        <w:tc>
          <w:tcPr>
            <w:tcW w:w="619" w:type="dxa"/>
          </w:tcPr>
          <w:p w14:paraId="363C8A5D" w14:textId="77777777" w:rsidR="00A61990" w:rsidRDefault="000C0F2E">
            <w:pPr>
              <w:pStyle w:val="Compact"/>
              <w:spacing w:after="0" w:line="240" w:lineRule="auto"/>
              <w:jc w:val="left"/>
              <w:rPr>
                <w:ins w:id="788" w:author="Author" w:date="2026-09-30T13:42:00Z"/>
              </w:rPr>
            </w:pPr>
            <w:ins w:id="789" w:author="Author" w:date="2026-09-30T13:42:00Z">
              <w:r>
                <w:rPr>
                  <w:sz w:val="20"/>
                  <w:szCs w:val="20"/>
                </w:rPr>
                <w:t>2015</w:t>
              </w:r>
            </w:ins>
          </w:p>
        </w:tc>
        <w:tc>
          <w:tcPr>
            <w:tcW w:w="809" w:type="dxa"/>
          </w:tcPr>
          <w:p w14:paraId="4B94F55D" w14:textId="77777777" w:rsidR="00A61990" w:rsidRDefault="000C0F2E">
            <w:pPr>
              <w:pStyle w:val="Compact"/>
              <w:spacing w:after="0" w:line="240" w:lineRule="auto"/>
              <w:jc w:val="left"/>
              <w:rPr>
                <w:ins w:id="790" w:author="Author" w:date="2026-09-30T13:42:00Z"/>
              </w:rPr>
            </w:pPr>
            <w:ins w:id="791" w:author="Author" w:date="2026-09-30T13:42:00Z">
              <w:r>
                <w:rPr>
                  <w:sz w:val="20"/>
                  <w:szCs w:val="20"/>
                </w:rPr>
                <w:t>Weekend</w:t>
              </w:r>
            </w:ins>
          </w:p>
        </w:tc>
        <w:tc>
          <w:tcPr>
            <w:tcW w:w="904" w:type="dxa"/>
          </w:tcPr>
          <w:p w14:paraId="2C95D9FC" w14:textId="77777777" w:rsidR="00A61990" w:rsidRDefault="000C0F2E">
            <w:pPr>
              <w:pStyle w:val="Compact"/>
              <w:spacing w:after="0" w:line="240" w:lineRule="auto"/>
              <w:jc w:val="right"/>
              <w:rPr>
                <w:ins w:id="792" w:author="Author" w:date="2026-09-30T13:42:00Z"/>
              </w:rPr>
            </w:pPr>
            <w:ins w:id="793" w:author="Author" w:date="2026-09-30T13:42:00Z">
              <w:r>
                <w:rPr>
                  <w:sz w:val="20"/>
                  <w:szCs w:val="20"/>
                </w:rPr>
                <w:t>17.62</w:t>
              </w:r>
            </w:ins>
          </w:p>
        </w:tc>
        <w:tc>
          <w:tcPr>
            <w:tcW w:w="714" w:type="dxa"/>
          </w:tcPr>
          <w:p w14:paraId="0BD8734A" w14:textId="77777777" w:rsidR="00A61990" w:rsidRDefault="000C0F2E">
            <w:pPr>
              <w:pStyle w:val="Compact"/>
              <w:spacing w:after="0" w:line="240" w:lineRule="auto"/>
              <w:jc w:val="right"/>
              <w:rPr>
                <w:ins w:id="794" w:author="Author" w:date="2026-09-30T13:42:00Z"/>
              </w:rPr>
            </w:pPr>
            <w:ins w:id="795" w:author="Author" w:date="2026-09-30T13:42:00Z">
              <w:r>
                <w:rPr>
                  <w:sz w:val="20"/>
                  <w:szCs w:val="20"/>
                </w:rPr>
                <w:t>17.40</w:t>
              </w:r>
            </w:ins>
          </w:p>
        </w:tc>
        <w:tc>
          <w:tcPr>
            <w:tcW w:w="2140" w:type="dxa"/>
          </w:tcPr>
          <w:p w14:paraId="09CB9017" w14:textId="77777777" w:rsidR="00A61990" w:rsidRDefault="000C0F2E">
            <w:pPr>
              <w:pStyle w:val="Compact"/>
              <w:spacing w:after="0" w:line="240" w:lineRule="auto"/>
              <w:jc w:val="right"/>
              <w:rPr>
                <w:ins w:id="796" w:author="Author" w:date="2026-09-30T13:42:00Z"/>
              </w:rPr>
            </w:pPr>
            <w:ins w:id="797" w:author="Author" w:date="2026-09-30T13:42:00Z">
              <w:r>
                <w:rPr>
                  <w:sz w:val="20"/>
                  <w:szCs w:val="20"/>
                </w:rPr>
                <w:t>-0.22 (-0.31, -0.12)</w:t>
              </w:r>
            </w:ins>
          </w:p>
        </w:tc>
        <w:tc>
          <w:tcPr>
            <w:tcW w:w="999" w:type="dxa"/>
          </w:tcPr>
          <w:p w14:paraId="61636A4A" w14:textId="77777777" w:rsidR="00A61990" w:rsidRDefault="000C0F2E">
            <w:pPr>
              <w:pStyle w:val="Compact"/>
              <w:spacing w:after="0" w:line="240" w:lineRule="auto"/>
              <w:jc w:val="right"/>
              <w:rPr>
                <w:ins w:id="798" w:author="Author" w:date="2026-09-30T13:42:00Z"/>
              </w:rPr>
            </w:pPr>
            <w:ins w:id="799" w:author="Author" w:date="2026-09-30T13:42:00Z">
              <w:r>
                <w:rPr>
                  <w:sz w:val="20"/>
                  <w:szCs w:val="20"/>
                </w:rPr>
                <w:t>0.557</w:t>
              </w:r>
            </w:ins>
          </w:p>
        </w:tc>
        <w:tc>
          <w:tcPr>
            <w:tcW w:w="714" w:type="dxa"/>
          </w:tcPr>
          <w:p w14:paraId="3DF191F8" w14:textId="77777777" w:rsidR="00A61990" w:rsidRDefault="000C0F2E">
            <w:pPr>
              <w:pStyle w:val="Compact"/>
              <w:spacing w:after="0" w:line="240" w:lineRule="auto"/>
              <w:jc w:val="right"/>
              <w:rPr>
                <w:ins w:id="800" w:author="Author" w:date="2026-09-30T13:42:00Z"/>
              </w:rPr>
            </w:pPr>
            <w:ins w:id="801" w:author="Author" w:date="2026-09-30T13:42:00Z">
              <w:r>
                <w:rPr>
                  <w:sz w:val="20"/>
                  <w:szCs w:val="20"/>
                </w:rPr>
                <w:t>0.550</w:t>
              </w:r>
            </w:ins>
          </w:p>
        </w:tc>
        <w:tc>
          <w:tcPr>
            <w:tcW w:w="2461" w:type="dxa"/>
          </w:tcPr>
          <w:p w14:paraId="77799EF2" w14:textId="77777777" w:rsidR="00A61990" w:rsidRDefault="000C0F2E">
            <w:pPr>
              <w:pStyle w:val="Compact"/>
              <w:spacing w:after="0" w:line="240" w:lineRule="auto"/>
              <w:jc w:val="right"/>
              <w:rPr>
                <w:ins w:id="802" w:author="Author" w:date="2026-09-30T13:42:00Z"/>
              </w:rPr>
            </w:pPr>
            <w:ins w:id="803" w:author="Author" w:date="2026-09-30T13:42:00Z">
              <w:r>
                <w:rPr>
                  <w:sz w:val="20"/>
                  <w:szCs w:val="20"/>
                </w:rPr>
                <w:t>-0.006 (-0.012, -0.000)</w:t>
              </w:r>
            </w:ins>
          </w:p>
        </w:tc>
      </w:tr>
      <w:tr w:rsidR="00A61990" w14:paraId="3B4A6430" w14:textId="77777777" w:rsidTr="00A61990">
        <w:trPr>
          <w:ins w:id="804" w:author="Author" w:date="2026-09-30T13:42:00Z"/>
        </w:trPr>
        <w:tc>
          <w:tcPr>
            <w:tcW w:w="619" w:type="dxa"/>
          </w:tcPr>
          <w:p w14:paraId="474EA5EB" w14:textId="77777777" w:rsidR="00A61990" w:rsidRDefault="000C0F2E">
            <w:pPr>
              <w:pStyle w:val="Compact"/>
              <w:spacing w:after="0" w:line="240" w:lineRule="auto"/>
              <w:jc w:val="left"/>
              <w:rPr>
                <w:ins w:id="805" w:author="Author" w:date="2026-09-30T13:42:00Z"/>
              </w:rPr>
            </w:pPr>
            <w:ins w:id="806" w:author="Author" w:date="2026-09-30T13:42:00Z">
              <w:r>
                <w:rPr>
                  <w:sz w:val="20"/>
                  <w:szCs w:val="20"/>
                </w:rPr>
                <w:t>2022</w:t>
              </w:r>
            </w:ins>
          </w:p>
        </w:tc>
        <w:tc>
          <w:tcPr>
            <w:tcW w:w="809" w:type="dxa"/>
          </w:tcPr>
          <w:p w14:paraId="2F3FF759" w14:textId="77777777" w:rsidR="00A61990" w:rsidRDefault="000C0F2E">
            <w:pPr>
              <w:pStyle w:val="Compact"/>
              <w:spacing w:after="0" w:line="240" w:lineRule="auto"/>
              <w:jc w:val="left"/>
              <w:rPr>
                <w:ins w:id="807" w:author="Author" w:date="2026-09-30T13:42:00Z"/>
              </w:rPr>
            </w:pPr>
            <w:ins w:id="808" w:author="Author" w:date="2026-09-30T13:42:00Z">
              <w:r>
                <w:rPr>
                  <w:sz w:val="20"/>
                  <w:szCs w:val="20"/>
                </w:rPr>
                <w:t>Weekday</w:t>
              </w:r>
            </w:ins>
          </w:p>
        </w:tc>
        <w:tc>
          <w:tcPr>
            <w:tcW w:w="904" w:type="dxa"/>
          </w:tcPr>
          <w:p w14:paraId="4400D60B" w14:textId="77777777" w:rsidR="00A61990" w:rsidRDefault="000C0F2E">
            <w:pPr>
              <w:pStyle w:val="Compact"/>
              <w:spacing w:after="0" w:line="240" w:lineRule="auto"/>
              <w:jc w:val="right"/>
              <w:rPr>
                <w:ins w:id="809" w:author="Author" w:date="2026-09-30T13:42:00Z"/>
              </w:rPr>
            </w:pPr>
            <w:ins w:id="810" w:author="Author" w:date="2026-09-30T13:42:00Z">
              <w:r>
                <w:rPr>
                  <w:sz w:val="20"/>
                  <w:szCs w:val="20"/>
                </w:rPr>
                <w:t>17.94</w:t>
              </w:r>
            </w:ins>
          </w:p>
        </w:tc>
        <w:tc>
          <w:tcPr>
            <w:tcW w:w="714" w:type="dxa"/>
          </w:tcPr>
          <w:p w14:paraId="6F202D20" w14:textId="77777777" w:rsidR="00A61990" w:rsidRDefault="000C0F2E">
            <w:pPr>
              <w:pStyle w:val="Compact"/>
              <w:spacing w:after="0" w:line="240" w:lineRule="auto"/>
              <w:jc w:val="right"/>
              <w:rPr>
                <w:ins w:id="811" w:author="Author" w:date="2026-09-30T13:42:00Z"/>
              </w:rPr>
            </w:pPr>
            <w:ins w:id="812" w:author="Author" w:date="2026-09-30T13:42:00Z">
              <w:r>
                <w:rPr>
                  <w:sz w:val="20"/>
                  <w:szCs w:val="20"/>
                </w:rPr>
                <w:t>18.18</w:t>
              </w:r>
            </w:ins>
          </w:p>
        </w:tc>
        <w:tc>
          <w:tcPr>
            <w:tcW w:w="2140" w:type="dxa"/>
          </w:tcPr>
          <w:p w14:paraId="40700941" w14:textId="77777777" w:rsidR="00A61990" w:rsidRDefault="000C0F2E">
            <w:pPr>
              <w:pStyle w:val="Compact"/>
              <w:spacing w:after="0" w:line="240" w:lineRule="auto"/>
              <w:jc w:val="right"/>
              <w:rPr>
                <w:ins w:id="813" w:author="Author" w:date="2026-09-30T13:42:00Z"/>
              </w:rPr>
            </w:pPr>
            <w:ins w:id="814" w:author="Author" w:date="2026-09-30T13:42:00Z">
              <w:r>
                <w:rPr>
                  <w:sz w:val="20"/>
                  <w:szCs w:val="20"/>
                </w:rPr>
                <w:t>+0.24 (+0.16, +0.32)</w:t>
              </w:r>
            </w:ins>
          </w:p>
        </w:tc>
        <w:tc>
          <w:tcPr>
            <w:tcW w:w="999" w:type="dxa"/>
          </w:tcPr>
          <w:p w14:paraId="251FDA5B" w14:textId="77777777" w:rsidR="00A61990" w:rsidRDefault="000C0F2E">
            <w:pPr>
              <w:pStyle w:val="Compact"/>
              <w:spacing w:after="0" w:line="240" w:lineRule="auto"/>
              <w:jc w:val="right"/>
              <w:rPr>
                <w:ins w:id="815" w:author="Author" w:date="2026-09-30T13:42:00Z"/>
              </w:rPr>
            </w:pPr>
            <w:ins w:id="816" w:author="Author" w:date="2026-09-30T13:42:00Z">
              <w:r>
                <w:rPr>
                  <w:sz w:val="20"/>
                  <w:szCs w:val="20"/>
                </w:rPr>
                <w:t>0.525</w:t>
              </w:r>
            </w:ins>
          </w:p>
        </w:tc>
        <w:tc>
          <w:tcPr>
            <w:tcW w:w="714" w:type="dxa"/>
          </w:tcPr>
          <w:p w14:paraId="5208A36F" w14:textId="77777777" w:rsidR="00A61990" w:rsidRDefault="000C0F2E">
            <w:pPr>
              <w:pStyle w:val="Compact"/>
              <w:spacing w:after="0" w:line="240" w:lineRule="auto"/>
              <w:jc w:val="right"/>
              <w:rPr>
                <w:ins w:id="817" w:author="Author" w:date="2026-09-30T13:42:00Z"/>
              </w:rPr>
            </w:pPr>
            <w:ins w:id="818" w:author="Author" w:date="2026-09-30T13:42:00Z">
              <w:r>
                <w:rPr>
                  <w:sz w:val="20"/>
                  <w:szCs w:val="20"/>
                </w:rPr>
                <w:t>0.535</w:t>
              </w:r>
            </w:ins>
          </w:p>
        </w:tc>
        <w:tc>
          <w:tcPr>
            <w:tcW w:w="2461" w:type="dxa"/>
          </w:tcPr>
          <w:p w14:paraId="3072B304" w14:textId="77777777" w:rsidR="00A61990" w:rsidRDefault="000C0F2E">
            <w:pPr>
              <w:pStyle w:val="Compact"/>
              <w:spacing w:after="0" w:line="240" w:lineRule="auto"/>
              <w:jc w:val="right"/>
              <w:rPr>
                <w:ins w:id="819" w:author="Author" w:date="2026-09-30T13:42:00Z"/>
              </w:rPr>
            </w:pPr>
            <w:ins w:id="820" w:author="Author" w:date="2026-09-30T13:42:00Z">
              <w:r>
                <w:rPr>
                  <w:sz w:val="20"/>
                  <w:szCs w:val="20"/>
                </w:rPr>
                <w:t>+0.011 (+0.004, +0.017)</w:t>
              </w:r>
            </w:ins>
          </w:p>
        </w:tc>
      </w:tr>
      <w:tr w:rsidR="00A61990" w14:paraId="6F631E3C" w14:textId="77777777" w:rsidTr="00A61990">
        <w:trPr>
          <w:ins w:id="821" w:author="Author" w:date="2026-09-30T13:42:00Z"/>
        </w:trPr>
        <w:tc>
          <w:tcPr>
            <w:tcW w:w="619" w:type="dxa"/>
          </w:tcPr>
          <w:p w14:paraId="2FF26712" w14:textId="77777777" w:rsidR="00A61990" w:rsidRDefault="000C0F2E">
            <w:pPr>
              <w:pStyle w:val="Compact"/>
              <w:spacing w:after="0" w:line="240" w:lineRule="auto"/>
              <w:jc w:val="left"/>
              <w:rPr>
                <w:ins w:id="822" w:author="Author" w:date="2026-09-30T13:42:00Z"/>
              </w:rPr>
            </w:pPr>
            <w:ins w:id="823" w:author="Author" w:date="2026-09-30T13:42:00Z">
              <w:r>
                <w:rPr>
                  <w:sz w:val="20"/>
                  <w:szCs w:val="20"/>
                </w:rPr>
                <w:t>2022</w:t>
              </w:r>
            </w:ins>
          </w:p>
        </w:tc>
        <w:tc>
          <w:tcPr>
            <w:tcW w:w="809" w:type="dxa"/>
          </w:tcPr>
          <w:p w14:paraId="0168EB05" w14:textId="77777777" w:rsidR="00A61990" w:rsidRDefault="000C0F2E">
            <w:pPr>
              <w:pStyle w:val="Compact"/>
              <w:spacing w:after="0" w:line="240" w:lineRule="auto"/>
              <w:jc w:val="left"/>
              <w:rPr>
                <w:ins w:id="824" w:author="Author" w:date="2026-09-30T13:42:00Z"/>
              </w:rPr>
            </w:pPr>
            <w:ins w:id="825" w:author="Author" w:date="2026-09-30T13:42:00Z">
              <w:r>
                <w:rPr>
                  <w:sz w:val="20"/>
                  <w:szCs w:val="20"/>
                </w:rPr>
                <w:t>Weekend</w:t>
              </w:r>
            </w:ins>
          </w:p>
        </w:tc>
        <w:tc>
          <w:tcPr>
            <w:tcW w:w="904" w:type="dxa"/>
          </w:tcPr>
          <w:p w14:paraId="310CCB40" w14:textId="77777777" w:rsidR="00A61990" w:rsidRDefault="000C0F2E">
            <w:pPr>
              <w:pStyle w:val="Compact"/>
              <w:spacing w:after="0" w:line="240" w:lineRule="auto"/>
              <w:jc w:val="right"/>
              <w:rPr>
                <w:ins w:id="826" w:author="Author" w:date="2026-09-30T13:42:00Z"/>
              </w:rPr>
            </w:pPr>
            <w:ins w:id="827" w:author="Author" w:date="2026-09-30T13:42:00Z">
              <w:r>
                <w:rPr>
                  <w:sz w:val="20"/>
                  <w:szCs w:val="20"/>
                </w:rPr>
                <w:t>18.58</w:t>
              </w:r>
            </w:ins>
          </w:p>
        </w:tc>
        <w:tc>
          <w:tcPr>
            <w:tcW w:w="714" w:type="dxa"/>
          </w:tcPr>
          <w:p w14:paraId="52DE2513" w14:textId="77777777" w:rsidR="00A61990" w:rsidRDefault="000C0F2E">
            <w:pPr>
              <w:pStyle w:val="Compact"/>
              <w:spacing w:after="0" w:line="240" w:lineRule="auto"/>
              <w:jc w:val="right"/>
              <w:rPr>
                <w:ins w:id="828" w:author="Author" w:date="2026-09-30T13:42:00Z"/>
              </w:rPr>
            </w:pPr>
            <w:ins w:id="829" w:author="Author" w:date="2026-09-30T13:42:00Z">
              <w:r>
                <w:rPr>
                  <w:sz w:val="20"/>
                  <w:szCs w:val="20"/>
                </w:rPr>
                <w:t>19.52</w:t>
              </w:r>
            </w:ins>
          </w:p>
        </w:tc>
        <w:tc>
          <w:tcPr>
            <w:tcW w:w="2140" w:type="dxa"/>
          </w:tcPr>
          <w:p w14:paraId="2F41328B" w14:textId="77777777" w:rsidR="00A61990" w:rsidRDefault="000C0F2E">
            <w:pPr>
              <w:pStyle w:val="Compact"/>
              <w:spacing w:after="0" w:line="240" w:lineRule="auto"/>
              <w:jc w:val="right"/>
              <w:rPr>
                <w:ins w:id="830" w:author="Author" w:date="2026-09-30T13:42:00Z"/>
              </w:rPr>
            </w:pPr>
            <w:ins w:id="831" w:author="Author" w:date="2026-09-30T13:42:00Z">
              <w:r>
                <w:rPr>
                  <w:sz w:val="20"/>
                  <w:szCs w:val="20"/>
                </w:rPr>
                <w:t>+0.93 (+0.87, +1.01)</w:t>
              </w:r>
            </w:ins>
          </w:p>
        </w:tc>
        <w:tc>
          <w:tcPr>
            <w:tcW w:w="999" w:type="dxa"/>
          </w:tcPr>
          <w:p w14:paraId="733CB830" w14:textId="77777777" w:rsidR="00A61990" w:rsidRDefault="000C0F2E">
            <w:pPr>
              <w:pStyle w:val="Compact"/>
              <w:spacing w:after="0" w:line="240" w:lineRule="auto"/>
              <w:jc w:val="right"/>
              <w:rPr>
                <w:ins w:id="832" w:author="Author" w:date="2026-09-30T13:42:00Z"/>
              </w:rPr>
            </w:pPr>
            <w:ins w:id="833" w:author="Author" w:date="2026-09-30T13:42:00Z">
              <w:r>
                <w:rPr>
                  <w:sz w:val="20"/>
                  <w:szCs w:val="20"/>
                </w:rPr>
                <w:t>0.584</w:t>
              </w:r>
            </w:ins>
          </w:p>
        </w:tc>
        <w:tc>
          <w:tcPr>
            <w:tcW w:w="714" w:type="dxa"/>
          </w:tcPr>
          <w:p w14:paraId="7B730464" w14:textId="77777777" w:rsidR="00A61990" w:rsidRDefault="000C0F2E">
            <w:pPr>
              <w:pStyle w:val="Compact"/>
              <w:spacing w:after="0" w:line="240" w:lineRule="auto"/>
              <w:jc w:val="right"/>
              <w:rPr>
                <w:ins w:id="834" w:author="Author" w:date="2026-09-30T13:42:00Z"/>
              </w:rPr>
            </w:pPr>
            <w:ins w:id="835" w:author="Author" w:date="2026-09-30T13:42:00Z">
              <w:r>
                <w:rPr>
                  <w:sz w:val="20"/>
                  <w:szCs w:val="20"/>
                </w:rPr>
                <w:t>0.625</w:t>
              </w:r>
            </w:ins>
          </w:p>
        </w:tc>
        <w:tc>
          <w:tcPr>
            <w:tcW w:w="2461" w:type="dxa"/>
          </w:tcPr>
          <w:p w14:paraId="067C7362" w14:textId="77777777" w:rsidR="00A61990" w:rsidRDefault="000C0F2E">
            <w:pPr>
              <w:pStyle w:val="Compact"/>
              <w:spacing w:after="0" w:line="240" w:lineRule="auto"/>
              <w:jc w:val="right"/>
              <w:rPr>
                <w:ins w:id="836" w:author="Author" w:date="2026-09-30T13:42:00Z"/>
              </w:rPr>
            </w:pPr>
            <w:ins w:id="837" w:author="Author" w:date="2026-09-30T13:42:00Z">
              <w:r>
                <w:rPr>
                  <w:sz w:val="20"/>
                  <w:szCs w:val="20"/>
                </w:rPr>
                <w:t>+0.042 (+0.037, +0.047)</w:t>
              </w:r>
            </w:ins>
          </w:p>
        </w:tc>
      </w:tr>
      <w:tr w:rsidR="00A61990" w14:paraId="22BF4D12" w14:textId="77777777" w:rsidTr="00A61990">
        <w:trPr>
          <w:ins w:id="838" w:author="Author" w:date="2026-09-30T13:42:00Z"/>
        </w:trPr>
        <w:tc>
          <w:tcPr>
            <w:tcW w:w="619" w:type="dxa"/>
          </w:tcPr>
          <w:p w14:paraId="488BE75F" w14:textId="77777777" w:rsidR="00A61990" w:rsidRDefault="000C0F2E">
            <w:pPr>
              <w:pStyle w:val="Compact"/>
              <w:spacing w:after="0" w:line="240" w:lineRule="auto"/>
              <w:jc w:val="left"/>
              <w:rPr>
                <w:ins w:id="839" w:author="Author" w:date="2026-09-30T13:42:00Z"/>
              </w:rPr>
            </w:pPr>
            <w:ins w:id="840" w:author="Author" w:date="2026-09-30T13:42:00Z">
              <w:r>
                <w:rPr>
                  <w:sz w:val="20"/>
                  <w:szCs w:val="20"/>
                </w:rPr>
                <w:t>2025</w:t>
              </w:r>
            </w:ins>
          </w:p>
        </w:tc>
        <w:tc>
          <w:tcPr>
            <w:tcW w:w="809" w:type="dxa"/>
          </w:tcPr>
          <w:p w14:paraId="3A37FFDA" w14:textId="77777777" w:rsidR="00A61990" w:rsidRDefault="000C0F2E">
            <w:pPr>
              <w:pStyle w:val="Compact"/>
              <w:spacing w:after="0" w:line="240" w:lineRule="auto"/>
              <w:jc w:val="left"/>
              <w:rPr>
                <w:ins w:id="841" w:author="Author" w:date="2026-09-30T13:42:00Z"/>
              </w:rPr>
            </w:pPr>
            <w:ins w:id="842" w:author="Author" w:date="2026-09-30T13:42:00Z">
              <w:r>
                <w:rPr>
                  <w:sz w:val="20"/>
                  <w:szCs w:val="20"/>
                </w:rPr>
                <w:t>Weekday</w:t>
              </w:r>
            </w:ins>
          </w:p>
        </w:tc>
        <w:tc>
          <w:tcPr>
            <w:tcW w:w="904" w:type="dxa"/>
          </w:tcPr>
          <w:p w14:paraId="115F2DF5" w14:textId="77777777" w:rsidR="00A61990" w:rsidRDefault="000C0F2E">
            <w:pPr>
              <w:pStyle w:val="Compact"/>
              <w:spacing w:after="0" w:line="240" w:lineRule="auto"/>
              <w:jc w:val="right"/>
              <w:rPr>
                <w:ins w:id="843" w:author="Author" w:date="2026-09-30T13:42:00Z"/>
              </w:rPr>
            </w:pPr>
            <w:ins w:id="844" w:author="Author" w:date="2026-09-30T13:42:00Z">
              <w:r>
                <w:rPr>
                  <w:sz w:val="20"/>
                  <w:szCs w:val="20"/>
                </w:rPr>
                <w:t>16.45</w:t>
              </w:r>
            </w:ins>
          </w:p>
        </w:tc>
        <w:tc>
          <w:tcPr>
            <w:tcW w:w="714" w:type="dxa"/>
          </w:tcPr>
          <w:p w14:paraId="0B72C8BA" w14:textId="77777777" w:rsidR="00A61990" w:rsidRDefault="000C0F2E">
            <w:pPr>
              <w:pStyle w:val="Compact"/>
              <w:spacing w:after="0" w:line="240" w:lineRule="auto"/>
              <w:jc w:val="right"/>
              <w:rPr>
                <w:ins w:id="845" w:author="Author" w:date="2026-09-30T13:42:00Z"/>
              </w:rPr>
            </w:pPr>
            <w:ins w:id="846" w:author="Author" w:date="2026-09-30T13:42:00Z">
              <w:r>
                <w:rPr>
                  <w:sz w:val="20"/>
                  <w:szCs w:val="20"/>
                </w:rPr>
                <w:t>16.47</w:t>
              </w:r>
            </w:ins>
          </w:p>
        </w:tc>
        <w:tc>
          <w:tcPr>
            <w:tcW w:w="2140" w:type="dxa"/>
          </w:tcPr>
          <w:p w14:paraId="4D8B4E4D" w14:textId="77777777" w:rsidR="00A61990" w:rsidRDefault="000C0F2E">
            <w:pPr>
              <w:pStyle w:val="Compact"/>
              <w:spacing w:after="0" w:line="240" w:lineRule="auto"/>
              <w:jc w:val="right"/>
              <w:rPr>
                <w:ins w:id="847" w:author="Author" w:date="2026-09-30T13:42:00Z"/>
              </w:rPr>
            </w:pPr>
            <w:ins w:id="848" w:author="Author" w:date="2026-09-30T13:42:00Z">
              <w:r>
                <w:rPr>
                  <w:sz w:val="20"/>
                  <w:szCs w:val="20"/>
                </w:rPr>
                <w:t>+0.02 (-0.07, +0.13)</w:t>
              </w:r>
            </w:ins>
          </w:p>
        </w:tc>
        <w:tc>
          <w:tcPr>
            <w:tcW w:w="999" w:type="dxa"/>
          </w:tcPr>
          <w:p w14:paraId="7447CBCB" w14:textId="77777777" w:rsidR="00A61990" w:rsidRDefault="000C0F2E">
            <w:pPr>
              <w:pStyle w:val="Compact"/>
              <w:spacing w:after="0" w:line="240" w:lineRule="auto"/>
              <w:jc w:val="right"/>
              <w:rPr>
                <w:ins w:id="849" w:author="Author" w:date="2026-09-30T13:42:00Z"/>
              </w:rPr>
            </w:pPr>
            <w:ins w:id="850" w:author="Author" w:date="2026-09-30T13:42:00Z">
              <w:r>
                <w:rPr>
                  <w:sz w:val="20"/>
                  <w:szCs w:val="20"/>
                </w:rPr>
                <w:t>0.404</w:t>
              </w:r>
            </w:ins>
          </w:p>
        </w:tc>
        <w:tc>
          <w:tcPr>
            <w:tcW w:w="714" w:type="dxa"/>
          </w:tcPr>
          <w:p w14:paraId="01621333" w14:textId="77777777" w:rsidR="00A61990" w:rsidRDefault="000C0F2E">
            <w:pPr>
              <w:pStyle w:val="Compact"/>
              <w:spacing w:after="0" w:line="240" w:lineRule="auto"/>
              <w:jc w:val="right"/>
              <w:rPr>
                <w:ins w:id="851" w:author="Author" w:date="2026-09-30T13:42:00Z"/>
              </w:rPr>
            </w:pPr>
            <w:ins w:id="852" w:author="Author" w:date="2026-09-30T13:42:00Z">
              <w:r>
                <w:rPr>
                  <w:sz w:val="20"/>
                  <w:szCs w:val="20"/>
                </w:rPr>
                <w:t>0.404</w:t>
              </w:r>
            </w:ins>
          </w:p>
        </w:tc>
        <w:tc>
          <w:tcPr>
            <w:tcW w:w="2461" w:type="dxa"/>
          </w:tcPr>
          <w:p w14:paraId="2A874719" w14:textId="77777777" w:rsidR="00A61990" w:rsidRDefault="000C0F2E">
            <w:pPr>
              <w:pStyle w:val="Compact"/>
              <w:spacing w:after="0" w:line="240" w:lineRule="auto"/>
              <w:jc w:val="right"/>
              <w:rPr>
                <w:ins w:id="853" w:author="Author" w:date="2026-09-30T13:42:00Z"/>
              </w:rPr>
            </w:pPr>
            <w:ins w:id="854" w:author="Author" w:date="2026-09-30T13:42:00Z">
              <w:r>
                <w:rPr>
                  <w:sz w:val="20"/>
                  <w:szCs w:val="20"/>
                </w:rPr>
                <w:t>+0.000 (-0.008, +0.009)</w:t>
              </w:r>
            </w:ins>
          </w:p>
        </w:tc>
      </w:tr>
      <w:tr w:rsidR="00A61990" w14:paraId="358593FB" w14:textId="77777777" w:rsidTr="00A61990">
        <w:trPr>
          <w:ins w:id="855" w:author="Author" w:date="2026-09-30T13:42:00Z"/>
        </w:trPr>
        <w:tc>
          <w:tcPr>
            <w:tcW w:w="619" w:type="dxa"/>
          </w:tcPr>
          <w:p w14:paraId="1FFC795B" w14:textId="77777777" w:rsidR="00A61990" w:rsidRDefault="000C0F2E">
            <w:pPr>
              <w:pStyle w:val="Compact"/>
              <w:spacing w:after="0" w:line="240" w:lineRule="auto"/>
              <w:jc w:val="left"/>
              <w:rPr>
                <w:ins w:id="856" w:author="Author" w:date="2026-09-30T13:42:00Z"/>
              </w:rPr>
            </w:pPr>
            <w:ins w:id="857" w:author="Author" w:date="2026-09-30T13:42:00Z">
              <w:r>
                <w:rPr>
                  <w:sz w:val="20"/>
                  <w:szCs w:val="20"/>
                </w:rPr>
                <w:t>2025</w:t>
              </w:r>
            </w:ins>
          </w:p>
        </w:tc>
        <w:tc>
          <w:tcPr>
            <w:tcW w:w="809" w:type="dxa"/>
          </w:tcPr>
          <w:p w14:paraId="33C850AB" w14:textId="77777777" w:rsidR="00A61990" w:rsidRDefault="000C0F2E">
            <w:pPr>
              <w:pStyle w:val="Compact"/>
              <w:spacing w:after="0" w:line="240" w:lineRule="auto"/>
              <w:jc w:val="left"/>
              <w:rPr>
                <w:ins w:id="858" w:author="Author" w:date="2026-09-30T13:42:00Z"/>
              </w:rPr>
            </w:pPr>
            <w:ins w:id="859" w:author="Author" w:date="2026-09-30T13:42:00Z">
              <w:r>
                <w:rPr>
                  <w:sz w:val="20"/>
                  <w:szCs w:val="20"/>
                </w:rPr>
                <w:t>Weekend</w:t>
              </w:r>
            </w:ins>
          </w:p>
        </w:tc>
        <w:tc>
          <w:tcPr>
            <w:tcW w:w="904" w:type="dxa"/>
          </w:tcPr>
          <w:p w14:paraId="26CB7F96" w14:textId="77777777" w:rsidR="00A61990" w:rsidRDefault="000C0F2E">
            <w:pPr>
              <w:pStyle w:val="Compact"/>
              <w:spacing w:after="0" w:line="240" w:lineRule="auto"/>
              <w:jc w:val="right"/>
              <w:rPr>
                <w:ins w:id="860" w:author="Author" w:date="2026-09-30T13:42:00Z"/>
              </w:rPr>
            </w:pPr>
            <w:ins w:id="861" w:author="Author" w:date="2026-09-30T13:42:00Z">
              <w:r>
                <w:rPr>
                  <w:sz w:val="20"/>
                  <w:szCs w:val="20"/>
                </w:rPr>
                <w:t>17.83</w:t>
              </w:r>
            </w:ins>
          </w:p>
        </w:tc>
        <w:tc>
          <w:tcPr>
            <w:tcW w:w="714" w:type="dxa"/>
          </w:tcPr>
          <w:p w14:paraId="67EA55F3" w14:textId="77777777" w:rsidR="00A61990" w:rsidRDefault="000C0F2E">
            <w:pPr>
              <w:pStyle w:val="Compact"/>
              <w:spacing w:after="0" w:line="240" w:lineRule="auto"/>
              <w:jc w:val="right"/>
              <w:rPr>
                <w:ins w:id="862" w:author="Author" w:date="2026-09-30T13:42:00Z"/>
              </w:rPr>
            </w:pPr>
            <w:ins w:id="863" w:author="Author" w:date="2026-09-30T13:42:00Z">
              <w:r>
                <w:rPr>
                  <w:sz w:val="20"/>
                  <w:szCs w:val="20"/>
                </w:rPr>
                <w:t>17.92</w:t>
              </w:r>
            </w:ins>
          </w:p>
        </w:tc>
        <w:tc>
          <w:tcPr>
            <w:tcW w:w="2140" w:type="dxa"/>
          </w:tcPr>
          <w:p w14:paraId="23F0332B" w14:textId="77777777" w:rsidR="00A61990" w:rsidRDefault="000C0F2E">
            <w:pPr>
              <w:pStyle w:val="Compact"/>
              <w:spacing w:after="0" w:line="240" w:lineRule="auto"/>
              <w:jc w:val="right"/>
              <w:rPr>
                <w:ins w:id="864" w:author="Author" w:date="2026-09-30T13:42:00Z"/>
              </w:rPr>
            </w:pPr>
            <w:ins w:id="865" w:author="Author" w:date="2026-09-30T13:42:00Z">
              <w:r>
                <w:rPr>
                  <w:sz w:val="20"/>
                  <w:szCs w:val="20"/>
                </w:rPr>
                <w:t>+0.09 (-0.02, +0.19)</w:t>
              </w:r>
            </w:ins>
          </w:p>
        </w:tc>
        <w:tc>
          <w:tcPr>
            <w:tcW w:w="999" w:type="dxa"/>
          </w:tcPr>
          <w:p w14:paraId="50E7B95C" w14:textId="77777777" w:rsidR="00A61990" w:rsidRDefault="000C0F2E">
            <w:pPr>
              <w:pStyle w:val="Compact"/>
              <w:spacing w:after="0" w:line="240" w:lineRule="auto"/>
              <w:jc w:val="right"/>
              <w:rPr>
                <w:ins w:id="866" w:author="Author" w:date="2026-09-30T13:42:00Z"/>
              </w:rPr>
            </w:pPr>
            <w:ins w:id="867" w:author="Author" w:date="2026-09-30T13:42:00Z">
              <w:r>
                <w:rPr>
                  <w:sz w:val="20"/>
                  <w:szCs w:val="20"/>
                </w:rPr>
                <w:t>0.536</w:t>
              </w:r>
            </w:ins>
          </w:p>
        </w:tc>
        <w:tc>
          <w:tcPr>
            <w:tcW w:w="714" w:type="dxa"/>
          </w:tcPr>
          <w:p w14:paraId="64BED5DC" w14:textId="77777777" w:rsidR="00A61990" w:rsidRDefault="000C0F2E">
            <w:pPr>
              <w:pStyle w:val="Compact"/>
              <w:spacing w:after="0" w:line="240" w:lineRule="auto"/>
              <w:jc w:val="right"/>
              <w:rPr>
                <w:ins w:id="868" w:author="Author" w:date="2026-09-30T13:42:00Z"/>
              </w:rPr>
            </w:pPr>
            <w:ins w:id="869" w:author="Author" w:date="2026-09-30T13:42:00Z">
              <w:r>
                <w:rPr>
                  <w:sz w:val="20"/>
                  <w:szCs w:val="20"/>
                </w:rPr>
                <w:t>0.539</w:t>
              </w:r>
            </w:ins>
          </w:p>
        </w:tc>
        <w:tc>
          <w:tcPr>
            <w:tcW w:w="2461" w:type="dxa"/>
          </w:tcPr>
          <w:p w14:paraId="081F5827" w14:textId="77777777" w:rsidR="00A61990" w:rsidRDefault="000C0F2E">
            <w:pPr>
              <w:pStyle w:val="Compact"/>
              <w:spacing w:after="0" w:line="240" w:lineRule="auto"/>
              <w:jc w:val="right"/>
              <w:rPr>
                <w:ins w:id="870" w:author="Author" w:date="2026-09-30T13:42:00Z"/>
              </w:rPr>
            </w:pPr>
            <w:ins w:id="871" w:author="Author" w:date="2026-09-30T13:42:00Z">
              <w:r>
                <w:rPr>
                  <w:sz w:val="20"/>
                  <w:szCs w:val="20"/>
                </w:rPr>
                <w:t>+0.003 (-0.004, +0.010)</w:t>
              </w:r>
            </w:ins>
          </w:p>
        </w:tc>
      </w:tr>
    </w:tbl>
    <w:p w14:paraId="608AC66B" w14:textId="77777777" w:rsidR="00A61990" w:rsidRDefault="000C0F2E">
      <w:pPr>
        <w:pStyle w:val="Heading1"/>
        <w:rPr>
          <w:ins w:id="872" w:author="Author" w:date="2026-09-30T13:42:00Z"/>
        </w:rPr>
      </w:pPr>
      <w:bookmarkStart w:id="873" w:name="methods"/>
      <w:bookmarkEnd w:id="448"/>
      <w:bookmarkEnd w:id="677"/>
      <w:ins w:id="874" w:author="Author" w:date="2026-09-30T13:42:00Z">
        <w:r>
          <w:t>3 Methods</w:t>
        </w:r>
      </w:ins>
    </w:p>
    <w:p w14:paraId="46EAE697" w14:textId="77777777" w:rsidR="00A61990" w:rsidRDefault="000C0F2E">
      <w:pPr>
        <w:pStyle w:val="FirstParagraph"/>
        <w:rPr>
          <w:ins w:id="875" w:author="Author" w:date="2026-09-30T13:42:00Z"/>
        </w:rPr>
      </w:pPr>
      <w:ins w:id="876" w:author="Author" w:date="2026-09-30T13:42:00Z">
        <w:r>
          <w:t>The pipeline has two branches that share their definitions (Figure 1). For 2005, 2010, 2015 and 2022, each Census cycle is paired with the nearest GSS cycle and real diaries are matched to</w:t>
        </w:r>
        <w:r>
          <w:t xml:space="preserve"> real Census persons (Section 3.5). For 2025, a generative model projects the Census population forward, and the synthetic persons are then matched to diaries in the same way (Sections 3.1 to 3.4). Section 3.6 describes the building simulations.</w:t>
        </w:r>
      </w:ins>
    </w:p>
    <w:p w14:paraId="3C9D0207" w14:textId="77777777" w:rsidR="00A61990" w:rsidRDefault="000C0F2E">
      <w:pPr>
        <w:pStyle w:val="BodyText"/>
        <w:keepNext/>
        <w:jc w:val="center"/>
        <w:rPr>
          <w:ins w:id="877" w:author="Author" w:date="2026-09-30T13:42:00Z"/>
        </w:rPr>
      </w:pPr>
      <w:ins w:id="878" w:author="Author" w:date="2026-09-30T13:42:00Z">
        <w:r>
          <w:rPr>
            <w:noProof/>
          </w:rPr>
          <w:drawing>
            <wp:inline distT="0" distB="0" distL="0" distR="0" wp14:anchorId="468E3021" wp14:editId="57D94E42">
              <wp:extent cx="5334000" cy="1041796"/>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docx_media/word/media/image1.png"/>
                      <pic:cNvPicPr>
                        <a:picLocks noChangeAspect="1" noChangeArrowheads="1"/>
                      </pic:cNvPicPr>
                    </pic:nvPicPr>
                    <pic:blipFill>
                      <a:blip r:embed="rId8"/>
                      <a:stretch>
                        <a:fillRect/>
                      </a:stretch>
                    </pic:blipFill>
                    <pic:spPr bwMode="auto">
                      <a:xfrm>
                        <a:off x="0" y="0"/>
                        <a:ext cx="5334000" cy="1041796"/>
                      </a:xfrm>
                      <a:prstGeom prst="rect">
                        <a:avLst/>
                      </a:prstGeom>
                      <a:noFill/>
                      <a:ln w="9525">
                        <a:noFill/>
                        <a:headEnd/>
                        <a:tailEnd/>
                      </a:ln>
                    </pic:spPr>
                  </pic:pic>
                </a:graphicData>
              </a:graphic>
            </wp:inline>
          </w:drawing>
        </w:r>
      </w:ins>
    </w:p>
    <w:p w14:paraId="6E6391D8" w14:textId="77777777" w:rsidR="00A61990" w:rsidRDefault="000C0F2E">
      <w:pPr>
        <w:pStyle w:val="BodyText"/>
        <w:rPr>
          <w:ins w:id="879" w:author="Author" w:date="2026-09-30T13:42:00Z"/>
        </w:rPr>
      </w:pPr>
      <w:ins w:id="880" w:author="Author" w:date="2026-09-30T13:42:00Z">
        <w:r>
          <w:t>Figure 1</w:t>
        </w:r>
        <w:r>
          <w:t>. Flow chart of the pipeline, from Census and GSS microdata to occupancy schedules and building simulation.</w:t>
        </w:r>
      </w:ins>
    </w:p>
    <w:p w14:paraId="7CDEFA5C" w14:textId="77777777" w:rsidR="00A61990" w:rsidRDefault="000C0F2E">
      <w:pPr>
        <w:pStyle w:val="Heading2"/>
        <w:rPr>
          <w:ins w:id="881" w:author="Author" w:date="2026-09-30T13:42:00Z"/>
        </w:rPr>
      </w:pPr>
      <w:bookmarkStart w:id="882" w:name="linking-census-and-gss-records"/>
      <w:ins w:id="883" w:author="Author" w:date="2026-09-30T13:42:00Z">
        <w:r>
          <w:t>3.1 Linking Census and GSS records</w:t>
        </w:r>
      </w:ins>
    </w:p>
    <w:p w14:paraId="11379509" w14:textId="77777777" w:rsidR="00A61990" w:rsidRDefault="000C0F2E">
      <w:pPr>
        <w:pStyle w:val="FirstParagraph"/>
        <w:rPr>
          <w:ins w:id="884" w:author="Author" w:date="2026-09-30T13:42:00Z"/>
        </w:rPr>
      </w:pPr>
      <w:ins w:id="885" w:author="Author" w:date="2026-09-30T13:42:00Z">
        <w:r>
          <w:t>Census records are one row per person, while the GSS comes as a person file (one row per respondent) and an episo</w:t>
        </w:r>
        <w:r>
          <w:t>de file (many rows per respondent). The two GSS files were joined on the respondent identifier (PUMFID), which attaches the respondent’s attributes to every episode (Figure 2); the episode files were read in blocks of 100,000 rows. Variable names were then</w:t>
        </w:r>
        <w:r>
          <w:t xml:space="preserve"> mapped to the Census names (for example PRV to PR and HSDSIZEC to HHSIZE).</w:t>
        </w:r>
      </w:ins>
    </w:p>
    <w:p w14:paraId="1C5D2641" w14:textId="77777777" w:rsidR="00A61990" w:rsidRDefault="000C0F2E">
      <w:pPr>
        <w:pStyle w:val="BodyText"/>
        <w:keepNext/>
        <w:jc w:val="center"/>
        <w:rPr>
          <w:ins w:id="886" w:author="Author" w:date="2026-09-30T13:42:00Z"/>
        </w:rPr>
      </w:pPr>
      <w:ins w:id="887" w:author="Author" w:date="2026-09-30T13:42:00Z">
        <w:r>
          <w:rPr>
            <w:noProof/>
          </w:rPr>
          <w:drawing>
            <wp:inline distT="0" distB="0" distL="0" distR="0" wp14:anchorId="469C25E0" wp14:editId="6F65CB6D">
              <wp:extent cx="5334000" cy="575592"/>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docx_media/word/media/image3.png"/>
                      <pic:cNvPicPr>
                        <a:picLocks noChangeAspect="1" noChangeArrowheads="1"/>
                      </pic:cNvPicPr>
                    </pic:nvPicPr>
                    <pic:blipFill>
                      <a:blip r:embed="rId10"/>
                      <a:stretch>
                        <a:fillRect/>
                      </a:stretch>
                    </pic:blipFill>
                    <pic:spPr bwMode="auto">
                      <a:xfrm>
                        <a:off x="0" y="0"/>
                        <a:ext cx="5334000" cy="575592"/>
                      </a:xfrm>
                      <a:prstGeom prst="rect">
                        <a:avLst/>
                      </a:prstGeom>
                      <a:noFill/>
                      <a:ln w="9525">
                        <a:noFill/>
                        <a:headEnd/>
                        <a:tailEnd/>
                      </a:ln>
                    </pic:spPr>
                  </pic:pic>
                </a:graphicData>
              </a:graphic>
            </wp:inline>
          </w:drawing>
        </w:r>
      </w:ins>
    </w:p>
    <w:p w14:paraId="3C9156FE" w14:textId="77777777" w:rsidR="00A61990" w:rsidRDefault="000C0F2E">
      <w:pPr>
        <w:pStyle w:val="BodyText"/>
        <w:rPr>
          <w:ins w:id="888" w:author="Author" w:date="2026-09-30T13:42:00Z"/>
        </w:rPr>
      </w:pPr>
      <w:ins w:id="889" w:author="Author" w:date="2026-09-30T13:42:00Z">
        <w:r>
          <w:t>Figure 2. Alignment of Census and GSS categorical data in five steps.</w:t>
        </w:r>
      </w:ins>
    </w:p>
    <w:p w14:paraId="2EC31DC6" w14:textId="77777777" w:rsidR="00A61990" w:rsidRDefault="000C0F2E">
      <w:pPr>
        <w:pStyle w:val="Heading2"/>
        <w:rPr>
          <w:ins w:id="890" w:author="Author" w:date="2026-09-30T13:42:00Z"/>
        </w:rPr>
      </w:pPr>
      <w:bookmarkStart w:id="891" w:name="Xd74d55a011a74131433cdfa07c8f51def3a34c5"/>
      <w:bookmarkEnd w:id="882"/>
      <w:ins w:id="892" w:author="Author" w:date="2026-09-30T13:42:00Z">
        <w:r>
          <w:t>3.2 Generative model of the household population</w:t>
        </w:r>
      </w:ins>
    </w:p>
    <w:p w14:paraId="0E5A040F" w14:textId="77777777" w:rsidR="00A61990" w:rsidRDefault="000C0F2E">
      <w:pPr>
        <w:pStyle w:val="FirstParagraph"/>
        <w:rPr>
          <w:ins w:id="893" w:author="Author" w:date="2026-09-30T13:42:00Z"/>
        </w:rPr>
      </w:pPr>
      <w:ins w:id="894" w:author="Author" w:date="2026-09-30T13:42:00Z">
        <w:r>
          <w:t>A census is taken every five years and the latest cycle used here is 2021, so a 2025 population has to be projected. Census cycles are cross-sections of different households, so a model cannot follow the same household through time. The approach taken here</w:t>
        </w:r>
        <w:r>
          <w:t xml:space="preserve"> models the population distribution instead. A multi-head C-VAE (Figure 3) compresses each person’s demographic attributes into a latent vector, conditioned on the attributes of the dwelling (dwelling type, tenure, number of rooms and bedrooms, condition a</w:t>
        </w:r>
        <w:r>
          <w:t>nd value), and a decoder reconstructs the demographic attributes from the latent vector and the dwelling attributes. The encoder and decoder were trained on the pooled 2006, 2011, 2016 and 2021 Census files for 100 epochs with the Adam optimiser and a 128-</w:t>
        </w:r>
        <w:r>
          <w:t>dimensional latent space, with softmax heads for categorical variables and sigmoid heads for scaled continuous variables. On the training data, the decoder recovered the original category in more than 80 % of records for the categorical variables and repro</w:t>
        </w:r>
        <w:r>
          <w:t>duced more than 92 % of the variance of the continuous variables (age, household size and income).</w:t>
        </w:r>
      </w:ins>
    </w:p>
    <w:p w14:paraId="2E5A5FBC" w14:textId="77777777" w:rsidR="00A61990" w:rsidRDefault="000C0F2E">
      <w:pPr>
        <w:pStyle w:val="BodyText"/>
        <w:keepNext/>
        <w:jc w:val="center"/>
        <w:rPr>
          <w:ins w:id="895" w:author="Author" w:date="2026-09-30T13:42:00Z"/>
        </w:rPr>
      </w:pPr>
      <w:ins w:id="896" w:author="Author" w:date="2026-09-30T13:42:00Z">
        <w:r>
          <w:rPr>
            <w:noProof/>
          </w:rPr>
          <w:drawing>
            <wp:inline distT="0" distB="0" distL="0" distR="0" wp14:anchorId="2F3A189F" wp14:editId="62CF67B2">
              <wp:extent cx="5334000" cy="1203135"/>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docx_media/word/media/image4.png"/>
                      <pic:cNvPicPr>
                        <a:picLocks noChangeAspect="1" noChangeArrowheads="1"/>
                      </pic:cNvPicPr>
                    </pic:nvPicPr>
                    <pic:blipFill>
                      <a:blip r:embed="rId11"/>
                      <a:stretch>
                        <a:fillRect/>
                      </a:stretch>
                    </pic:blipFill>
                    <pic:spPr bwMode="auto">
                      <a:xfrm>
                        <a:off x="0" y="0"/>
                        <a:ext cx="5334000" cy="1203135"/>
                      </a:xfrm>
                      <a:prstGeom prst="rect">
                        <a:avLst/>
                      </a:prstGeom>
                      <a:noFill/>
                      <a:ln w="9525">
                        <a:noFill/>
                        <a:headEnd/>
                        <a:tailEnd/>
                      </a:ln>
                    </pic:spPr>
                  </pic:pic>
                </a:graphicData>
              </a:graphic>
            </wp:inline>
          </w:drawing>
        </w:r>
      </w:ins>
    </w:p>
    <w:p w14:paraId="5C17702F" w14:textId="77777777" w:rsidR="00A61990" w:rsidRDefault="000C0F2E">
      <w:pPr>
        <w:pStyle w:val="BodyText"/>
        <w:rPr>
          <w:ins w:id="897" w:author="Author" w:date="2026-09-30T13:42:00Z"/>
        </w:rPr>
      </w:pPr>
      <w:ins w:id="898" w:author="Author" w:date="2026-09-30T13:42:00Z">
        <w:r>
          <w:t>Figure 3. Structure of the multi-head C-VAE.</w:t>
        </w:r>
      </w:ins>
    </w:p>
    <w:p w14:paraId="0A37A075" w14:textId="77777777" w:rsidR="00A61990" w:rsidRDefault="000C0F2E">
      <w:pPr>
        <w:pStyle w:val="Heading2"/>
        <w:rPr>
          <w:ins w:id="899" w:author="Author" w:date="2026-09-30T13:42:00Z"/>
        </w:rPr>
      </w:pPr>
      <w:bookmarkStart w:id="900" w:name="X695972c06242cc78ae3ac6680e7973775c1b8e1"/>
      <w:bookmarkEnd w:id="891"/>
      <w:ins w:id="901" w:author="Author" w:date="2026-09-30T13:42:00Z">
        <w:r>
          <w:t>3.3 Cluster-based drift to 2025 and its hindcast test</w:t>
        </w:r>
      </w:ins>
    </w:p>
    <w:p w14:paraId="131352C4" w14:textId="77777777" w:rsidR="00A61990" w:rsidRDefault="000C0F2E">
      <w:pPr>
        <w:pStyle w:val="FirstParagraph"/>
        <w:rPr>
          <w:ins w:id="902" w:author="Author" w:date="2026-09-30T13:42:00Z"/>
        </w:rPr>
      </w:pPr>
      <w:ins w:id="903" w:author="Author" w:date="2026-09-30T13:42:00Z">
        <w:r>
          <w:t>The latent vectors of each census year are the starting point of the projection. A single mean shift of the whole population would move every person the same way and pull the projected population towards its average. The cluster-based vector momentum (CBVM</w:t>
        </w:r>
        <w:r>
          <w:t>) model instead groups the 2006 latent vectors into K = 8 clusters with k-means, assigns the vectors of every later year to those clusters, and tracks each cluster’s mean from cycle to cycle. The velocity of cluster k is the change of its mean per year ove</w:t>
        </w:r>
        <w:r>
          <w:t>r each census interval; the last interval gets a weight of 0.5 and the earlier ones share the remaining 0.5. A person drawn from the last census year is moved by the velocity of its cluster times the projection horizon, multiplied by a decay of 0.95 per fi</w:t>
        </w:r>
        <w:r>
          <w:t>ve years to keep long projections from diverging. Gaussian noise equal to 15 % of each latent dimension’s spread is then added, and the decoder produces the projected person, conditioned on dwelling attributes resampled from the last census year. For 2025,</w:t>
        </w:r>
        <w:r>
          <w:t xml:space="preserve"> the source year is 2021 and the horizon four years. The dwelling stock is therefore held at its 2021 composition, so the 2025 cohort reflects demographic drift only.</w:t>
        </w:r>
      </w:ins>
    </w:p>
    <w:p w14:paraId="675AEDC3" w14:textId="77777777" w:rsidR="00A61990" w:rsidRDefault="000C0F2E">
      <w:pPr>
        <w:pStyle w:val="BodyText"/>
        <w:rPr>
          <w:ins w:id="904" w:author="Author" w:date="2026-09-30T13:42:00Z"/>
        </w:rPr>
      </w:pPr>
      <w:ins w:id="905" w:author="Author" w:date="2026-09-30T13:42:00Z">
        <w:r>
          <w:rPr>
            <w:b/>
            <w:bCs/>
          </w:rPr>
          <w:t>Hindcast.</w:t>
        </w:r>
        <w:r>
          <w:t xml:space="preserve"> The submitted version of this paper supported the projection with a qualitative</w:t>
        </w:r>
        <w:r>
          <w:t xml:space="preserve"> comparison only. The projection is now tested quantitatively. The C-VAE was retrained on the 2006, 2011 and 2016 files only, CBVM was fitted to those three years, and the 2016 population was projected five years ahead to 2021, conditioned on the 2016 dwel</w:t>
        </w:r>
        <w:r>
          <w:t>ling stock (the same rule as the 2025 projection). The projected 2021 population was compared with the held-out 2021 Census on every generated demographic variable, using the total-variation distance for categorical variables and the Wasserstein-1 distance</w:t>
        </w:r>
        <w:r>
          <w:t xml:space="preserve"> on range-scaled values for continuous ones. Three baselines were scored the same way [32, 33]: B0, carry-forward (the 2016 population used as the 2021 prediction); B1, linear extrapolation of each variable’s 2011–2016 change in category shares (or percent</w:t>
        </w:r>
        <w:r>
          <w:t>iles); and B2, a population-mean drift (the same model with a single cluster). The pass rule was written before the hindcast was run: CBVM must have a smaller distance than B0 on more than half of the variables, averaged over five random seeds; otherwise t</w:t>
        </w:r>
        <w:r>
          <w:t>he claim that CBVM projects better than carrying the last census forward is dropped. The sensitivity of the hindcast and of the 2025 cohort to K (4, 8, 12), the decay factor (0.90, 0.95, 1.00) and the latent size (64, 128, 256) was also computed. The hindc</w:t>
        </w:r>
        <w:r>
          <w:t>ast is unweighted, like the rest of the pipeline.</w:t>
        </w:r>
      </w:ins>
    </w:p>
    <w:p w14:paraId="26603366" w14:textId="77777777" w:rsidR="00A61990" w:rsidRDefault="000C0F2E">
      <w:pPr>
        <w:pStyle w:val="Heading2"/>
        <w:rPr>
          <w:ins w:id="906" w:author="Author" w:date="2026-09-30T13:42:00Z"/>
        </w:rPr>
      </w:pPr>
      <w:bookmarkStart w:id="907" w:name="X6af1a2b790581ab9b52d805fb013e42b1d0b755"/>
      <w:bookmarkEnd w:id="900"/>
      <w:ins w:id="908" w:author="Author" w:date="2026-09-30T13:42:00Z">
        <w:r>
          <w:t>3.4 From synthetic persons to household schedules</w:t>
        </w:r>
      </w:ins>
    </w:p>
    <w:p w14:paraId="53A09690" w14:textId="77777777" w:rsidR="00A61990" w:rsidRDefault="000C0F2E">
      <w:pPr>
        <w:pStyle w:val="FirstParagraph"/>
        <w:rPr>
          <w:ins w:id="909" w:author="Author" w:date="2026-09-30T13:42:00Z"/>
        </w:rPr>
      </w:pPr>
      <w:ins w:id="910" w:author="Author" w:date="2026-09-30T13:42:00Z">
        <w:r>
          <w:t>The projected persons were assembled into households by a priority-based algorithm that enforces household size, spousal age differences and parent–child ag</w:t>
        </w:r>
        <w:r>
          <w:t xml:space="preserve">e relationships. Each person was then matched to a GSS diary, separately for a weekday and a weekend diary, through four tiers (Figure 4). In the 2025 branch, Tier 1 requires an exact match on ten person variables (household size, weekly hours worked, age </w:t>
        </w:r>
        <w:r>
          <w:t>group, marital status, sex, knowledge of official languages, occupation, province, class of worker and commuting mode) and five dwelling variables (dwelling type, bedrooms, condominium status, rooms and condition); Tier 2 keeps household size, hours worked</w:t>
        </w:r>
        <w:r>
          <w:t>, age group, sex, class of worker and the five dwelling variables; Tier 3 keeps household size, hours worked and age group; and Tier 4 matches on household size only. The historical branches (Section 3.5) use the same cascade with the variables available i</w:t>
        </w:r>
        <w:r>
          <w:t>n each cycle: Tier 1 uses all harmonised linking variables, Tier 2 household size, age group, sex, marital status, labour force status and province, Tier 3 household size, age group and sex, and Tier 4 household size. Table 5 gives the share of persons mat</w:t>
        </w:r>
        <w:r>
          <w:t xml:space="preserve">ched at each tier, read from the matcher’s output. In 2025, 97 % of the weekday matches and 94 % of the weekend matches were made at Tier 1 or 2; in the historical cycles, which have fewer linking variables, most matches were made at Tier 2 or 3, and Tier </w:t>
        </w:r>
        <w:r>
          <w:t>4 was never above 2 % on weekdays or 5.3 % on weekends.</w:t>
        </w:r>
      </w:ins>
    </w:p>
    <w:p w14:paraId="52BCE93A" w14:textId="77777777" w:rsidR="00A61990" w:rsidRDefault="000C0F2E">
      <w:pPr>
        <w:pStyle w:val="BodyText"/>
        <w:rPr>
          <w:ins w:id="911" w:author="Author" w:date="2026-09-30T13:42:00Z"/>
        </w:rPr>
      </w:pPr>
      <w:ins w:id="912" w:author="Author" w:date="2026-09-30T13:42:00Z">
        <w:r>
          <w:t>Table 5. Share of persons (%) matched at each tier, weekday and weekend diaries.</w:t>
        </w:r>
      </w:ins>
    </w:p>
    <w:tbl>
      <w:tblPr>
        <w:tblStyle w:val="Table"/>
        <w:tblW w:w="5000" w:type="pct"/>
        <w:tblLayout w:type="fixed"/>
        <w:tblCellMar>
          <w:left w:w="72" w:type="dxa"/>
          <w:right w:w="72" w:type="dxa"/>
        </w:tblCellMar>
        <w:tblLook w:val="0020" w:firstRow="1" w:lastRow="0" w:firstColumn="0" w:lastColumn="0" w:noHBand="0" w:noVBand="0"/>
      </w:tblPr>
      <w:tblGrid>
        <w:gridCol w:w="915"/>
        <w:gridCol w:w="1462"/>
        <w:gridCol w:w="731"/>
        <w:gridCol w:w="731"/>
        <w:gridCol w:w="731"/>
        <w:gridCol w:w="1462"/>
        <w:gridCol w:w="731"/>
        <w:gridCol w:w="731"/>
        <w:gridCol w:w="731"/>
        <w:gridCol w:w="1279"/>
      </w:tblGrid>
      <w:tr w:rsidR="00A61990" w14:paraId="0DF9FF0A" w14:textId="77777777" w:rsidTr="00A61990">
        <w:trPr>
          <w:cnfStyle w:val="100000000000" w:firstRow="1" w:lastRow="0" w:firstColumn="0" w:lastColumn="0" w:oddVBand="0" w:evenVBand="0" w:oddHBand="0" w:evenHBand="0" w:firstRowFirstColumn="0" w:firstRowLastColumn="0" w:lastRowFirstColumn="0" w:lastRowLastColumn="0"/>
          <w:tblHeader/>
          <w:ins w:id="913" w:author="Author" w:date="2026-09-30T13:42:00Z"/>
        </w:trPr>
        <w:tc>
          <w:tcPr>
            <w:tcW w:w="900" w:type="dxa"/>
          </w:tcPr>
          <w:p w14:paraId="344C4AE2" w14:textId="77777777" w:rsidR="00A61990" w:rsidRDefault="000C0F2E">
            <w:pPr>
              <w:pStyle w:val="Compact"/>
              <w:spacing w:after="0" w:line="240" w:lineRule="auto"/>
              <w:jc w:val="left"/>
              <w:rPr>
                <w:ins w:id="914" w:author="Author" w:date="2026-09-30T13:42:00Z"/>
              </w:rPr>
            </w:pPr>
            <w:ins w:id="915" w:author="Author" w:date="2026-09-30T13:42:00Z">
              <w:r>
                <w:rPr>
                  <w:sz w:val="20"/>
                  <w:szCs w:val="20"/>
                </w:rPr>
                <w:t>Cycle</w:t>
              </w:r>
            </w:ins>
          </w:p>
        </w:tc>
        <w:tc>
          <w:tcPr>
            <w:tcW w:w="1440" w:type="dxa"/>
          </w:tcPr>
          <w:p w14:paraId="6DE1A0C2" w14:textId="77777777" w:rsidR="00A61990" w:rsidRDefault="000C0F2E">
            <w:pPr>
              <w:pStyle w:val="Compact"/>
              <w:spacing w:after="0" w:line="240" w:lineRule="auto"/>
              <w:jc w:val="right"/>
              <w:rPr>
                <w:ins w:id="916" w:author="Author" w:date="2026-09-30T13:42:00Z"/>
              </w:rPr>
            </w:pPr>
            <w:ins w:id="917" w:author="Author" w:date="2026-09-30T13:42:00Z">
              <w:r>
                <w:rPr>
                  <w:sz w:val="20"/>
                  <w:szCs w:val="20"/>
                </w:rPr>
                <w:t>Weekday: Tier 1</w:t>
              </w:r>
            </w:ins>
          </w:p>
        </w:tc>
        <w:tc>
          <w:tcPr>
            <w:tcW w:w="720" w:type="dxa"/>
          </w:tcPr>
          <w:p w14:paraId="03E11875" w14:textId="77777777" w:rsidR="00A61990" w:rsidRDefault="000C0F2E">
            <w:pPr>
              <w:pStyle w:val="Compact"/>
              <w:spacing w:after="0" w:line="240" w:lineRule="auto"/>
              <w:jc w:val="right"/>
              <w:rPr>
                <w:ins w:id="918" w:author="Author" w:date="2026-09-30T13:42:00Z"/>
              </w:rPr>
            </w:pPr>
            <w:ins w:id="919" w:author="Author" w:date="2026-09-30T13:42:00Z">
              <w:r>
                <w:rPr>
                  <w:sz w:val="20"/>
                  <w:szCs w:val="20"/>
                </w:rPr>
                <w:t>Tier 2</w:t>
              </w:r>
            </w:ins>
          </w:p>
        </w:tc>
        <w:tc>
          <w:tcPr>
            <w:tcW w:w="720" w:type="dxa"/>
          </w:tcPr>
          <w:p w14:paraId="6D73FC38" w14:textId="77777777" w:rsidR="00A61990" w:rsidRDefault="000C0F2E">
            <w:pPr>
              <w:pStyle w:val="Compact"/>
              <w:spacing w:after="0" w:line="240" w:lineRule="auto"/>
              <w:jc w:val="right"/>
              <w:rPr>
                <w:ins w:id="920" w:author="Author" w:date="2026-09-30T13:42:00Z"/>
              </w:rPr>
            </w:pPr>
            <w:ins w:id="921" w:author="Author" w:date="2026-09-30T13:42:00Z">
              <w:r>
                <w:rPr>
                  <w:sz w:val="20"/>
                  <w:szCs w:val="20"/>
                </w:rPr>
                <w:t>Tier 3</w:t>
              </w:r>
            </w:ins>
          </w:p>
        </w:tc>
        <w:tc>
          <w:tcPr>
            <w:tcW w:w="720" w:type="dxa"/>
          </w:tcPr>
          <w:p w14:paraId="159FE7A2" w14:textId="77777777" w:rsidR="00A61990" w:rsidRDefault="000C0F2E">
            <w:pPr>
              <w:pStyle w:val="Compact"/>
              <w:spacing w:after="0" w:line="240" w:lineRule="auto"/>
              <w:jc w:val="right"/>
              <w:rPr>
                <w:ins w:id="922" w:author="Author" w:date="2026-09-30T13:42:00Z"/>
              </w:rPr>
            </w:pPr>
            <w:ins w:id="923" w:author="Author" w:date="2026-09-30T13:42:00Z">
              <w:r>
                <w:rPr>
                  <w:sz w:val="20"/>
                  <w:szCs w:val="20"/>
                </w:rPr>
                <w:t>Tier 4</w:t>
              </w:r>
            </w:ins>
          </w:p>
        </w:tc>
        <w:tc>
          <w:tcPr>
            <w:tcW w:w="1440" w:type="dxa"/>
          </w:tcPr>
          <w:p w14:paraId="3285EBEC" w14:textId="77777777" w:rsidR="00A61990" w:rsidRDefault="000C0F2E">
            <w:pPr>
              <w:pStyle w:val="Compact"/>
              <w:spacing w:after="0" w:line="240" w:lineRule="auto"/>
              <w:jc w:val="right"/>
              <w:rPr>
                <w:ins w:id="924" w:author="Author" w:date="2026-09-30T13:42:00Z"/>
              </w:rPr>
            </w:pPr>
            <w:ins w:id="925" w:author="Author" w:date="2026-09-30T13:42:00Z">
              <w:r>
                <w:rPr>
                  <w:sz w:val="20"/>
                  <w:szCs w:val="20"/>
                </w:rPr>
                <w:t>Weekend: Tier 1</w:t>
              </w:r>
            </w:ins>
          </w:p>
        </w:tc>
        <w:tc>
          <w:tcPr>
            <w:tcW w:w="720" w:type="dxa"/>
          </w:tcPr>
          <w:p w14:paraId="56B88DCE" w14:textId="77777777" w:rsidR="00A61990" w:rsidRDefault="000C0F2E">
            <w:pPr>
              <w:pStyle w:val="Compact"/>
              <w:spacing w:after="0" w:line="240" w:lineRule="auto"/>
              <w:jc w:val="right"/>
              <w:rPr>
                <w:ins w:id="926" w:author="Author" w:date="2026-09-30T13:42:00Z"/>
              </w:rPr>
            </w:pPr>
            <w:ins w:id="927" w:author="Author" w:date="2026-09-30T13:42:00Z">
              <w:r>
                <w:rPr>
                  <w:sz w:val="20"/>
                  <w:szCs w:val="20"/>
                </w:rPr>
                <w:t>Tier 2</w:t>
              </w:r>
            </w:ins>
          </w:p>
        </w:tc>
        <w:tc>
          <w:tcPr>
            <w:tcW w:w="720" w:type="dxa"/>
          </w:tcPr>
          <w:p w14:paraId="01250636" w14:textId="77777777" w:rsidR="00A61990" w:rsidRDefault="000C0F2E">
            <w:pPr>
              <w:pStyle w:val="Compact"/>
              <w:spacing w:after="0" w:line="240" w:lineRule="auto"/>
              <w:jc w:val="right"/>
              <w:rPr>
                <w:ins w:id="928" w:author="Author" w:date="2026-09-30T13:42:00Z"/>
              </w:rPr>
            </w:pPr>
            <w:ins w:id="929" w:author="Author" w:date="2026-09-30T13:42:00Z">
              <w:r>
                <w:rPr>
                  <w:sz w:val="20"/>
                  <w:szCs w:val="20"/>
                </w:rPr>
                <w:t>Tier 3</w:t>
              </w:r>
            </w:ins>
          </w:p>
        </w:tc>
        <w:tc>
          <w:tcPr>
            <w:tcW w:w="720" w:type="dxa"/>
          </w:tcPr>
          <w:p w14:paraId="046BE817" w14:textId="77777777" w:rsidR="00A61990" w:rsidRDefault="000C0F2E">
            <w:pPr>
              <w:pStyle w:val="Compact"/>
              <w:spacing w:after="0" w:line="240" w:lineRule="auto"/>
              <w:jc w:val="right"/>
              <w:rPr>
                <w:ins w:id="930" w:author="Author" w:date="2026-09-30T13:42:00Z"/>
              </w:rPr>
            </w:pPr>
            <w:ins w:id="931" w:author="Author" w:date="2026-09-30T13:42:00Z">
              <w:r>
                <w:rPr>
                  <w:sz w:val="20"/>
                  <w:szCs w:val="20"/>
                </w:rPr>
                <w:t>Tier 4</w:t>
              </w:r>
            </w:ins>
          </w:p>
        </w:tc>
        <w:tc>
          <w:tcPr>
            <w:tcW w:w="1260" w:type="dxa"/>
          </w:tcPr>
          <w:p w14:paraId="3AB35CC0" w14:textId="77777777" w:rsidR="00A61990" w:rsidRDefault="000C0F2E">
            <w:pPr>
              <w:pStyle w:val="Compact"/>
              <w:spacing w:after="0" w:line="240" w:lineRule="auto"/>
              <w:jc w:val="right"/>
              <w:rPr>
                <w:ins w:id="932" w:author="Author" w:date="2026-09-30T13:42:00Z"/>
              </w:rPr>
            </w:pPr>
            <w:ins w:id="933" w:author="Author" w:date="2026-09-30T13:42:00Z">
              <w:r>
                <w:rPr>
                  <w:sz w:val="20"/>
                  <w:szCs w:val="20"/>
                </w:rPr>
                <w:t>Persons</w:t>
              </w:r>
            </w:ins>
          </w:p>
        </w:tc>
      </w:tr>
      <w:tr w:rsidR="00A61990" w14:paraId="75AF9F70" w14:textId="77777777" w:rsidTr="00A61990">
        <w:trPr>
          <w:ins w:id="934" w:author="Author" w:date="2026-09-30T13:42:00Z"/>
        </w:trPr>
        <w:tc>
          <w:tcPr>
            <w:tcW w:w="900" w:type="dxa"/>
          </w:tcPr>
          <w:p w14:paraId="4AB9C938" w14:textId="77777777" w:rsidR="00A61990" w:rsidRDefault="000C0F2E">
            <w:pPr>
              <w:pStyle w:val="Compact"/>
              <w:spacing w:after="0" w:line="240" w:lineRule="auto"/>
              <w:jc w:val="left"/>
              <w:rPr>
                <w:ins w:id="935" w:author="Author" w:date="2026-09-30T13:42:00Z"/>
              </w:rPr>
            </w:pPr>
            <w:ins w:id="936" w:author="Author" w:date="2026-09-30T13:42:00Z">
              <w:r>
                <w:rPr>
                  <w:sz w:val="20"/>
                  <w:szCs w:val="20"/>
                </w:rPr>
                <w:t>2005</w:t>
              </w:r>
            </w:ins>
          </w:p>
        </w:tc>
        <w:tc>
          <w:tcPr>
            <w:tcW w:w="1440" w:type="dxa"/>
          </w:tcPr>
          <w:p w14:paraId="54695816" w14:textId="77777777" w:rsidR="00A61990" w:rsidRDefault="000C0F2E">
            <w:pPr>
              <w:pStyle w:val="Compact"/>
              <w:spacing w:after="0" w:line="240" w:lineRule="auto"/>
              <w:jc w:val="right"/>
              <w:rPr>
                <w:ins w:id="937" w:author="Author" w:date="2026-09-30T13:42:00Z"/>
              </w:rPr>
            </w:pPr>
            <w:ins w:id="938" w:author="Author" w:date="2026-09-30T13:42:00Z">
              <w:r>
                <w:rPr>
                  <w:sz w:val="20"/>
                  <w:szCs w:val="20"/>
                </w:rPr>
                <w:t>0.1</w:t>
              </w:r>
            </w:ins>
          </w:p>
        </w:tc>
        <w:tc>
          <w:tcPr>
            <w:tcW w:w="720" w:type="dxa"/>
          </w:tcPr>
          <w:p w14:paraId="68652FA9" w14:textId="77777777" w:rsidR="00A61990" w:rsidRDefault="000C0F2E">
            <w:pPr>
              <w:pStyle w:val="Compact"/>
              <w:spacing w:after="0" w:line="240" w:lineRule="auto"/>
              <w:jc w:val="right"/>
              <w:rPr>
                <w:ins w:id="939" w:author="Author" w:date="2026-09-30T13:42:00Z"/>
              </w:rPr>
            </w:pPr>
            <w:ins w:id="940" w:author="Author" w:date="2026-09-30T13:42:00Z">
              <w:r>
                <w:rPr>
                  <w:sz w:val="20"/>
                  <w:szCs w:val="20"/>
                </w:rPr>
                <w:t>41.6</w:t>
              </w:r>
            </w:ins>
          </w:p>
        </w:tc>
        <w:tc>
          <w:tcPr>
            <w:tcW w:w="720" w:type="dxa"/>
          </w:tcPr>
          <w:p w14:paraId="0CE26746" w14:textId="77777777" w:rsidR="00A61990" w:rsidRDefault="000C0F2E">
            <w:pPr>
              <w:pStyle w:val="Compact"/>
              <w:spacing w:after="0" w:line="240" w:lineRule="auto"/>
              <w:jc w:val="right"/>
              <w:rPr>
                <w:ins w:id="941" w:author="Author" w:date="2026-09-30T13:42:00Z"/>
              </w:rPr>
            </w:pPr>
            <w:ins w:id="942" w:author="Author" w:date="2026-09-30T13:42:00Z">
              <w:r>
                <w:rPr>
                  <w:sz w:val="20"/>
                  <w:szCs w:val="20"/>
                </w:rPr>
                <w:t>58.0</w:t>
              </w:r>
            </w:ins>
          </w:p>
        </w:tc>
        <w:tc>
          <w:tcPr>
            <w:tcW w:w="720" w:type="dxa"/>
          </w:tcPr>
          <w:p w14:paraId="64A0AC17" w14:textId="77777777" w:rsidR="00A61990" w:rsidRDefault="000C0F2E">
            <w:pPr>
              <w:pStyle w:val="Compact"/>
              <w:spacing w:after="0" w:line="240" w:lineRule="auto"/>
              <w:jc w:val="right"/>
              <w:rPr>
                <w:ins w:id="943" w:author="Author" w:date="2026-09-30T13:42:00Z"/>
              </w:rPr>
            </w:pPr>
            <w:ins w:id="944" w:author="Author" w:date="2026-09-30T13:42:00Z">
              <w:r>
                <w:rPr>
                  <w:sz w:val="20"/>
                  <w:szCs w:val="20"/>
                </w:rPr>
                <w:t>0.2</w:t>
              </w:r>
            </w:ins>
          </w:p>
        </w:tc>
        <w:tc>
          <w:tcPr>
            <w:tcW w:w="1440" w:type="dxa"/>
          </w:tcPr>
          <w:p w14:paraId="02F6C906" w14:textId="77777777" w:rsidR="00A61990" w:rsidRDefault="000C0F2E">
            <w:pPr>
              <w:pStyle w:val="Compact"/>
              <w:spacing w:after="0" w:line="240" w:lineRule="auto"/>
              <w:jc w:val="right"/>
              <w:rPr>
                <w:ins w:id="945" w:author="Author" w:date="2026-09-30T13:42:00Z"/>
              </w:rPr>
            </w:pPr>
            <w:ins w:id="946" w:author="Author" w:date="2026-09-30T13:42:00Z">
              <w:r>
                <w:rPr>
                  <w:sz w:val="20"/>
                  <w:szCs w:val="20"/>
                </w:rPr>
                <w:t>0.0</w:t>
              </w:r>
            </w:ins>
          </w:p>
        </w:tc>
        <w:tc>
          <w:tcPr>
            <w:tcW w:w="720" w:type="dxa"/>
          </w:tcPr>
          <w:p w14:paraId="508A966A" w14:textId="77777777" w:rsidR="00A61990" w:rsidRDefault="000C0F2E">
            <w:pPr>
              <w:pStyle w:val="Compact"/>
              <w:spacing w:after="0" w:line="240" w:lineRule="auto"/>
              <w:jc w:val="right"/>
              <w:rPr>
                <w:ins w:id="947" w:author="Author" w:date="2026-09-30T13:42:00Z"/>
              </w:rPr>
            </w:pPr>
            <w:ins w:id="948" w:author="Author" w:date="2026-09-30T13:42:00Z">
              <w:r>
                <w:rPr>
                  <w:sz w:val="20"/>
                  <w:szCs w:val="20"/>
                </w:rPr>
                <w:t>28.3</w:t>
              </w:r>
            </w:ins>
          </w:p>
        </w:tc>
        <w:tc>
          <w:tcPr>
            <w:tcW w:w="720" w:type="dxa"/>
          </w:tcPr>
          <w:p w14:paraId="6FB932EE" w14:textId="77777777" w:rsidR="00A61990" w:rsidRDefault="000C0F2E">
            <w:pPr>
              <w:pStyle w:val="Compact"/>
              <w:spacing w:after="0" w:line="240" w:lineRule="auto"/>
              <w:jc w:val="right"/>
              <w:rPr>
                <w:ins w:id="949" w:author="Author" w:date="2026-09-30T13:42:00Z"/>
              </w:rPr>
            </w:pPr>
            <w:ins w:id="950" w:author="Author" w:date="2026-09-30T13:42:00Z">
              <w:r>
                <w:rPr>
                  <w:sz w:val="20"/>
                  <w:szCs w:val="20"/>
                </w:rPr>
                <w:t>71.1</w:t>
              </w:r>
            </w:ins>
          </w:p>
        </w:tc>
        <w:tc>
          <w:tcPr>
            <w:tcW w:w="720" w:type="dxa"/>
          </w:tcPr>
          <w:p w14:paraId="2EE3BDD0" w14:textId="77777777" w:rsidR="00A61990" w:rsidRDefault="000C0F2E">
            <w:pPr>
              <w:pStyle w:val="Compact"/>
              <w:spacing w:after="0" w:line="240" w:lineRule="auto"/>
              <w:jc w:val="right"/>
              <w:rPr>
                <w:ins w:id="951" w:author="Author" w:date="2026-09-30T13:42:00Z"/>
              </w:rPr>
            </w:pPr>
            <w:ins w:id="952" w:author="Author" w:date="2026-09-30T13:42:00Z">
              <w:r>
                <w:rPr>
                  <w:sz w:val="20"/>
                  <w:szCs w:val="20"/>
                </w:rPr>
                <w:t>0.5</w:t>
              </w:r>
            </w:ins>
          </w:p>
        </w:tc>
        <w:tc>
          <w:tcPr>
            <w:tcW w:w="1260" w:type="dxa"/>
          </w:tcPr>
          <w:p w14:paraId="71F59705" w14:textId="77777777" w:rsidR="00A61990" w:rsidRDefault="000C0F2E">
            <w:pPr>
              <w:pStyle w:val="Compact"/>
              <w:spacing w:after="0" w:line="240" w:lineRule="auto"/>
              <w:jc w:val="right"/>
              <w:rPr>
                <w:ins w:id="953" w:author="Author" w:date="2026-09-30T13:42:00Z"/>
              </w:rPr>
            </w:pPr>
            <w:ins w:id="954" w:author="Author" w:date="2026-09-30T13:42:00Z">
              <w:r>
                <w:rPr>
                  <w:sz w:val="20"/>
                  <w:szCs w:val="20"/>
                </w:rPr>
                <w:t>54,423</w:t>
              </w:r>
            </w:ins>
          </w:p>
        </w:tc>
      </w:tr>
      <w:tr w:rsidR="00A61990" w14:paraId="4000AC63" w14:textId="77777777" w:rsidTr="00A61990">
        <w:trPr>
          <w:ins w:id="955" w:author="Author" w:date="2026-09-30T13:42:00Z"/>
        </w:trPr>
        <w:tc>
          <w:tcPr>
            <w:tcW w:w="900" w:type="dxa"/>
          </w:tcPr>
          <w:p w14:paraId="6D847901" w14:textId="77777777" w:rsidR="00A61990" w:rsidRDefault="000C0F2E">
            <w:pPr>
              <w:pStyle w:val="Compact"/>
              <w:spacing w:after="0" w:line="240" w:lineRule="auto"/>
              <w:jc w:val="left"/>
              <w:rPr>
                <w:ins w:id="956" w:author="Author" w:date="2026-09-30T13:42:00Z"/>
              </w:rPr>
            </w:pPr>
            <w:ins w:id="957" w:author="Author" w:date="2026-09-30T13:42:00Z">
              <w:r>
                <w:rPr>
                  <w:sz w:val="20"/>
                  <w:szCs w:val="20"/>
                </w:rPr>
                <w:t>2010</w:t>
              </w:r>
            </w:ins>
          </w:p>
        </w:tc>
        <w:tc>
          <w:tcPr>
            <w:tcW w:w="1440" w:type="dxa"/>
          </w:tcPr>
          <w:p w14:paraId="0E231C2B" w14:textId="77777777" w:rsidR="00A61990" w:rsidRDefault="000C0F2E">
            <w:pPr>
              <w:pStyle w:val="Compact"/>
              <w:spacing w:after="0" w:line="240" w:lineRule="auto"/>
              <w:jc w:val="right"/>
              <w:rPr>
                <w:ins w:id="958" w:author="Author" w:date="2026-09-30T13:42:00Z"/>
              </w:rPr>
            </w:pPr>
            <w:ins w:id="959" w:author="Author" w:date="2026-09-30T13:42:00Z">
              <w:r>
                <w:rPr>
                  <w:sz w:val="20"/>
                  <w:szCs w:val="20"/>
                </w:rPr>
                <w:t>7.5</w:t>
              </w:r>
            </w:ins>
          </w:p>
        </w:tc>
        <w:tc>
          <w:tcPr>
            <w:tcW w:w="720" w:type="dxa"/>
          </w:tcPr>
          <w:p w14:paraId="73FC5A63" w14:textId="77777777" w:rsidR="00A61990" w:rsidRDefault="000C0F2E">
            <w:pPr>
              <w:pStyle w:val="Compact"/>
              <w:spacing w:after="0" w:line="240" w:lineRule="auto"/>
              <w:jc w:val="right"/>
              <w:rPr>
                <w:ins w:id="960" w:author="Author" w:date="2026-09-30T13:42:00Z"/>
              </w:rPr>
            </w:pPr>
            <w:ins w:id="961" w:author="Author" w:date="2026-09-30T13:42:00Z">
              <w:r>
                <w:rPr>
                  <w:sz w:val="20"/>
                  <w:szCs w:val="20"/>
                </w:rPr>
                <w:t>54.5</w:t>
              </w:r>
            </w:ins>
          </w:p>
        </w:tc>
        <w:tc>
          <w:tcPr>
            <w:tcW w:w="720" w:type="dxa"/>
          </w:tcPr>
          <w:p w14:paraId="33246DB8" w14:textId="77777777" w:rsidR="00A61990" w:rsidRDefault="000C0F2E">
            <w:pPr>
              <w:pStyle w:val="Compact"/>
              <w:spacing w:after="0" w:line="240" w:lineRule="auto"/>
              <w:jc w:val="right"/>
              <w:rPr>
                <w:ins w:id="962" w:author="Author" w:date="2026-09-30T13:42:00Z"/>
              </w:rPr>
            </w:pPr>
            <w:ins w:id="963" w:author="Author" w:date="2026-09-30T13:42:00Z">
              <w:r>
                <w:rPr>
                  <w:sz w:val="20"/>
                  <w:szCs w:val="20"/>
                </w:rPr>
                <w:t>37.4</w:t>
              </w:r>
            </w:ins>
          </w:p>
        </w:tc>
        <w:tc>
          <w:tcPr>
            <w:tcW w:w="720" w:type="dxa"/>
          </w:tcPr>
          <w:p w14:paraId="1791F919" w14:textId="77777777" w:rsidR="00A61990" w:rsidRDefault="000C0F2E">
            <w:pPr>
              <w:pStyle w:val="Compact"/>
              <w:spacing w:after="0" w:line="240" w:lineRule="auto"/>
              <w:jc w:val="right"/>
              <w:rPr>
                <w:ins w:id="964" w:author="Author" w:date="2026-09-30T13:42:00Z"/>
              </w:rPr>
            </w:pPr>
            <w:ins w:id="965" w:author="Author" w:date="2026-09-30T13:42:00Z">
              <w:r>
                <w:rPr>
                  <w:sz w:val="20"/>
                  <w:szCs w:val="20"/>
                </w:rPr>
                <w:t>0.6</w:t>
              </w:r>
            </w:ins>
          </w:p>
        </w:tc>
        <w:tc>
          <w:tcPr>
            <w:tcW w:w="1440" w:type="dxa"/>
          </w:tcPr>
          <w:p w14:paraId="560DF1F9" w14:textId="77777777" w:rsidR="00A61990" w:rsidRDefault="000C0F2E">
            <w:pPr>
              <w:pStyle w:val="Compact"/>
              <w:spacing w:after="0" w:line="240" w:lineRule="auto"/>
              <w:jc w:val="right"/>
              <w:rPr>
                <w:ins w:id="966" w:author="Author" w:date="2026-09-30T13:42:00Z"/>
              </w:rPr>
            </w:pPr>
            <w:ins w:id="967" w:author="Author" w:date="2026-09-30T13:42:00Z">
              <w:r>
                <w:rPr>
                  <w:sz w:val="20"/>
                  <w:szCs w:val="20"/>
                </w:rPr>
                <w:t>3.4</w:t>
              </w:r>
            </w:ins>
          </w:p>
        </w:tc>
        <w:tc>
          <w:tcPr>
            <w:tcW w:w="720" w:type="dxa"/>
          </w:tcPr>
          <w:p w14:paraId="7008B8A4" w14:textId="77777777" w:rsidR="00A61990" w:rsidRDefault="000C0F2E">
            <w:pPr>
              <w:pStyle w:val="Compact"/>
              <w:spacing w:after="0" w:line="240" w:lineRule="auto"/>
              <w:jc w:val="right"/>
              <w:rPr>
                <w:ins w:id="968" w:author="Author" w:date="2026-09-30T13:42:00Z"/>
              </w:rPr>
            </w:pPr>
            <w:ins w:id="969" w:author="Author" w:date="2026-09-30T13:42:00Z">
              <w:r>
                <w:rPr>
                  <w:sz w:val="20"/>
                  <w:szCs w:val="20"/>
                </w:rPr>
                <w:t>39.4</w:t>
              </w:r>
            </w:ins>
          </w:p>
        </w:tc>
        <w:tc>
          <w:tcPr>
            <w:tcW w:w="720" w:type="dxa"/>
          </w:tcPr>
          <w:p w14:paraId="19A06DF5" w14:textId="77777777" w:rsidR="00A61990" w:rsidRDefault="000C0F2E">
            <w:pPr>
              <w:pStyle w:val="Compact"/>
              <w:spacing w:after="0" w:line="240" w:lineRule="auto"/>
              <w:jc w:val="right"/>
              <w:rPr>
                <w:ins w:id="970" w:author="Author" w:date="2026-09-30T13:42:00Z"/>
              </w:rPr>
            </w:pPr>
            <w:ins w:id="971" w:author="Author" w:date="2026-09-30T13:42:00Z">
              <w:r>
                <w:rPr>
                  <w:sz w:val="20"/>
                  <w:szCs w:val="20"/>
                </w:rPr>
                <w:t>55.6</w:t>
              </w:r>
            </w:ins>
          </w:p>
        </w:tc>
        <w:tc>
          <w:tcPr>
            <w:tcW w:w="720" w:type="dxa"/>
          </w:tcPr>
          <w:p w14:paraId="3AA70594" w14:textId="77777777" w:rsidR="00A61990" w:rsidRDefault="000C0F2E">
            <w:pPr>
              <w:pStyle w:val="Compact"/>
              <w:spacing w:after="0" w:line="240" w:lineRule="auto"/>
              <w:jc w:val="right"/>
              <w:rPr>
                <w:ins w:id="972" w:author="Author" w:date="2026-09-30T13:42:00Z"/>
              </w:rPr>
            </w:pPr>
            <w:ins w:id="973" w:author="Author" w:date="2026-09-30T13:42:00Z">
              <w:r>
                <w:rPr>
                  <w:sz w:val="20"/>
                  <w:szCs w:val="20"/>
                </w:rPr>
                <w:t>1.7</w:t>
              </w:r>
            </w:ins>
          </w:p>
        </w:tc>
        <w:tc>
          <w:tcPr>
            <w:tcW w:w="1260" w:type="dxa"/>
          </w:tcPr>
          <w:p w14:paraId="348DD3BC" w14:textId="77777777" w:rsidR="00A61990" w:rsidRDefault="000C0F2E">
            <w:pPr>
              <w:pStyle w:val="Compact"/>
              <w:spacing w:after="0" w:line="240" w:lineRule="auto"/>
              <w:jc w:val="right"/>
              <w:rPr>
                <w:ins w:id="974" w:author="Author" w:date="2026-09-30T13:42:00Z"/>
              </w:rPr>
            </w:pPr>
            <w:ins w:id="975" w:author="Author" w:date="2026-09-30T13:42:00Z">
              <w:r>
                <w:rPr>
                  <w:sz w:val="20"/>
                  <w:szCs w:val="20"/>
                </w:rPr>
                <w:t>66,169</w:t>
              </w:r>
            </w:ins>
          </w:p>
        </w:tc>
      </w:tr>
      <w:tr w:rsidR="00A61990" w14:paraId="0DA67B0A" w14:textId="77777777" w:rsidTr="00A61990">
        <w:trPr>
          <w:ins w:id="976" w:author="Author" w:date="2026-09-30T13:42:00Z"/>
        </w:trPr>
        <w:tc>
          <w:tcPr>
            <w:tcW w:w="900" w:type="dxa"/>
          </w:tcPr>
          <w:p w14:paraId="74E22AAD" w14:textId="77777777" w:rsidR="00A61990" w:rsidRDefault="000C0F2E">
            <w:pPr>
              <w:pStyle w:val="Compact"/>
              <w:spacing w:after="0" w:line="240" w:lineRule="auto"/>
              <w:jc w:val="left"/>
              <w:rPr>
                <w:ins w:id="977" w:author="Author" w:date="2026-09-30T13:42:00Z"/>
              </w:rPr>
            </w:pPr>
            <w:ins w:id="978" w:author="Author" w:date="2026-09-30T13:42:00Z">
              <w:r>
                <w:rPr>
                  <w:sz w:val="20"/>
                  <w:szCs w:val="20"/>
                </w:rPr>
                <w:t>2015</w:t>
              </w:r>
            </w:ins>
          </w:p>
        </w:tc>
        <w:tc>
          <w:tcPr>
            <w:tcW w:w="1440" w:type="dxa"/>
          </w:tcPr>
          <w:p w14:paraId="238C3173" w14:textId="77777777" w:rsidR="00A61990" w:rsidRDefault="000C0F2E">
            <w:pPr>
              <w:pStyle w:val="Compact"/>
              <w:spacing w:after="0" w:line="240" w:lineRule="auto"/>
              <w:jc w:val="right"/>
              <w:rPr>
                <w:ins w:id="979" w:author="Author" w:date="2026-09-30T13:42:00Z"/>
              </w:rPr>
            </w:pPr>
            <w:ins w:id="980" w:author="Author" w:date="2026-09-30T13:42:00Z">
              <w:r>
                <w:rPr>
                  <w:sz w:val="20"/>
                  <w:szCs w:val="20"/>
                </w:rPr>
                <w:t>5.7</w:t>
              </w:r>
            </w:ins>
          </w:p>
        </w:tc>
        <w:tc>
          <w:tcPr>
            <w:tcW w:w="720" w:type="dxa"/>
          </w:tcPr>
          <w:p w14:paraId="5451D355" w14:textId="77777777" w:rsidR="00A61990" w:rsidRDefault="000C0F2E">
            <w:pPr>
              <w:pStyle w:val="Compact"/>
              <w:spacing w:after="0" w:line="240" w:lineRule="auto"/>
              <w:jc w:val="right"/>
              <w:rPr>
                <w:ins w:id="981" w:author="Author" w:date="2026-09-30T13:42:00Z"/>
              </w:rPr>
            </w:pPr>
            <w:ins w:id="982" w:author="Author" w:date="2026-09-30T13:42:00Z">
              <w:r>
                <w:rPr>
                  <w:sz w:val="20"/>
                  <w:szCs w:val="20"/>
                </w:rPr>
                <w:t>28.4</w:t>
              </w:r>
            </w:ins>
          </w:p>
        </w:tc>
        <w:tc>
          <w:tcPr>
            <w:tcW w:w="720" w:type="dxa"/>
          </w:tcPr>
          <w:p w14:paraId="62253373" w14:textId="77777777" w:rsidR="00A61990" w:rsidRDefault="000C0F2E">
            <w:pPr>
              <w:pStyle w:val="Compact"/>
              <w:spacing w:after="0" w:line="240" w:lineRule="auto"/>
              <w:jc w:val="right"/>
              <w:rPr>
                <w:ins w:id="983" w:author="Author" w:date="2026-09-30T13:42:00Z"/>
              </w:rPr>
            </w:pPr>
            <w:ins w:id="984" w:author="Author" w:date="2026-09-30T13:42:00Z">
              <w:r>
                <w:rPr>
                  <w:sz w:val="20"/>
                  <w:szCs w:val="20"/>
                </w:rPr>
                <w:t>65.5</w:t>
              </w:r>
            </w:ins>
          </w:p>
        </w:tc>
        <w:tc>
          <w:tcPr>
            <w:tcW w:w="720" w:type="dxa"/>
          </w:tcPr>
          <w:p w14:paraId="4833BF3C" w14:textId="77777777" w:rsidR="00A61990" w:rsidRDefault="000C0F2E">
            <w:pPr>
              <w:pStyle w:val="Compact"/>
              <w:spacing w:after="0" w:line="240" w:lineRule="auto"/>
              <w:jc w:val="right"/>
              <w:rPr>
                <w:ins w:id="985" w:author="Author" w:date="2026-09-30T13:42:00Z"/>
              </w:rPr>
            </w:pPr>
            <w:ins w:id="986" w:author="Author" w:date="2026-09-30T13:42:00Z">
              <w:r>
                <w:rPr>
                  <w:sz w:val="20"/>
                  <w:szCs w:val="20"/>
                </w:rPr>
                <w:t>0.5</w:t>
              </w:r>
            </w:ins>
          </w:p>
        </w:tc>
        <w:tc>
          <w:tcPr>
            <w:tcW w:w="1440" w:type="dxa"/>
          </w:tcPr>
          <w:p w14:paraId="043C2F53" w14:textId="77777777" w:rsidR="00A61990" w:rsidRDefault="000C0F2E">
            <w:pPr>
              <w:pStyle w:val="Compact"/>
              <w:spacing w:after="0" w:line="240" w:lineRule="auto"/>
              <w:jc w:val="right"/>
              <w:rPr>
                <w:ins w:id="987" w:author="Author" w:date="2026-09-30T13:42:00Z"/>
              </w:rPr>
            </w:pPr>
            <w:ins w:id="988" w:author="Author" w:date="2026-09-30T13:42:00Z">
              <w:r>
                <w:rPr>
                  <w:sz w:val="20"/>
                  <w:szCs w:val="20"/>
                </w:rPr>
                <w:t>2.6</w:t>
              </w:r>
            </w:ins>
          </w:p>
        </w:tc>
        <w:tc>
          <w:tcPr>
            <w:tcW w:w="720" w:type="dxa"/>
          </w:tcPr>
          <w:p w14:paraId="13F0446B" w14:textId="77777777" w:rsidR="00A61990" w:rsidRDefault="000C0F2E">
            <w:pPr>
              <w:pStyle w:val="Compact"/>
              <w:spacing w:after="0" w:line="240" w:lineRule="auto"/>
              <w:jc w:val="right"/>
              <w:rPr>
                <w:ins w:id="989" w:author="Author" w:date="2026-09-30T13:42:00Z"/>
              </w:rPr>
            </w:pPr>
            <w:ins w:id="990" w:author="Author" w:date="2026-09-30T13:42:00Z">
              <w:r>
                <w:rPr>
                  <w:sz w:val="20"/>
                  <w:szCs w:val="20"/>
                </w:rPr>
                <w:t>21.8</w:t>
              </w:r>
            </w:ins>
          </w:p>
        </w:tc>
        <w:tc>
          <w:tcPr>
            <w:tcW w:w="720" w:type="dxa"/>
          </w:tcPr>
          <w:p w14:paraId="037D785E" w14:textId="77777777" w:rsidR="00A61990" w:rsidRDefault="000C0F2E">
            <w:pPr>
              <w:pStyle w:val="Compact"/>
              <w:spacing w:after="0" w:line="240" w:lineRule="auto"/>
              <w:jc w:val="right"/>
              <w:rPr>
                <w:ins w:id="991" w:author="Author" w:date="2026-09-30T13:42:00Z"/>
              </w:rPr>
            </w:pPr>
            <w:ins w:id="992" w:author="Author" w:date="2026-09-30T13:42:00Z">
              <w:r>
                <w:rPr>
                  <w:sz w:val="20"/>
                  <w:szCs w:val="20"/>
                </w:rPr>
                <w:t>75.3</w:t>
              </w:r>
            </w:ins>
          </w:p>
        </w:tc>
        <w:tc>
          <w:tcPr>
            <w:tcW w:w="720" w:type="dxa"/>
          </w:tcPr>
          <w:p w14:paraId="7F7F6A2A" w14:textId="77777777" w:rsidR="00A61990" w:rsidRDefault="000C0F2E">
            <w:pPr>
              <w:pStyle w:val="Compact"/>
              <w:spacing w:after="0" w:line="240" w:lineRule="auto"/>
              <w:jc w:val="right"/>
              <w:rPr>
                <w:ins w:id="993" w:author="Author" w:date="2026-09-30T13:42:00Z"/>
              </w:rPr>
            </w:pPr>
            <w:ins w:id="994" w:author="Author" w:date="2026-09-30T13:42:00Z">
              <w:r>
                <w:rPr>
                  <w:sz w:val="20"/>
                  <w:szCs w:val="20"/>
                </w:rPr>
                <w:t>0.4</w:t>
              </w:r>
            </w:ins>
          </w:p>
        </w:tc>
        <w:tc>
          <w:tcPr>
            <w:tcW w:w="1260" w:type="dxa"/>
          </w:tcPr>
          <w:p w14:paraId="5618BA0D" w14:textId="77777777" w:rsidR="00A61990" w:rsidRDefault="000C0F2E">
            <w:pPr>
              <w:pStyle w:val="Compact"/>
              <w:spacing w:after="0" w:line="240" w:lineRule="auto"/>
              <w:jc w:val="right"/>
              <w:rPr>
                <w:ins w:id="995" w:author="Author" w:date="2026-09-30T13:42:00Z"/>
              </w:rPr>
            </w:pPr>
            <w:ins w:id="996" w:author="Author" w:date="2026-09-30T13:42:00Z">
              <w:r>
                <w:rPr>
                  <w:sz w:val="20"/>
                  <w:szCs w:val="20"/>
                </w:rPr>
                <w:t>56,018</w:t>
              </w:r>
            </w:ins>
          </w:p>
        </w:tc>
      </w:tr>
      <w:tr w:rsidR="00A61990" w14:paraId="6B46BA18" w14:textId="77777777" w:rsidTr="00A61990">
        <w:trPr>
          <w:ins w:id="997" w:author="Author" w:date="2026-09-30T13:42:00Z"/>
        </w:trPr>
        <w:tc>
          <w:tcPr>
            <w:tcW w:w="900" w:type="dxa"/>
          </w:tcPr>
          <w:p w14:paraId="46CADAD7" w14:textId="77777777" w:rsidR="00A61990" w:rsidRDefault="000C0F2E">
            <w:pPr>
              <w:pStyle w:val="Compact"/>
              <w:spacing w:after="0" w:line="240" w:lineRule="auto"/>
              <w:jc w:val="left"/>
              <w:rPr>
                <w:ins w:id="998" w:author="Author" w:date="2026-09-30T13:42:00Z"/>
              </w:rPr>
            </w:pPr>
            <w:ins w:id="999" w:author="Author" w:date="2026-09-30T13:42:00Z">
              <w:r>
                <w:rPr>
                  <w:sz w:val="20"/>
                  <w:szCs w:val="20"/>
                </w:rPr>
                <w:t>2022</w:t>
              </w:r>
            </w:ins>
          </w:p>
        </w:tc>
        <w:tc>
          <w:tcPr>
            <w:tcW w:w="1440" w:type="dxa"/>
          </w:tcPr>
          <w:p w14:paraId="6F3A4A63" w14:textId="77777777" w:rsidR="00A61990" w:rsidRDefault="000C0F2E">
            <w:pPr>
              <w:pStyle w:val="Compact"/>
              <w:spacing w:after="0" w:line="240" w:lineRule="auto"/>
              <w:jc w:val="right"/>
              <w:rPr>
                <w:ins w:id="1000" w:author="Author" w:date="2026-09-30T13:42:00Z"/>
              </w:rPr>
            </w:pPr>
            <w:ins w:id="1001" w:author="Author" w:date="2026-09-30T13:42:00Z">
              <w:r>
                <w:rPr>
                  <w:sz w:val="20"/>
                  <w:szCs w:val="20"/>
                </w:rPr>
                <w:t>31.3</w:t>
              </w:r>
            </w:ins>
          </w:p>
        </w:tc>
        <w:tc>
          <w:tcPr>
            <w:tcW w:w="720" w:type="dxa"/>
          </w:tcPr>
          <w:p w14:paraId="2A44A177" w14:textId="77777777" w:rsidR="00A61990" w:rsidRDefault="000C0F2E">
            <w:pPr>
              <w:pStyle w:val="Compact"/>
              <w:spacing w:after="0" w:line="240" w:lineRule="auto"/>
              <w:jc w:val="right"/>
              <w:rPr>
                <w:ins w:id="1002" w:author="Author" w:date="2026-09-30T13:42:00Z"/>
              </w:rPr>
            </w:pPr>
            <w:ins w:id="1003" w:author="Author" w:date="2026-09-30T13:42:00Z">
              <w:r>
                <w:rPr>
                  <w:sz w:val="20"/>
                  <w:szCs w:val="20"/>
                </w:rPr>
                <w:t>25.7</w:t>
              </w:r>
            </w:ins>
          </w:p>
        </w:tc>
        <w:tc>
          <w:tcPr>
            <w:tcW w:w="720" w:type="dxa"/>
          </w:tcPr>
          <w:p w14:paraId="25F3227B" w14:textId="77777777" w:rsidR="00A61990" w:rsidRDefault="000C0F2E">
            <w:pPr>
              <w:pStyle w:val="Compact"/>
              <w:spacing w:after="0" w:line="240" w:lineRule="auto"/>
              <w:jc w:val="right"/>
              <w:rPr>
                <w:ins w:id="1004" w:author="Author" w:date="2026-09-30T13:42:00Z"/>
              </w:rPr>
            </w:pPr>
            <w:ins w:id="1005" w:author="Author" w:date="2026-09-30T13:42:00Z">
              <w:r>
                <w:rPr>
                  <w:sz w:val="20"/>
                  <w:szCs w:val="20"/>
                </w:rPr>
                <w:t>41.2</w:t>
              </w:r>
            </w:ins>
          </w:p>
        </w:tc>
        <w:tc>
          <w:tcPr>
            <w:tcW w:w="720" w:type="dxa"/>
          </w:tcPr>
          <w:p w14:paraId="7B7E90C3" w14:textId="77777777" w:rsidR="00A61990" w:rsidRDefault="000C0F2E">
            <w:pPr>
              <w:pStyle w:val="Compact"/>
              <w:spacing w:after="0" w:line="240" w:lineRule="auto"/>
              <w:jc w:val="right"/>
              <w:rPr>
                <w:ins w:id="1006" w:author="Author" w:date="2026-09-30T13:42:00Z"/>
              </w:rPr>
            </w:pPr>
            <w:ins w:id="1007" w:author="Author" w:date="2026-09-30T13:42:00Z">
              <w:r>
                <w:rPr>
                  <w:sz w:val="20"/>
                  <w:szCs w:val="20"/>
                </w:rPr>
                <w:t>1.8</w:t>
              </w:r>
            </w:ins>
          </w:p>
        </w:tc>
        <w:tc>
          <w:tcPr>
            <w:tcW w:w="1440" w:type="dxa"/>
          </w:tcPr>
          <w:p w14:paraId="41847F01" w14:textId="77777777" w:rsidR="00A61990" w:rsidRDefault="000C0F2E">
            <w:pPr>
              <w:pStyle w:val="Compact"/>
              <w:spacing w:after="0" w:line="240" w:lineRule="auto"/>
              <w:jc w:val="right"/>
              <w:rPr>
                <w:ins w:id="1008" w:author="Author" w:date="2026-09-30T13:42:00Z"/>
              </w:rPr>
            </w:pPr>
            <w:ins w:id="1009" w:author="Author" w:date="2026-09-30T13:42:00Z">
              <w:r>
                <w:rPr>
                  <w:sz w:val="20"/>
                  <w:szCs w:val="20"/>
                </w:rPr>
                <w:t>16.5</w:t>
              </w:r>
            </w:ins>
          </w:p>
        </w:tc>
        <w:tc>
          <w:tcPr>
            <w:tcW w:w="720" w:type="dxa"/>
          </w:tcPr>
          <w:p w14:paraId="13090E13" w14:textId="77777777" w:rsidR="00A61990" w:rsidRDefault="000C0F2E">
            <w:pPr>
              <w:pStyle w:val="Compact"/>
              <w:spacing w:after="0" w:line="240" w:lineRule="auto"/>
              <w:jc w:val="right"/>
              <w:rPr>
                <w:ins w:id="1010" w:author="Author" w:date="2026-09-30T13:42:00Z"/>
              </w:rPr>
            </w:pPr>
            <w:ins w:id="1011" w:author="Author" w:date="2026-09-30T13:42:00Z">
              <w:r>
                <w:rPr>
                  <w:sz w:val="20"/>
                  <w:szCs w:val="20"/>
                </w:rPr>
                <w:t>25.8</w:t>
              </w:r>
            </w:ins>
          </w:p>
        </w:tc>
        <w:tc>
          <w:tcPr>
            <w:tcW w:w="720" w:type="dxa"/>
          </w:tcPr>
          <w:p w14:paraId="5D6DB808" w14:textId="77777777" w:rsidR="00A61990" w:rsidRDefault="000C0F2E">
            <w:pPr>
              <w:pStyle w:val="Compact"/>
              <w:spacing w:after="0" w:line="240" w:lineRule="auto"/>
              <w:jc w:val="right"/>
              <w:rPr>
                <w:ins w:id="1012" w:author="Author" w:date="2026-09-30T13:42:00Z"/>
              </w:rPr>
            </w:pPr>
            <w:ins w:id="1013" w:author="Author" w:date="2026-09-30T13:42:00Z">
              <w:r>
                <w:rPr>
                  <w:sz w:val="20"/>
                  <w:szCs w:val="20"/>
                </w:rPr>
                <w:t>52.4</w:t>
              </w:r>
            </w:ins>
          </w:p>
        </w:tc>
        <w:tc>
          <w:tcPr>
            <w:tcW w:w="720" w:type="dxa"/>
          </w:tcPr>
          <w:p w14:paraId="5539EF89" w14:textId="77777777" w:rsidR="00A61990" w:rsidRDefault="000C0F2E">
            <w:pPr>
              <w:pStyle w:val="Compact"/>
              <w:spacing w:after="0" w:line="240" w:lineRule="auto"/>
              <w:jc w:val="right"/>
              <w:rPr>
                <w:ins w:id="1014" w:author="Author" w:date="2026-09-30T13:42:00Z"/>
              </w:rPr>
            </w:pPr>
            <w:ins w:id="1015" w:author="Author" w:date="2026-09-30T13:42:00Z">
              <w:r>
                <w:rPr>
                  <w:sz w:val="20"/>
                  <w:szCs w:val="20"/>
                </w:rPr>
                <w:t>5.3</w:t>
              </w:r>
            </w:ins>
          </w:p>
        </w:tc>
        <w:tc>
          <w:tcPr>
            <w:tcW w:w="1260" w:type="dxa"/>
          </w:tcPr>
          <w:p w14:paraId="2AA73270" w14:textId="77777777" w:rsidR="00A61990" w:rsidRDefault="000C0F2E">
            <w:pPr>
              <w:pStyle w:val="Compact"/>
              <w:spacing w:after="0" w:line="240" w:lineRule="auto"/>
              <w:jc w:val="right"/>
              <w:rPr>
                <w:ins w:id="1016" w:author="Author" w:date="2026-09-30T13:42:00Z"/>
              </w:rPr>
            </w:pPr>
            <w:ins w:id="1017" w:author="Author" w:date="2026-09-30T13:42:00Z">
              <w:r>
                <w:rPr>
                  <w:sz w:val="20"/>
                  <w:szCs w:val="20"/>
                </w:rPr>
                <w:t>67,723</w:t>
              </w:r>
            </w:ins>
          </w:p>
        </w:tc>
      </w:tr>
      <w:tr w:rsidR="00A61990" w14:paraId="132513F9" w14:textId="77777777" w:rsidTr="00A61990">
        <w:trPr>
          <w:ins w:id="1018" w:author="Author" w:date="2026-09-30T13:42:00Z"/>
        </w:trPr>
        <w:tc>
          <w:tcPr>
            <w:tcW w:w="900" w:type="dxa"/>
          </w:tcPr>
          <w:p w14:paraId="135E0888" w14:textId="77777777" w:rsidR="00A61990" w:rsidRDefault="000C0F2E">
            <w:pPr>
              <w:pStyle w:val="Compact"/>
              <w:spacing w:after="0" w:line="240" w:lineRule="auto"/>
              <w:jc w:val="left"/>
              <w:rPr>
                <w:ins w:id="1019" w:author="Author" w:date="2026-09-30T13:42:00Z"/>
              </w:rPr>
            </w:pPr>
            <w:ins w:id="1020" w:author="Author" w:date="2026-09-30T13:42:00Z">
              <w:r>
                <w:rPr>
                  <w:sz w:val="20"/>
                  <w:szCs w:val="20"/>
                </w:rPr>
                <w:t>2025</w:t>
              </w:r>
            </w:ins>
          </w:p>
        </w:tc>
        <w:tc>
          <w:tcPr>
            <w:tcW w:w="1440" w:type="dxa"/>
          </w:tcPr>
          <w:p w14:paraId="197A0CC5" w14:textId="77777777" w:rsidR="00A61990" w:rsidRDefault="000C0F2E">
            <w:pPr>
              <w:pStyle w:val="Compact"/>
              <w:spacing w:after="0" w:line="240" w:lineRule="auto"/>
              <w:jc w:val="right"/>
              <w:rPr>
                <w:ins w:id="1021" w:author="Author" w:date="2026-09-30T13:42:00Z"/>
              </w:rPr>
            </w:pPr>
            <w:ins w:id="1022" w:author="Author" w:date="2026-09-30T13:42:00Z">
              <w:r>
                <w:rPr>
                  <w:sz w:val="20"/>
                  <w:szCs w:val="20"/>
                </w:rPr>
                <w:t>27.0</w:t>
              </w:r>
            </w:ins>
          </w:p>
        </w:tc>
        <w:tc>
          <w:tcPr>
            <w:tcW w:w="720" w:type="dxa"/>
          </w:tcPr>
          <w:p w14:paraId="7A48A05A" w14:textId="77777777" w:rsidR="00A61990" w:rsidRDefault="000C0F2E">
            <w:pPr>
              <w:pStyle w:val="Compact"/>
              <w:spacing w:after="0" w:line="240" w:lineRule="auto"/>
              <w:jc w:val="right"/>
              <w:rPr>
                <w:ins w:id="1023" w:author="Author" w:date="2026-09-30T13:42:00Z"/>
              </w:rPr>
            </w:pPr>
            <w:ins w:id="1024" w:author="Author" w:date="2026-09-30T13:42:00Z">
              <w:r>
                <w:rPr>
                  <w:sz w:val="20"/>
                  <w:szCs w:val="20"/>
                </w:rPr>
                <w:t>70.1</w:t>
              </w:r>
            </w:ins>
          </w:p>
        </w:tc>
        <w:tc>
          <w:tcPr>
            <w:tcW w:w="720" w:type="dxa"/>
          </w:tcPr>
          <w:p w14:paraId="4F3CA524" w14:textId="77777777" w:rsidR="00A61990" w:rsidRDefault="000C0F2E">
            <w:pPr>
              <w:pStyle w:val="Compact"/>
              <w:spacing w:after="0" w:line="240" w:lineRule="auto"/>
              <w:jc w:val="right"/>
              <w:rPr>
                <w:ins w:id="1025" w:author="Author" w:date="2026-09-30T13:42:00Z"/>
              </w:rPr>
            </w:pPr>
            <w:ins w:id="1026" w:author="Author" w:date="2026-09-30T13:42:00Z">
              <w:r>
                <w:rPr>
                  <w:sz w:val="20"/>
                  <w:szCs w:val="20"/>
                </w:rPr>
                <w:t>2.7</w:t>
              </w:r>
            </w:ins>
          </w:p>
        </w:tc>
        <w:tc>
          <w:tcPr>
            <w:tcW w:w="720" w:type="dxa"/>
          </w:tcPr>
          <w:p w14:paraId="64982713" w14:textId="77777777" w:rsidR="00A61990" w:rsidRDefault="000C0F2E">
            <w:pPr>
              <w:pStyle w:val="Compact"/>
              <w:spacing w:after="0" w:line="240" w:lineRule="auto"/>
              <w:jc w:val="right"/>
              <w:rPr>
                <w:ins w:id="1027" w:author="Author" w:date="2026-09-30T13:42:00Z"/>
              </w:rPr>
            </w:pPr>
            <w:ins w:id="1028" w:author="Author" w:date="2026-09-30T13:42:00Z">
              <w:r>
                <w:rPr>
                  <w:sz w:val="20"/>
                  <w:szCs w:val="20"/>
                </w:rPr>
                <w:t>0.2</w:t>
              </w:r>
            </w:ins>
          </w:p>
        </w:tc>
        <w:tc>
          <w:tcPr>
            <w:tcW w:w="1440" w:type="dxa"/>
          </w:tcPr>
          <w:p w14:paraId="3C1FEB4E" w14:textId="77777777" w:rsidR="00A61990" w:rsidRDefault="000C0F2E">
            <w:pPr>
              <w:pStyle w:val="Compact"/>
              <w:spacing w:after="0" w:line="240" w:lineRule="auto"/>
              <w:jc w:val="right"/>
              <w:rPr>
                <w:ins w:id="1029" w:author="Author" w:date="2026-09-30T13:42:00Z"/>
              </w:rPr>
            </w:pPr>
            <w:ins w:id="1030" w:author="Author" w:date="2026-09-30T13:42:00Z">
              <w:r>
                <w:rPr>
                  <w:sz w:val="20"/>
                  <w:szCs w:val="20"/>
                </w:rPr>
                <w:t>16.6</w:t>
              </w:r>
            </w:ins>
          </w:p>
        </w:tc>
        <w:tc>
          <w:tcPr>
            <w:tcW w:w="720" w:type="dxa"/>
          </w:tcPr>
          <w:p w14:paraId="2F92DC4A" w14:textId="77777777" w:rsidR="00A61990" w:rsidRDefault="000C0F2E">
            <w:pPr>
              <w:pStyle w:val="Compact"/>
              <w:spacing w:after="0" w:line="240" w:lineRule="auto"/>
              <w:jc w:val="right"/>
              <w:rPr>
                <w:ins w:id="1031" w:author="Author" w:date="2026-09-30T13:42:00Z"/>
              </w:rPr>
            </w:pPr>
            <w:ins w:id="1032" w:author="Author" w:date="2026-09-30T13:42:00Z">
              <w:r>
                <w:rPr>
                  <w:sz w:val="20"/>
                  <w:szCs w:val="20"/>
                </w:rPr>
                <w:t>77.5</w:t>
              </w:r>
            </w:ins>
          </w:p>
        </w:tc>
        <w:tc>
          <w:tcPr>
            <w:tcW w:w="720" w:type="dxa"/>
          </w:tcPr>
          <w:p w14:paraId="3019CB44" w14:textId="77777777" w:rsidR="00A61990" w:rsidRDefault="000C0F2E">
            <w:pPr>
              <w:pStyle w:val="Compact"/>
              <w:spacing w:after="0" w:line="240" w:lineRule="auto"/>
              <w:jc w:val="right"/>
              <w:rPr>
                <w:ins w:id="1033" w:author="Author" w:date="2026-09-30T13:42:00Z"/>
              </w:rPr>
            </w:pPr>
            <w:ins w:id="1034" w:author="Author" w:date="2026-09-30T13:42:00Z">
              <w:r>
                <w:rPr>
                  <w:sz w:val="20"/>
                  <w:szCs w:val="20"/>
                </w:rPr>
                <w:t>5.4</w:t>
              </w:r>
            </w:ins>
          </w:p>
        </w:tc>
        <w:tc>
          <w:tcPr>
            <w:tcW w:w="720" w:type="dxa"/>
          </w:tcPr>
          <w:p w14:paraId="6897B502" w14:textId="77777777" w:rsidR="00A61990" w:rsidRDefault="000C0F2E">
            <w:pPr>
              <w:pStyle w:val="Compact"/>
              <w:spacing w:after="0" w:line="240" w:lineRule="auto"/>
              <w:jc w:val="right"/>
              <w:rPr>
                <w:ins w:id="1035" w:author="Author" w:date="2026-09-30T13:42:00Z"/>
              </w:rPr>
            </w:pPr>
            <w:ins w:id="1036" w:author="Author" w:date="2026-09-30T13:42:00Z">
              <w:r>
                <w:rPr>
                  <w:sz w:val="20"/>
                  <w:szCs w:val="20"/>
                </w:rPr>
                <w:t>0.6</w:t>
              </w:r>
            </w:ins>
          </w:p>
        </w:tc>
        <w:tc>
          <w:tcPr>
            <w:tcW w:w="1260" w:type="dxa"/>
          </w:tcPr>
          <w:p w14:paraId="1F080E9B" w14:textId="77777777" w:rsidR="00A61990" w:rsidRDefault="000C0F2E">
            <w:pPr>
              <w:pStyle w:val="Compact"/>
              <w:spacing w:after="0" w:line="240" w:lineRule="auto"/>
              <w:jc w:val="right"/>
              <w:rPr>
                <w:ins w:id="1037" w:author="Author" w:date="2026-09-30T13:42:00Z"/>
              </w:rPr>
            </w:pPr>
            <w:ins w:id="1038" w:author="Author" w:date="2026-09-30T13:42:00Z">
              <w:r>
                <w:rPr>
                  <w:sz w:val="20"/>
                  <w:szCs w:val="20"/>
                </w:rPr>
                <w:t>30,273</w:t>
              </w:r>
            </w:ins>
          </w:p>
        </w:tc>
      </w:tr>
    </w:tbl>
    <w:p w14:paraId="107BEBC3" w14:textId="77777777" w:rsidR="00A61990" w:rsidRDefault="000C0F2E">
      <w:pPr>
        <w:pStyle w:val="BodyText"/>
        <w:keepNext/>
        <w:jc w:val="center"/>
        <w:rPr>
          <w:ins w:id="1039" w:author="Author" w:date="2026-09-30T13:42:00Z"/>
        </w:rPr>
      </w:pPr>
      <w:ins w:id="1040" w:author="Author" w:date="2026-09-30T13:42:00Z">
        <w:r>
          <w:rPr>
            <w:noProof/>
          </w:rPr>
          <w:drawing>
            <wp:inline distT="0" distB="0" distL="0" distR="0" wp14:anchorId="49CA12FF" wp14:editId="684799B9">
              <wp:extent cx="5334000" cy="929803"/>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docx_media/word/media/image6.png"/>
                      <pic:cNvPicPr>
                        <a:picLocks noChangeAspect="1" noChangeArrowheads="1"/>
                      </pic:cNvPicPr>
                    </pic:nvPicPr>
                    <pic:blipFill>
                      <a:blip r:embed="rId13"/>
                      <a:stretch>
                        <a:fillRect/>
                      </a:stretch>
                    </pic:blipFill>
                    <pic:spPr bwMode="auto">
                      <a:xfrm>
                        <a:off x="0" y="0"/>
                        <a:ext cx="5334000" cy="929803"/>
                      </a:xfrm>
                      <a:prstGeom prst="rect">
                        <a:avLst/>
                      </a:prstGeom>
                      <a:noFill/>
                      <a:ln w="9525">
                        <a:noFill/>
                        <a:headEnd/>
                        <a:tailEnd/>
                      </a:ln>
                    </pic:spPr>
                  </pic:pic>
                </a:graphicData>
              </a:graphic>
            </wp:inline>
          </w:drawing>
        </w:r>
      </w:ins>
    </w:p>
    <w:p w14:paraId="7D104312" w14:textId="77777777" w:rsidR="00A61990" w:rsidRDefault="000C0F2E">
      <w:pPr>
        <w:pStyle w:val="BodyText"/>
        <w:rPr>
          <w:ins w:id="1041" w:author="Author" w:date="2026-09-30T13:42:00Z"/>
        </w:rPr>
      </w:pPr>
      <w:ins w:id="1042" w:author="Author" w:date="2026-09-30T13:42:00Z">
        <w:r>
          <w:t>Figure 4. Behavioural profile matching workflow.</w:t>
        </w:r>
      </w:ins>
    </w:p>
    <w:p w14:paraId="73EA0252" w14:textId="77777777" w:rsidR="00A61990" w:rsidRDefault="000C0F2E">
      <w:pPr>
        <w:pStyle w:val="BodyText"/>
        <w:rPr>
          <w:ins w:id="1043" w:author="Author" w:date="2026-09-30T13:42:00Z"/>
        </w:rPr>
      </w:pPr>
      <w:ins w:id="1044" w:author="Author" w:date="2026-09-30T13:42:00Z">
        <w:r>
          <w:t>The C-VAE outputs three coarse dwelling classes. Two random forest classifiers trained on the 2006 and 2011 Census, where the eight-class dwelling type is available, split them into the eight classes by prob</w:t>
        </w:r>
        <w:r>
          <w:t>abilistic sampling (Appendix A, Figure A2).</w:t>
        </w:r>
      </w:ins>
    </w:p>
    <w:p w14:paraId="7367FC7F" w14:textId="77777777" w:rsidR="00A61990" w:rsidRDefault="000C0F2E">
      <w:pPr>
        <w:pStyle w:val="BodyText"/>
        <w:rPr>
          <w:ins w:id="1045" w:author="Author" w:date="2026-09-30T13:42:00Z"/>
        </w:rPr>
      </w:pPr>
      <w:ins w:id="1046" w:author="Author" w:date="2026-09-30T13:42:00Z">
        <w:r>
          <w:t xml:space="preserve">The five-minute diary states of all members with a diary were combined into a household schedule. The occupancy fraction at each time step is the share of these members who are at home; children under 15 have no </w:t>
        </w:r>
        <w:r>
          <w:t>diary, so they do not enter the fraction, and the denominator is the number of members who have a schedule. Activities were mapped to metabolic rates (sleep 70 W, passive leisure 85 W, work 125 W, active leisure 245 W per person) and the five-minute values</w:t>
        </w:r>
        <w:r>
          <w:t xml:space="preserve"> were averaged to hourly values for EnergyPlus.</w:t>
        </w:r>
      </w:ins>
    </w:p>
    <w:p w14:paraId="774E85F3" w14:textId="0CF8F8BB" w:rsidR="00A61990" w:rsidRDefault="000C0F2E" w:rsidP="000C0F2E">
      <w:pPr>
        <w:pStyle w:val="Heading2"/>
        <w:pPrChange w:id="1047" w:author="Author" w:date="2026-09-30T13:42:00Z">
          <w:pPr>
            <w:pStyle w:val="Heading3"/>
          </w:pPr>
        </w:pPrChange>
      </w:pPr>
      <w:bookmarkStart w:id="1048" w:name="historical-cycles"/>
      <w:bookmarkEnd w:id="907"/>
      <w:ins w:id="1049" w:author="Author" w:date="2026-09-30T13:42:00Z">
        <w:r>
          <w:t>3.5</w:t>
        </w:r>
      </w:ins>
      <w:r>
        <w:t xml:space="preserve"> Historical </w:t>
      </w:r>
      <w:del w:id="1050" w:author="Author" w:date="2026-09-30T13:42:00Z">
        <w:r w:rsidR="00E727C0" w:rsidRPr="00E51E70">
          <w:delText xml:space="preserve">Cycles of Occupancy Datasets </w:delText>
        </w:r>
      </w:del>
      <w:ins w:id="1051" w:author="Author" w:date="2026-09-30T13:42:00Z">
        <w:r>
          <w:t>cycles</w:t>
        </w:r>
      </w:ins>
    </w:p>
    <w:p w14:paraId="1A75B82F" w14:textId="56EA2F1F" w:rsidR="00A61990" w:rsidRDefault="00E727C0" w:rsidP="000C0F2E">
      <w:pPr>
        <w:pStyle w:val="FirstParagraph"/>
        <w:pPrChange w:id="1052" w:author="Author" w:date="2026-09-30T13:42:00Z">
          <w:pPr/>
        </w:pPrChange>
      </w:pPr>
      <w:del w:id="1053" w:author="Author" w:date="2026-09-30T13:42:00Z">
        <w:r w:rsidRPr="00E51E70">
          <w:delText xml:space="preserve">While the 2025 dataset employed synthetic generation through the C-VAE pipeline (Sections 3.1–3.3), the </w:delText>
        </w:r>
      </w:del>
      <w:ins w:id="1054" w:author="Author" w:date="2026-09-30T13:42:00Z">
        <w:r w:rsidR="000C0F2E">
          <w:t xml:space="preserve">The </w:t>
        </w:r>
      </w:ins>
      <w:r w:rsidR="000C0F2E">
        <w:t xml:space="preserve">four historical </w:t>
      </w:r>
      <w:del w:id="1055" w:author="Author" w:date="2026-09-30T13:42:00Z">
        <w:r w:rsidRPr="00E51E70">
          <w:delText xml:space="preserve">comparison </w:delText>
        </w:r>
      </w:del>
      <w:r w:rsidR="000C0F2E">
        <w:t xml:space="preserve">datasets </w:t>
      </w:r>
      <w:del w:id="1056" w:author="Author" w:date="2026-09-30T13:42:00Z">
        <w:r w:rsidRPr="00E51E70">
          <w:delText>were derived directly from Statistics Canada microdata,</w:delText>
        </w:r>
      </w:del>
      <w:ins w:id="1057" w:author="Author" w:date="2026-09-30T13:42:00Z">
        <w:r w:rsidR="000C0F2E">
          <w:t>pair</w:t>
        </w:r>
      </w:ins>
      <w:r w:rsidR="000C0F2E">
        <w:t xml:space="preserve"> each </w:t>
      </w:r>
      <w:del w:id="1058" w:author="Author" w:date="2026-09-30T13:42:00Z">
        <w:r w:rsidRPr="00E51E70">
          <w:delText xml:space="preserve">pairing a </w:delText>
        </w:r>
      </w:del>
      <w:r w:rsidR="000C0F2E">
        <w:t xml:space="preserve">Census </w:t>
      </w:r>
      <w:del w:id="1059" w:author="Author" w:date="2026-09-30T13:42:00Z">
        <w:r w:rsidRPr="00E51E70">
          <w:delText xml:space="preserve">PUMF </w:delText>
        </w:r>
      </w:del>
      <w:r w:rsidR="000C0F2E">
        <w:t xml:space="preserve">cycle with </w:t>
      </w:r>
      <w:del w:id="1060" w:author="Author" w:date="2026-09-30T13:42:00Z">
        <w:r w:rsidRPr="00E51E70">
          <w:delText>its temporally proximate</w:delText>
        </w:r>
      </w:del>
      <w:ins w:id="1061" w:author="Author" w:date="2026-09-30T13:42:00Z">
        <w:r w:rsidR="000C0F2E">
          <w:t>the nearest</w:t>
        </w:r>
      </w:ins>
      <w:r w:rsidR="000C0F2E">
        <w:t xml:space="preserve"> GSS </w:t>
      </w:r>
      <w:del w:id="1062" w:author="Author" w:date="2026-09-30T13:42:00Z">
        <w:r w:rsidRPr="00E51E70">
          <w:delText xml:space="preserve">Time Use </w:delText>
        </w:r>
      </w:del>
      <w:r w:rsidR="000C0F2E">
        <w:t>cycle</w:t>
      </w:r>
      <w:del w:id="1063" w:author="Author" w:date="2026-09-30T13:42:00Z">
        <w:r w:rsidRPr="00E51E70">
          <w:delText xml:space="preserve">: </w:delText>
        </w:r>
      </w:del>
      <w:ins w:id="1064" w:author="Author" w:date="2026-09-30T13:42:00Z">
        <w:r w:rsidR="000C0F2E">
          <w:t xml:space="preserve"> (</w:t>
        </w:r>
      </w:ins>
      <w:r w:rsidR="000C0F2E">
        <w:t>06CEN05GSS, 11CEN10GSS, 16CEN15GSS</w:t>
      </w:r>
      <w:del w:id="1065" w:author="Author" w:date="2026-09-30T13:42:00Z">
        <w:r w:rsidRPr="00E51E70">
          <w:delText>,</w:delText>
        </w:r>
      </w:del>
      <w:r w:rsidR="000C0F2E">
        <w:t xml:space="preserve"> and 21CEN22GSS</w:t>
      </w:r>
      <w:del w:id="1066" w:author="Author" w:date="2026-09-30T13:42:00Z">
        <w:r w:rsidRPr="00E51E70">
          <w:delText>. All four pipelines share the same core sequence</w:delText>
        </w:r>
        <w:r w:rsidR="00681E4C" w:rsidRPr="00E51E70">
          <w:delText xml:space="preserve">, </w:delText>
        </w:r>
        <w:r w:rsidRPr="00E51E70">
          <w:delText>Census–GSS demographic harmonization, tiered profile matching (Tiers 1–3 by variable specificity), household aggregation at 5-minute resolution,</w:delText>
        </w:r>
      </w:del>
      <w:ins w:id="1067" w:author="Author" w:date="2026-09-30T13:42:00Z">
        <w:r w:rsidR="000C0F2E">
          <w:t>)</w:t>
        </w:r>
      </w:ins>
      <w:r w:rsidR="000C0F2E">
        <w:t xml:space="preserve"> and </w:t>
      </w:r>
      <w:del w:id="1068" w:author="Author" w:date="2026-09-30T13:42:00Z">
        <w:r w:rsidRPr="00E51E70">
          <w:delText>hourly BEM schedule conversion — and are based entirely on</w:delText>
        </w:r>
      </w:del>
      <w:ins w:id="1069" w:author="Author" w:date="2026-09-30T13:42:00Z">
        <w:r w:rsidR="000C0F2E">
          <w:t>use</w:t>
        </w:r>
      </w:ins>
      <w:r w:rsidR="000C0F2E">
        <w:t xml:space="preserve"> real </w:t>
      </w:r>
      <w:del w:id="1070" w:author="Author" w:date="2026-09-30T13:42:00Z">
        <w:r w:rsidRPr="00E51E70">
          <w:delText xml:space="preserve">survey </w:delText>
        </w:r>
      </w:del>
      <w:r w:rsidR="000C0F2E">
        <w:t xml:space="preserve">respondents </w:t>
      </w:r>
      <w:del w:id="1071" w:author="Author" w:date="2026-09-30T13:42:00Z">
        <w:r w:rsidRPr="00E51E70">
          <w:delText xml:space="preserve">with no synthetic classification or agent generation applied, </w:delText>
        </w:r>
      </w:del>
      <w:ins w:id="1072" w:author="Author" w:date="2026-09-30T13:42:00Z">
        <w:r w:rsidR="000C0F2E">
          <w:t xml:space="preserve">only: the same harmonisation, the same tiered matching, the same household aggregation and the same </w:t>
        </w:r>
        <w:r w:rsidR="000C0F2E">
          <w:t xml:space="preserve">hourly conversion </w:t>
        </w:r>
      </w:ins>
      <w:r w:rsidR="000C0F2E">
        <w:t xml:space="preserve">as </w:t>
      </w:r>
      <w:del w:id="1073" w:author="Author" w:date="2026-09-30T13:42:00Z">
        <w:r w:rsidRPr="00E51E70">
          <w:delText>summarised</w:delText>
        </w:r>
      </w:del>
      <w:ins w:id="1074" w:author="Author" w:date="2026-09-30T13:42:00Z">
        <w:r w:rsidR="000C0F2E">
          <w:t>the 2025 branch, without the generative step (Table 6). The number of harmonised linking variables falls from 11 to 8</w:t>
        </w:r>
      </w:ins>
      <w:r w:rsidR="000C0F2E">
        <w:t xml:space="preserve"> in </w:t>
      </w:r>
      <w:del w:id="1075" w:author="Author" w:date="2026-09-30T13:42:00Z">
        <w:r w:rsidRPr="00E51E70">
          <w:delText xml:space="preserve"> </w:delText>
        </w:r>
        <w:r w:rsidR="00814C5D" w:rsidRPr="00E51E70">
          <w:rPr>
            <w:b/>
            <w:bCs/>
          </w:rPr>
          <w:fldChar w:fldCharType="begin"/>
        </w:r>
        <w:r w:rsidR="00814C5D" w:rsidRPr="00E51E70">
          <w:delInstrText xml:space="preserve"> REF _Ref227939530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Table </w:delText>
        </w:r>
        <w:r w:rsidR="00814C5D" w:rsidRPr="00E51E70">
          <w:rPr>
            <w:noProof/>
          </w:rPr>
          <w:delText>1</w:delText>
        </w:r>
        <w:r w:rsidR="00814C5D" w:rsidRPr="00E51E70">
          <w:rPr>
            <w:b/>
            <w:bCs/>
          </w:rPr>
          <w:fldChar w:fldCharType="end"/>
        </w:r>
        <w:r w:rsidRPr="00E51E70">
          <w:delText xml:space="preserve">. </w:delText>
        </w:r>
      </w:del>
      <w:ins w:id="1076" w:author="Author" w:date="2026-09-30T13:42:00Z">
        <w:r w:rsidR="000C0F2E">
          <w:t>the newer cycles because the public files dropped variables. The 2016 PUMF gives only three dwelling classes, whic</w:t>
        </w:r>
        <w:r w:rsidR="000C0F2E">
          <w:t>h were expanded with the classifiers of Section 3.4; the 2021 PUMF keeps the three classes.</w:t>
        </w:r>
      </w:ins>
    </w:p>
    <w:p w14:paraId="711E9219" w14:textId="77777777" w:rsidR="001E711F" w:rsidRPr="00E51E70" w:rsidRDefault="00814C5D" w:rsidP="00814C5D">
      <w:pPr>
        <w:jc w:val="center"/>
        <w:rPr>
          <w:del w:id="1077" w:author="Author" w:date="2026-09-30T13:42:00Z"/>
        </w:rPr>
      </w:pPr>
      <w:bookmarkStart w:id="1078" w:name="_Ref227939530"/>
      <w:del w:id="1079" w:author="Author" w:date="2026-09-30T13:42:00Z">
        <w:r w:rsidRPr="00E51E70">
          <w:delText xml:space="preserve">Table </w:delText>
        </w:r>
        <w:r w:rsidR="000C0F2E">
          <w:fldChar w:fldCharType="begin"/>
        </w:r>
        <w:r w:rsidR="000C0F2E">
          <w:delInstrText xml:space="preserve"> SEQ Table \* ARABIC </w:delInstrText>
        </w:r>
        <w:r w:rsidR="000C0F2E">
          <w:fldChar w:fldCharType="separate"/>
        </w:r>
        <w:r w:rsidRPr="00E51E70">
          <w:rPr>
            <w:noProof/>
          </w:rPr>
          <w:delText>1</w:delText>
        </w:r>
        <w:r w:rsidR="000C0F2E">
          <w:rPr>
            <w:noProof/>
          </w:rPr>
          <w:fldChar w:fldCharType="end"/>
        </w:r>
        <w:bookmarkEnd w:id="1078"/>
        <w:r w:rsidRPr="00E51E70">
          <w:delText>. Pipeline Comparison Across All Historical Cycles</w:delText>
        </w:r>
      </w:del>
    </w:p>
    <w:p w14:paraId="3127B51F" w14:textId="77777777" w:rsidR="00A61990" w:rsidRDefault="000C0F2E">
      <w:pPr>
        <w:pStyle w:val="BodyText"/>
        <w:rPr>
          <w:ins w:id="1080" w:author="Author" w:date="2026-09-30T13:42:00Z"/>
        </w:rPr>
      </w:pPr>
      <w:ins w:id="1081" w:author="Author" w:date="2026-09-30T13:42:00Z">
        <w:r>
          <w:t>Table 6. The four historical pipelines.</w:t>
        </w:r>
      </w:ins>
    </w:p>
    <w:tbl>
      <w:tblPr>
        <w:tblStyle w:val="Table"/>
        <w:tblW w:w="5000" w:type="pct"/>
        <w:tblLayout w:type="fixed"/>
        <w:tblCellMar>
          <w:left w:w="72" w:type="dxa"/>
          <w:right w:w="72" w:type="dxa"/>
        </w:tblCellMar>
        <w:tblLook w:val="0020" w:firstRow="1" w:lastRow="0" w:firstColumn="0" w:lastColumn="0" w:noHBand="0" w:noVBand="0"/>
        <w:tblPrChange w:id="1082" w:author="Author" w:date="2026-09-30T13:42:00Z">
          <w:tblPr>
            <w:tblW w:w="901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3168"/>
        <w:gridCol w:w="1584"/>
        <w:gridCol w:w="1584"/>
        <w:gridCol w:w="1584"/>
        <w:gridCol w:w="1584"/>
        <w:tblGridChange w:id="1083">
          <w:tblGrid>
            <w:gridCol w:w="1725"/>
            <w:gridCol w:w="1815"/>
            <w:gridCol w:w="1860"/>
            <w:gridCol w:w="1815"/>
            <w:gridCol w:w="1800"/>
          </w:tblGrid>
        </w:tblGridChange>
      </w:tblGrid>
      <w:tr w:rsidR="00A61990" w14:paraId="5F568B08" w14:textId="77777777" w:rsidTr="000C0F2E">
        <w:trPr>
          <w:cnfStyle w:val="100000000000" w:firstRow="1" w:lastRow="0" w:firstColumn="0" w:lastColumn="0" w:oddVBand="0" w:evenVBand="0" w:oddHBand="0" w:evenHBand="0" w:firstRowFirstColumn="0" w:firstRowLastColumn="0" w:lastRowFirstColumn="0" w:lastRowLastColumn="0"/>
          <w:tblHeader/>
          <w:trPrChange w:id="1084" w:author="Author" w:date="2026-09-30T13:42:00Z">
            <w:trPr>
              <w:cantSplit/>
            </w:trPr>
          </w:trPrChange>
        </w:trPr>
        <w:tc>
          <w:tcPr>
            <w:tcW w:w="3120" w:type="dxa"/>
            <w:tcPrChange w:id="1085" w:author="Author" w:date="2026-09-30T13:42: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5B5C3C21" w14:textId="77777777" w:rsidR="00A61990" w:rsidRPr="000C0F2E" w:rsidRDefault="000C0F2E"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086" w:author="Author" w:date="2026-09-30T13:42:00Z">
                  <w:rPr>
                    <w:b/>
                    <w:sz w:val="16"/>
                  </w:rPr>
                </w:rPrChange>
              </w:rPr>
              <w:pPrChange w:id="1087"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088" w:author="Author" w:date="2026-09-30T13:42:00Z">
                  <w:rPr>
                    <w:b/>
                    <w:sz w:val="16"/>
                  </w:rPr>
                </w:rPrChange>
              </w:rPr>
              <w:t>Feature</w:t>
            </w:r>
          </w:p>
        </w:tc>
        <w:tc>
          <w:tcPr>
            <w:tcW w:w="1560" w:type="dxa"/>
            <w:tcPrChange w:id="1089"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C7B9DF8"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090" w:author="Author" w:date="2026-09-30T13:42:00Z">
                  <w:rPr>
                    <w:b/>
                    <w:sz w:val="16"/>
                  </w:rPr>
                </w:rPrChange>
              </w:rPr>
              <w:pPrChange w:id="1091"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092" w:author="Author" w:date="2026-09-30T13:42:00Z">
                  <w:rPr>
                    <w:b/>
                    <w:sz w:val="16"/>
                  </w:rPr>
                </w:rPrChange>
              </w:rPr>
              <w:t>06CEN05GSS</w:t>
            </w:r>
          </w:p>
        </w:tc>
        <w:tc>
          <w:tcPr>
            <w:tcW w:w="1560" w:type="dxa"/>
            <w:tcPrChange w:id="1093" w:author="Author" w:date="2026-09-30T13:42: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2D682716"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094" w:author="Author" w:date="2026-09-30T13:42:00Z">
                  <w:rPr>
                    <w:b/>
                    <w:sz w:val="16"/>
                  </w:rPr>
                </w:rPrChange>
              </w:rPr>
              <w:pPrChange w:id="1095"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096" w:author="Author" w:date="2026-09-30T13:42:00Z">
                  <w:rPr>
                    <w:b/>
                    <w:sz w:val="16"/>
                  </w:rPr>
                </w:rPrChange>
              </w:rPr>
              <w:t>11CEN10GSS</w:t>
            </w:r>
          </w:p>
        </w:tc>
        <w:tc>
          <w:tcPr>
            <w:tcW w:w="1560" w:type="dxa"/>
            <w:tcPrChange w:id="1097"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FB0315D"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098" w:author="Author" w:date="2026-09-30T13:42:00Z">
                  <w:rPr>
                    <w:b/>
                    <w:sz w:val="16"/>
                  </w:rPr>
                </w:rPrChange>
              </w:rPr>
              <w:pPrChange w:id="1099"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100" w:author="Author" w:date="2026-09-30T13:42:00Z">
                  <w:rPr>
                    <w:b/>
                    <w:sz w:val="16"/>
                  </w:rPr>
                </w:rPrChange>
              </w:rPr>
              <w:t>16CEN15GSS</w:t>
            </w:r>
          </w:p>
        </w:tc>
        <w:tc>
          <w:tcPr>
            <w:tcW w:w="1560" w:type="dxa"/>
            <w:tcPrChange w:id="1101" w:author="Author" w:date="2026-09-30T13:42: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562835D"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02" w:author="Author" w:date="2026-09-30T13:42:00Z">
                  <w:rPr>
                    <w:b/>
                    <w:sz w:val="16"/>
                  </w:rPr>
                </w:rPrChange>
              </w:rPr>
              <w:pPrChange w:id="1103"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104" w:author="Author" w:date="2026-09-30T13:42:00Z">
                  <w:rPr>
                    <w:b/>
                    <w:sz w:val="16"/>
                  </w:rPr>
                </w:rPrChange>
              </w:rPr>
              <w:t>21CEN22GSS</w:t>
            </w:r>
          </w:p>
        </w:tc>
      </w:tr>
      <w:tr w:rsidR="00A61990" w14:paraId="3371FC17" w14:textId="77777777" w:rsidTr="000C0F2E">
        <w:trPr>
          <w:trPrChange w:id="1105" w:author="Author" w:date="2026-09-30T13:42:00Z">
            <w:trPr>
              <w:cantSplit/>
            </w:trPr>
          </w:trPrChange>
        </w:trPr>
        <w:tc>
          <w:tcPr>
            <w:tcW w:w="3120" w:type="dxa"/>
            <w:tcPrChange w:id="1106" w:author="Author" w:date="2026-09-30T13:42: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620A2AD" w14:textId="3CD7C11E" w:rsidR="00A61990" w:rsidRPr="000C0F2E" w:rsidRDefault="000C0F2E" w:rsidP="000C0F2E">
            <w:pPr>
              <w:pStyle w:val="Compact"/>
              <w:spacing w:after="0" w:line="240" w:lineRule="auto"/>
              <w:jc w:val="left"/>
              <w:rPr>
                <w:rPrChange w:id="1107" w:author="Author" w:date="2026-09-30T13:42:00Z">
                  <w:rPr>
                    <w:sz w:val="16"/>
                  </w:rPr>
                </w:rPrChange>
              </w:rPr>
              <w:pPrChange w:id="1108" w:author="Author" w:date="2026-09-30T13:42:00Z">
                <w:pPr>
                  <w:jc w:val="center"/>
                </w:pPr>
              </w:pPrChange>
            </w:pPr>
            <w:r w:rsidRPr="000C0F2E">
              <w:rPr>
                <w:sz w:val="20"/>
                <w:rPrChange w:id="1109" w:author="Author" w:date="2026-09-30T13:42:00Z">
                  <w:rPr>
                    <w:sz w:val="16"/>
                  </w:rPr>
                </w:rPrChange>
              </w:rPr>
              <w:t xml:space="preserve">Census </w:t>
            </w:r>
            <w:del w:id="1110" w:author="Author" w:date="2026-09-30T13:42:00Z">
              <w:r w:rsidR="00E727C0" w:rsidRPr="00E51E70">
                <w:rPr>
                  <w:sz w:val="16"/>
                  <w:szCs w:val="16"/>
                </w:rPr>
                <w:delText>Year</w:delText>
              </w:r>
            </w:del>
            <w:ins w:id="1111" w:author="Author" w:date="2026-09-30T13:42:00Z">
              <w:r>
                <w:rPr>
                  <w:sz w:val="20"/>
                  <w:szCs w:val="20"/>
                </w:rPr>
                <w:t>year</w:t>
              </w:r>
            </w:ins>
          </w:p>
        </w:tc>
        <w:tc>
          <w:tcPr>
            <w:tcW w:w="1560" w:type="dxa"/>
            <w:tcPrChange w:id="1112"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D0D887B" w14:textId="77777777" w:rsidR="00A61990" w:rsidRPr="000C0F2E" w:rsidRDefault="000C0F2E" w:rsidP="000C0F2E">
            <w:pPr>
              <w:pStyle w:val="Compact"/>
              <w:spacing w:after="0" w:line="240" w:lineRule="auto"/>
              <w:jc w:val="center"/>
              <w:rPr>
                <w:rPrChange w:id="1113" w:author="Author" w:date="2026-09-30T13:42:00Z">
                  <w:rPr>
                    <w:sz w:val="16"/>
                  </w:rPr>
                </w:rPrChange>
              </w:rPr>
              <w:pPrChange w:id="1114" w:author="Author" w:date="2026-09-30T13:42:00Z">
                <w:pPr>
                  <w:jc w:val="center"/>
                </w:pPr>
              </w:pPrChange>
            </w:pPr>
            <w:r w:rsidRPr="000C0F2E">
              <w:rPr>
                <w:sz w:val="20"/>
                <w:rPrChange w:id="1115" w:author="Author" w:date="2026-09-30T13:42:00Z">
                  <w:rPr>
                    <w:sz w:val="16"/>
                  </w:rPr>
                </w:rPrChange>
              </w:rPr>
              <w:t>2006</w:t>
            </w:r>
          </w:p>
        </w:tc>
        <w:tc>
          <w:tcPr>
            <w:tcW w:w="1560" w:type="dxa"/>
            <w:tcPrChange w:id="1116" w:author="Author" w:date="2026-09-30T13:42: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B39DB63" w14:textId="77777777" w:rsidR="00A61990" w:rsidRPr="000C0F2E" w:rsidRDefault="000C0F2E" w:rsidP="000C0F2E">
            <w:pPr>
              <w:pStyle w:val="Compact"/>
              <w:spacing w:after="0" w:line="240" w:lineRule="auto"/>
              <w:jc w:val="center"/>
              <w:rPr>
                <w:rPrChange w:id="1117" w:author="Author" w:date="2026-09-30T13:42:00Z">
                  <w:rPr>
                    <w:sz w:val="16"/>
                  </w:rPr>
                </w:rPrChange>
              </w:rPr>
              <w:pPrChange w:id="1118" w:author="Author" w:date="2026-09-30T13:42:00Z">
                <w:pPr>
                  <w:jc w:val="center"/>
                </w:pPr>
              </w:pPrChange>
            </w:pPr>
            <w:r w:rsidRPr="000C0F2E">
              <w:rPr>
                <w:sz w:val="20"/>
                <w:rPrChange w:id="1119" w:author="Author" w:date="2026-09-30T13:42:00Z">
                  <w:rPr>
                    <w:sz w:val="16"/>
                  </w:rPr>
                </w:rPrChange>
              </w:rPr>
              <w:t>2011</w:t>
            </w:r>
          </w:p>
        </w:tc>
        <w:tc>
          <w:tcPr>
            <w:tcW w:w="1560" w:type="dxa"/>
            <w:tcPrChange w:id="1120"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45A20C74" w14:textId="77777777" w:rsidR="00A61990" w:rsidRPr="000C0F2E" w:rsidRDefault="000C0F2E" w:rsidP="000C0F2E">
            <w:pPr>
              <w:pStyle w:val="Compact"/>
              <w:spacing w:after="0" w:line="240" w:lineRule="auto"/>
              <w:jc w:val="center"/>
              <w:rPr>
                <w:rPrChange w:id="1121" w:author="Author" w:date="2026-09-30T13:42:00Z">
                  <w:rPr>
                    <w:sz w:val="16"/>
                  </w:rPr>
                </w:rPrChange>
              </w:rPr>
              <w:pPrChange w:id="1122" w:author="Author" w:date="2026-09-30T13:42:00Z">
                <w:pPr>
                  <w:jc w:val="center"/>
                </w:pPr>
              </w:pPrChange>
            </w:pPr>
            <w:r w:rsidRPr="000C0F2E">
              <w:rPr>
                <w:sz w:val="20"/>
                <w:rPrChange w:id="1123" w:author="Author" w:date="2026-09-30T13:42:00Z">
                  <w:rPr>
                    <w:sz w:val="16"/>
                  </w:rPr>
                </w:rPrChange>
              </w:rPr>
              <w:t>2016</w:t>
            </w:r>
          </w:p>
        </w:tc>
        <w:tc>
          <w:tcPr>
            <w:tcW w:w="1560" w:type="dxa"/>
            <w:tcPrChange w:id="1124" w:author="Author" w:date="2026-09-30T13:42: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4C48D69" w14:textId="77777777" w:rsidR="00A61990" w:rsidRPr="000C0F2E" w:rsidRDefault="000C0F2E" w:rsidP="000C0F2E">
            <w:pPr>
              <w:pStyle w:val="Compact"/>
              <w:spacing w:after="0" w:line="240" w:lineRule="auto"/>
              <w:jc w:val="center"/>
              <w:rPr>
                <w:rPrChange w:id="1125" w:author="Author" w:date="2026-09-30T13:42:00Z">
                  <w:rPr>
                    <w:sz w:val="16"/>
                  </w:rPr>
                </w:rPrChange>
              </w:rPr>
              <w:pPrChange w:id="1126" w:author="Author" w:date="2026-09-30T13:42:00Z">
                <w:pPr>
                  <w:jc w:val="center"/>
                </w:pPr>
              </w:pPrChange>
            </w:pPr>
            <w:r w:rsidRPr="000C0F2E">
              <w:rPr>
                <w:sz w:val="20"/>
                <w:rPrChange w:id="1127" w:author="Author" w:date="2026-09-30T13:42:00Z">
                  <w:rPr>
                    <w:sz w:val="16"/>
                  </w:rPr>
                </w:rPrChange>
              </w:rPr>
              <w:t>2021</w:t>
            </w:r>
          </w:p>
        </w:tc>
      </w:tr>
      <w:tr w:rsidR="00A61990" w14:paraId="288188A3" w14:textId="77777777" w:rsidTr="000C0F2E">
        <w:trPr>
          <w:trPrChange w:id="1128" w:author="Author" w:date="2026-09-30T13:42:00Z">
            <w:trPr>
              <w:cantSplit/>
            </w:trPr>
          </w:trPrChange>
        </w:trPr>
        <w:tc>
          <w:tcPr>
            <w:tcW w:w="3120" w:type="dxa"/>
            <w:tcPrChange w:id="1129" w:author="Author" w:date="2026-09-30T13:42: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36E0DD71" w14:textId="3C187570" w:rsidR="00A61990" w:rsidRPr="000C0F2E" w:rsidRDefault="000C0F2E" w:rsidP="000C0F2E">
            <w:pPr>
              <w:pStyle w:val="Compact"/>
              <w:spacing w:after="0" w:line="240" w:lineRule="auto"/>
              <w:jc w:val="left"/>
              <w:rPr>
                <w:rPrChange w:id="1130" w:author="Author" w:date="2026-09-30T13:42:00Z">
                  <w:rPr>
                    <w:sz w:val="16"/>
                  </w:rPr>
                </w:rPrChange>
              </w:rPr>
              <w:pPrChange w:id="1131" w:author="Author" w:date="2026-09-30T13:42:00Z">
                <w:pPr>
                  <w:jc w:val="center"/>
                </w:pPr>
              </w:pPrChange>
            </w:pPr>
            <w:r w:rsidRPr="000C0F2E">
              <w:rPr>
                <w:sz w:val="20"/>
                <w:rPrChange w:id="1132" w:author="Author" w:date="2026-09-30T13:42:00Z">
                  <w:rPr>
                    <w:sz w:val="16"/>
                  </w:rPr>
                </w:rPrChange>
              </w:rPr>
              <w:t xml:space="preserve">GSS </w:t>
            </w:r>
            <w:del w:id="1133" w:author="Author" w:date="2026-09-30T13:42:00Z">
              <w:r w:rsidR="00E727C0" w:rsidRPr="00E51E70">
                <w:rPr>
                  <w:sz w:val="16"/>
                  <w:szCs w:val="16"/>
                </w:rPr>
                <w:delText>Year</w:delText>
              </w:r>
            </w:del>
            <w:ins w:id="1134" w:author="Author" w:date="2026-09-30T13:42:00Z">
              <w:r>
                <w:rPr>
                  <w:sz w:val="20"/>
                  <w:szCs w:val="20"/>
                </w:rPr>
                <w:t>year (cycle)</w:t>
              </w:r>
            </w:ins>
          </w:p>
        </w:tc>
        <w:tc>
          <w:tcPr>
            <w:tcW w:w="1560" w:type="dxa"/>
            <w:tcPrChange w:id="1135"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B9BFEC8" w14:textId="77777777" w:rsidR="00A61990" w:rsidRPr="000C0F2E" w:rsidRDefault="000C0F2E" w:rsidP="000C0F2E">
            <w:pPr>
              <w:pStyle w:val="Compact"/>
              <w:spacing w:after="0" w:line="240" w:lineRule="auto"/>
              <w:jc w:val="center"/>
              <w:rPr>
                <w:rPrChange w:id="1136" w:author="Author" w:date="2026-09-30T13:42:00Z">
                  <w:rPr>
                    <w:sz w:val="16"/>
                  </w:rPr>
                </w:rPrChange>
              </w:rPr>
              <w:pPrChange w:id="1137" w:author="Author" w:date="2026-09-30T13:42:00Z">
                <w:pPr>
                  <w:jc w:val="center"/>
                </w:pPr>
              </w:pPrChange>
            </w:pPr>
            <w:r w:rsidRPr="000C0F2E">
              <w:rPr>
                <w:sz w:val="20"/>
                <w:rPrChange w:id="1138" w:author="Author" w:date="2026-09-30T13:42:00Z">
                  <w:rPr>
                    <w:sz w:val="16"/>
                  </w:rPr>
                </w:rPrChange>
              </w:rPr>
              <w:t>2005</w:t>
            </w:r>
            <w:ins w:id="1139" w:author="Author" w:date="2026-09-30T13:42:00Z">
              <w:r>
                <w:rPr>
                  <w:sz w:val="20"/>
                  <w:szCs w:val="20"/>
                </w:rPr>
                <w:t xml:space="preserve"> (19)</w:t>
              </w:r>
            </w:ins>
          </w:p>
        </w:tc>
        <w:tc>
          <w:tcPr>
            <w:tcW w:w="1560" w:type="dxa"/>
            <w:tcPrChange w:id="1140" w:author="Author" w:date="2026-09-30T13:42: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5A8A2A7A" w14:textId="77777777" w:rsidR="00A61990" w:rsidRPr="000C0F2E" w:rsidRDefault="000C0F2E" w:rsidP="000C0F2E">
            <w:pPr>
              <w:pStyle w:val="Compact"/>
              <w:spacing w:after="0" w:line="240" w:lineRule="auto"/>
              <w:jc w:val="center"/>
              <w:rPr>
                <w:rPrChange w:id="1141" w:author="Author" w:date="2026-09-30T13:42:00Z">
                  <w:rPr>
                    <w:sz w:val="16"/>
                  </w:rPr>
                </w:rPrChange>
              </w:rPr>
              <w:pPrChange w:id="1142" w:author="Author" w:date="2026-09-30T13:42:00Z">
                <w:pPr>
                  <w:jc w:val="center"/>
                </w:pPr>
              </w:pPrChange>
            </w:pPr>
            <w:r w:rsidRPr="000C0F2E">
              <w:rPr>
                <w:sz w:val="20"/>
                <w:rPrChange w:id="1143" w:author="Author" w:date="2026-09-30T13:42:00Z">
                  <w:rPr>
                    <w:sz w:val="16"/>
                  </w:rPr>
                </w:rPrChange>
              </w:rPr>
              <w:t>2010</w:t>
            </w:r>
            <w:ins w:id="1144" w:author="Author" w:date="2026-09-30T13:42:00Z">
              <w:r>
                <w:rPr>
                  <w:sz w:val="20"/>
                  <w:szCs w:val="20"/>
                </w:rPr>
                <w:t xml:space="preserve"> (24)</w:t>
              </w:r>
            </w:ins>
          </w:p>
        </w:tc>
        <w:tc>
          <w:tcPr>
            <w:tcW w:w="1560" w:type="dxa"/>
            <w:tcPrChange w:id="1145"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18C72D9" w14:textId="77777777" w:rsidR="00A61990" w:rsidRPr="000C0F2E" w:rsidRDefault="000C0F2E" w:rsidP="000C0F2E">
            <w:pPr>
              <w:pStyle w:val="Compact"/>
              <w:spacing w:after="0" w:line="240" w:lineRule="auto"/>
              <w:jc w:val="center"/>
              <w:rPr>
                <w:rPrChange w:id="1146" w:author="Author" w:date="2026-09-30T13:42:00Z">
                  <w:rPr>
                    <w:sz w:val="16"/>
                  </w:rPr>
                </w:rPrChange>
              </w:rPr>
              <w:pPrChange w:id="1147" w:author="Author" w:date="2026-09-30T13:42:00Z">
                <w:pPr>
                  <w:jc w:val="center"/>
                </w:pPr>
              </w:pPrChange>
            </w:pPr>
            <w:r w:rsidRPr="000C0F2E">
              <w:rPr>
                <w:sz w:val="20"/>
                <w:rPrChange w:id="1148" w:author="Author" w:date="2026-09-30T13:42:00Z">
                  <w:rPr>
                    <w:sz w:val="16"/>
                  </w:rPr>
                </w:rPrChange>
              </w:rPr>
              <w:t>2015</w:t>
            </w:r>
            <w:ins w:id="1149" w:author="Author" w:date="2026-09-30T13:42:00Z">
              <w:r>
                <w:rPr>
                  <w:sz w:val="20"/>
                  <w:szCs w:val="20"/>
                </w:rPr>
                <w:t xml:space="preserve"> (29)</w:t>
              </w:r>
            </w:ins>
          </w:p>
        </w:tc>
        <w:tc>
          <w:tcPr>
            <w:tcW w:w="1560" w:type="dxa"/>
            <w:tcPrChange w:id="1150" w:author="Author" w:date="2026-09-30T13:42: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41EB139" w14:textId="77777777" w:rsidR="00A61990" w:rsidRPr="000C0F2E" w:rsidRDefault="000C0F2E" w:rsidP="000C0F2E">
            <w:pPr>
              <w:pStyle w:val="Compact"/>
              <w:spacing w:after="0" w:line="240" w:lineRule="auto"/>
              <w:jc w:val="center"/>
              <w:rPr>
                <w:rPrChange w:id="1151" w:author="Author" w:date="2026-09-30T13:42:00Z">
                  <w:rPr>
                    <w:sz w:val="16"/>
                  </w:rPr>
                </w:rPrChange>
              </w:rPr>
              <w:pPrChange w:id="1152" w:author="Author" w:date="2026-09-30T13:42:00Z">
                <w:pPr>
                  <w:jc w:val="center"/>
                </w:pPr>
              </w:pPrChange>
            </w:pPr>
            <w:r w:rsidRPr="000C0F2E">
              <w:rPr>
                <w:sz w:val="20"/>
                <w:rPrChange w:id="1153" w:author="Author" w:date="2026-09-30T13:42:00Z">
                  <w:rPr>
                    <w:sz w:val="16"/>
                  </w:rPr>
                </w:rPrChange>
              </w:rPr>
              <w:t>2022</w:t>
            </w:r>
            <w:ins w:id="1154" w:author="Author" w:date="2026-09-30T13:42:00Z">
              <w:r>
                <w:rPr>
                  <w:sz w:val="20"/>
                  <w:szCs w:val="20"/>
                </w:rPr>
                <w:t xml:space="preserve"> (38)</w:t>
              </w:r>
            </w:ins>
          </w:p>
        </w:tc>
      </w:tr>
    </w:tbl>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3168"/>
        <w:gridCol w:w="1584"/>
        <w:gridCol w:w="1584"/>
        <w:gridCol w:w="1584"/>
        <w:gridCol w:w="1584"/>
      </w:tblGrid>
      <w:tr w:rsidR="001E711F" w:rsidRPr="00E51E70" w14:paraId="44C0F6F5" w14:textId="77777777">
        <w:trPr>
          <w:cantSplit/>
          <w:del w:id="1155" w:author="Author" w:date="2026-09-30T13:42:00Z"/>
        </w:trPr>
        <w:tc>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115E25DA" w14:textId="77777777" w:rsidR="001E711F" w:rsidRPr="00E51E70" w:rsidRDefault="00E727C0">
            <w:pPr>
              <w:jc w:val="center"/>
              <w:rPr>
                <w:del w:id="1156" w:author="Author" w:date="2026-09-30T13:42:00Z"/>
                <w:sz w:val="16"/>
                <w:szCs w:val="16"/>
              </w:rPr>
            </w:pPr>
            <w:del w:id="1157" w:author="Author" w:date="2026-09-30T13:42:00Z">
              <w:r w:rsidRPr="00E51E70">
                <w:rPr>
                  <w:sz w:val="16"/>
                  <w:szCs w:val="16"/>
                </w:rPr>
                <w:delText>GSS Cycle</w:delText>
              </w:r>
            </w:del>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63DEDFB4" w14:textId="77777777" w:rsidR="001E711F" w:rsidRPr="00E51E70" w:rsidRDefault="00E727C0">
            <w:pPr>
              <w:jc w:val="center"/>
              <w:rPr>
                <w:del w:id="1158" w:author="Author" w:date="2026-09-30T13:42:00Z"/>
                <w:sz w:val="16"/>
                <w:szCs w:val="16"/>
              </w:rPr>
            </w:pPr>
            <w:del w:id="1159" w:author="Author" w:date="2026-09-30T13:42:00Z">
              <w:r w:rsidRPr="00E51E70">
                <w:rPr>
                  <w:sz w:val="16"/>
                  <w:szCs w:val="16"/>
                </w:rPr>
                <w:delText>19</w:delText>
              </w:r>
            </w:del>
          </w:p>
        </w:tc>
        <w:tc>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7838EF7A" w14:textId="77777777" w:rsidR="001E711F" w:rsidRPr="00E51E70" w:rsidRDefault="00E727C0">
            <w:pPr>
              <w:jc w:val="center"/>
              <w:rPr>
                <w:del w:id="1160" w:author="Author" w:date="2026-09-30T13:42:00Z"/>
                <w:sz w:val="16"/>
                <w:szCs w:val="16"/>
              </w:rPr>
            </w:pPr>
            <w:del w:id="1161" w:author="Author" w:date="2026-09-30T13:42:00Z">
              <w:r w:rsidRPr="00E51E70">
                <w:rPr>
                  <w:sz w:val="16"/>
                  <w:szCs w:val="16"/>
                </w:rPr>
                <w:delText>24</w:delText>
              </w:r>
            </w:del>
          </w:p>
        </w:tc>
        <w:tc>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3B481B86" w14:textId="77777777" w:rsidR="001E711F" w:rsidRPr="00E51E70" w:rsidRDefault="00E727C0">
            <w:pPr>
              <w:jc w:val="center"/>
              <w:rPr>
                <w:del w:id="1162" w:author="Author" w:date="2026-09-30T13:42:00Z"/>
                <w:sz w:val="16"/>
                <w:szCs w:val="16"/>
              </w:rPr>
            </w:pPr>
            <w:del w:id="1163" w:author="Author" w:date="2026-09-30T13:42:00Z">
              <w:r w:rsidRPr="00E51E70">
                <w:rPr>
                  <w:sz w:val="16"/>
                  <w:szCs w:val="16"/>
                </w:rPr>
                <w:delText>29</w:delText>
              </w:r>
            </w:del>
          </w:p>
        </w:tc>
        <w:tc>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p w14:paraId="5854B56D" w14:textId="77777777" w:rsidR="001E711F" w:rsidRPr="00E51E70" w:rsidRDefault="00E727C0">
            <w:pPr>
              <w:jc w:val="center"/>
              <w:rPr>
                <w:del w:id="1164" w:author="Author" w:date="2026-09-30T13:42:00Z"/>
                <w:sz w:val="16"/>
                <w:szCs w:val="16"/>
              </w:rPr>
            </w:pPr>
            <w:del w:id="1165" w:author="Author" w:date="2026-09-30T13:42:00Z">
              <w:r w:rsidRPr="00E51E70">
                <w:rPr>
                  <w:sz w:val="16"/>
                  <w:szCs w:val="16"/>
                </w:rPr>
                <w:delText>38</w:delText>
              </w:r>
            </w:del>
          </w:p>
        </w:tc>
      </w:tr>
    </w:tbl>
    <w:tbl>
      <w:tblPr>
        <w:tblStyle w:val="Table"/>
        <w:tblW w:w="5000" w:type="pct"/>
        <w:tblLayout w:type="fixed"/>
        <w:tblCellMar>
          <w:left w:w="72" w:type="dxa"/>
          <w:right w:w="72" w:type="dxa"/>
        </w:tblCellMar>
        <w:tblLook w:val="0020" w:firstRow="1" w:lastRow="0" w:firstColumn="0" w:lastColumn="0" w:noHBand="0" w:noVBand="0"/>
        <w:tblPrChange w:id="1166" w:author="Author" w:date="2026-09-30T13:42:00Z">
          <w:tblPr>
            <w:tblW w:w="901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3168"/>
        <w:gridCol w:w="1584"/>
        <w:gridCol w:w="1584"/>
        <w:gridCol w:w="1584"/>
        <w:gridCol w:w="1584"/>
        <w:tblGridChange w:id="1167">
          <w:tblGrid>
            <w:gridCol w:w="1725"/>
            <w:gridCol w:w="1815"/>
            <w:gridCol w:w="1860"/>
            <w:gridCol w:w="1815"/>
            <w:gridCol w:w="1800"/>
          </w:tblGrid>
        </w:tblGridChange>
      </w:tblGrid>
      <w:tr w:rsidR="00A61990" w14:paraId="18A2A737" w14:textId="77777777" w:rsidTr="000C0F2E">
        <w:trPr>
          <w:cnfStyle w:val="100000000000" w:firstRow="1" w:lastRow="0" w:firstColumn="0" w:lastColumn="0" w:oddVBand="0" w:evenVBand="0" w:oddHBand="0" w:evenHBand="0" w:firstRowFirstColumn="0" w:firstRowLastColumn="0" w:lastRowFirstColumn="0" w:lastRowLastColumn="0"/>
          <w:trPrChange w:id="1168" w:author="Author" w:date="2026-09-30T13:42:00Z">
            <w:trPr>
              <w:cantSplit/>
            </w:trPr>
          </w:trPrChange>
        </w:trPr>
        <w:tc>
          <w:tcPr>
            <w:tcW w:w="3120" w:type="dxa"/>
            <w:tcPrChange w:id="1169" w:author="Author" w:date="2026-09-30T13:42: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C63ABA5" w14:textId="39CEDF1C" w:rsidR="00A61990" w:rsidRPr="000C0F2E" w:rsidRDefault="00E727C0"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170" w:author="Author" w:date="2026-09-30T13:42:00Z">
                  <w:rPr>
                    <w:sz w:val="16"/>
                  </w:rPr>
                </w:rPrChange>
              </w:rPr>
              <w:pPrChange w:id="1171"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del w:id="1172" w:author="Author" w:date="2026-09-30T13:42:00Z">
              <w:r w:rsidRPr="00E51E70">
                <w:rPr>
                  <w:sz w:val="16"/>
                  <w:szCs w:val="16"/>
                </w:rPr>
                <w:delText>Harmonized Variables</w:delText>
              </w:r>
            </w:del>
            <w:ins w:id="1173" w:author="Author" w:date="2026-09-30T13:42:00Z">
              <w:r w:rsidR="000C0F2E">
                <w:rPr>
                  <w:sz w:val="20"/>
                  <w:szCs w:val="20"/>
                </w:rPr>
                <w:t>Harmonised linking variables</w:t>
              </w:r>
            </w:ins>
          </w:p>
        </w:tc>
        <w:tc>
          <w:tcPr>
            <w:tcW w:w="1560" w:type="dxa"/>
            <w:tcPrChange w:id="1174"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6BC85A2"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75" w:author="Author" w:date="2026-09-30T13:42:00Z">
                  <w:rPr>
                    <w:sz w:val="16"/>
                  </w:rPr>
                </w:rPrChange>
              </w:rPr>
              <w:pPrChange w:id="1176"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177" w:author="Author" w:date="2026-09-30T13:42:00Z">
                  <w:rPr>
                    <w:sz w:val="16"/>
                  </w:rPr>
                </w:rPrChange>
              </w:rPr>
              <w:t>11</w:t>
            </w:r>
          </w:p>
        </w:tc>
        <w:tc>
          <w:tcPr>
            <w:tcW w:w="1560" w:type="dxa"/>
            <w:tcPrChange w:id="1178" w:author="Author" w:date="2026-09-30T13:42: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95F923F"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79" w:author="Author" w:date="2026-09-30T13:42:00Z">
                  <w:rPr>
                    <w:sz w:val="16"/>
                  </w:rPr>
                </w:rPrChange>
              </w:rPr>
              <w:pPrChange w:id="1180"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181" w:author="Author" w:date="2026-09-30T13:42:00Z">
                  <w:rPr>
                    <w:sz w:val="16"/>
                  </w:rPr>
                </w:rPrChange>
              </w:rPr>
              <w:t>10</w:t>
            </w:r>
          </w:p>
        </w:tc>
        <w:tc>
          <w:tcPr>
            <w:tcW w:w="1560" w:type="dxa"/>
            <w:tcPrChange w:id="1182"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27A5CBF"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83" w:author="Author" w:date="2026-09-30T13:42:00Z">
                  <w:rPr>
                    <w:sz w:val="16"/>
                  </w:rPr>
                </w:rPrChange>
              </w:rPr>
              <w:pPrChange w:id="1184"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185" w:author="Author" w:date="2026-09-30T13:42:00Z">
                  <w:rPr>
                    <w:sz w:val="16"/>
                  </w:rPr>
                </w:rPrChange>
              </w:rPr>
              <w:t>9</w:t>
            </w:r>
          </w:p>
        </w:tc>
        <w:tc>
          <w:tcPr>
            <w:tcW w:w="1560" w:type="dxa"/>
            <w:tcPrChange w:id="1186" w:author="Author" w:date="2026-09-30T13:42: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B44C767" w14:textId="77777777" w:rsidR="00A61990" w:rsidRPr="000C0F2E" w:rsidRDefault="000C0F2E" w:rsidP="000C0F2E">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rPrChange w:id="1187" w:author="Author" w:date="2026-09-30T13:42:00Z">
                  <w:rPr>
                    <w:sz w:val="16"/>
                  </w:rPr>
                </w:rPrChange>
              </w:rPr>
              <w:pPrChange w:id="1188" w:author="Author" w:date="2026-09-30T13:42:00Z">
                <w:pPr>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189" w:author="Author" w:date="2026-09-30T13:42:00Z">
                  <w:rPr>
                    <w:sz w:val="16"/>
                  </w:rPr>
                </w:rPrChange>
              </w:rPr>
              <w:t>8</w:t>
            </w:r>
          </w:p>
        </w:tc>
      </w:tr>
      <w:tr w:rsidR="00A61990" w14:paraId="6DF509C4" w14:textId="77777777" w:rsidTr="000C0F2E">
        <w:trPr>
          <w:trPrChange w:id="1190" w:author="Author" w:date="2026-09-30T13:42:00Z">
            <w:trPr>
              <w:cantSplit/>
            </w:trPr>
          </w:trPrChange>
        </w:trPr>
        <w:tc>
          <w:tcPr>
            <w:tcW w:w="3120" w:type="dxa"/>
            <w:tcPrChange w:id="1191" w:author="Author" w:date="2026-09-30T13:42: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32F5B8EE" w14:textId="5052014C" w:rsidR="00A61990" w:rsidRPr="000C0F2E" w:rsidRDefault="00E727C0" w:rsidP="000C0F2E">
            <w:pPr>
              <w:pStyle w:val="Compact"/>
              <w:spacing w:after="0" w:line="240" w:lineRule="auto"/>
              <w:jc w:val="left"/>
              <w:rPr>
                <w:rPrChange w:id="1192" w:author="Author" w:date="2026-09-30T13:42:00Z">
                  <w:rPr>
                    <w:sz w:val="16"/>
                  </w:rPr>
                </w:rPrChange>
              </w:rPr>
              <w:pPrChange w:id="1193" w:author="Author" w:date="2026-09-30T13:42:00Z">
                <w:pPr>
                  <w:jc w:val="center"/>
                </w:pPr>
              </w:pPrChange>
            </w:pPr>
            <w:del w:id="1194" w:author="Author" w:date="2026-09-30T13:42:00Z">
              <w:r w:rsidRPr="00E51E70">
                <w:rPr>
                  <w:sz w:val="16"/>
                  <w:szCs w:val="16"/>
                </w:rPr>
                <w:delText>Default Sample</w:delText>
              </w:r>
            </w:del>
            <w:ins w:id="1195" w:author="Author" w:date="2026-09-30T13:42:00Z">
              <w:r w:rsidR="000C0F2E">
                <w:rPr>
                  <w:sz w:val="20"/>
                  <w:szCs w:val="20"/>
                </w:rPr>
                <w:t>Census households sampled</w:t>
              </w:r>
            </w:ins>
          </w:p>
        </w:tc>
        <w:tc>
          <w:tcPr>
            <w:tcW w:w="1560" w:type="dxa"/>
            <w:tcPrChange w:id="1196"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7C45509" w14:textId="7508AF6D" w:rsidR="00A61990" w:rsidRPr="000C0F2E" w:rsidRDefault="00E727C0" w:rsidP="000C0F2E">
            <w:pPr>
              <w:pStyle w:val="Compact"/>
              <w:spacing w:after="0" w:line="240" w:lineRule="auto"/>
              <w:jc w:val="center"/>
              <w:rPr>
                <w:rPrChange w:id="1197" w:author="Author" w:date="2026-09-30T13:42:00Z">
                  <w:rPr>
                    <w:sz w:val="16"/>
                  </w:rPr>
                </w:rPrChange>
              </w:rPr>
              <w:pPrChange w:id="1198" w:author="Author" w:date="2026-09-30T13:42:00Z">
                <w:pPr>
                  <w:jc w:val="center"/>
                </w:pPr>
              </w:pPrChange>
            </w:pPr>
            <w:del w:id="1199" w:author="Author" w:date="2026-09-30T13:42:00Z">
              <w:r w:rsidRPr="00E51E70">
                <w:rPr>
                  <w:sz w:val="16"/>
                  <w:szCs w:val="16"/>
                </w:rPr>
                <w:delText>5</w:delText>
              </w:r>
            </w:del>
            <w:ins w:id="1200" w:author="Author" w:date="2026-09-30T13:42:00Z">
              <w:r w:rsidR="000C0F2E">
                <w:rPr>
                  <w:sz w:val="20"/>
                  <w:szCs w:val="20"/>
                </w:rPr>
                <w:t xml:space="preserve">25 </w:t>
              </w:r>
            </w:ins>
            <w:r w:rsidR="000C0F2E" w:rsidRPr="000C0F2E">
              <w:rPr>
                <w:sz w:val="20"/>
                <w:rPrChange w:id="1201" w:author="Author" w:date="2026-09-30T13:42:00Z">
                  <w:rPr>
                    <w:sz w:val="16"/>
                  </w:rPr>
                </w:rPrChange>
              </w:rPr>
              <w:t>%</w:t>
            </w:r>
          </w:p>
        </w:tc>
        <w:tc>
          <w:tcPr>
            <w:tcW w:w="1560" w:type="dxa"/>
            <w:tcPrChange w:id="1202" w:author="Author" w:date="2026-09-30T13:42: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1FEF430" w14:textId="693EDB3C" w:rsidR="00A61990" w:rsidRPr="000C0F2E" w:rsidRDefault="00E727C0" w:rsidP="000C0F2E">
            <w:pPr>
              <w:pStyle w:val="Compact"/>
              <w:spacing w:after="0" w:line="240" w:lineRule="auto"/>
              <w:jc w:val="center"/>
              <w:rPr>
                <w:rPrChange w:id="1203" w:author="Author" w:date="2026-09-30T13:42:00Z">
                  <w:rPr>
                    <w:sz w:val="16"/>
                  </w:rPr>
                </w:rPrChange>
              </w:rPr>
              <w:pPrChange w:id="1204" w:author="Author" w:date="2026-09-30T13:42:00Z">
                <w:pPr>
                  <w:jc w:val="center"/>
                </w:pPr>
              </w:pPrChange>
            </w:pPr>
            <w:del w:id="1205" w:author="Author" w:date="2026-09-30T13:42:00Z">
              <w:r w:rsidRPr="00E51E70">
                <w:rPr>
                  <w:sz w:val="16"/>
                  <w:szCs w:val="16"/>
                </w:rPr>
                <w:delText>10</w:delText>
              </w:r>
            </w:del>
            <w:ins w:id="1206" w:author="Author" w:date="2026-09-30T13:42:00Z">
              <w:r w:rsidR="000C0F2E">
                <w:rPr>
                  <w:sz w:val="20"/>
                  <w:szCs w:val="20"/>
                </w:rPr>
                <w:t xml:space="preserve">25 </w:t>
              </w:r>
            </w:ins>
            <w:r w:rsidR="000C0F2E" w:rsidRPr="000C0F2E">
              <w:rPr>
                <w:sz w:val="20"/>
                <w:rPrChange w:id="1207" w:author="Author" w:date="2026-09-30T13:42:00Z">
                  <w:rPr>
                    <w:sz w:val="16"/>
                  </w:rPr>
                </w:rPrChange>
              </w:rPr>
              <w:t>%</w:t>
            </w:r>
          </w:p>
        </w:tc>
        <w:tc>
          <w:tcPr>
            <w:tcW w:w="1560" w:type="dxa"/>
            <w:tcPrChange w:id="1208"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0CEABEF1" w14:textId="2B6D89B4" w:rsidR="00A61990" w:rsidRPr="000C0F2E" w:rsidRDefault="00E727C0" w:rsidP="000C0F2E">
            <w:pPr>
              <w:pStyle w:val="Compact"/>
              <w:spacing w:after="0" w:line="240" w:lineRule="auto"/>
              <w:jc w:val="center"/>
              <w:rPr>
                <w:rPrChange w:id="1209" w:author="Author" w:date="2026-09-30T13:42:00Z">
                  <w:rPr>
                    <w:sz w:val="16"/>
                  </w:rPr>
                </w:rPrChange>
              </w:rPr>
              <w:pPrChange w:id="1210" w:author="Author" w:date="2026-09-30T13:42:00Z">
                <w:pPr>
                  <w:jc w:val="center"/>
                </w:pPr>
              </w:pPrChange>
            </w:pPr>
            <w:del w:id="1211" w:author="Author" w:date="2026-09-30T13:42:00Z">
              <w:r w:rsidRPr="00E51E70">
                <w:rPr>
                  <w:sz w:val="16"/>
                  <w:szCs w:val="16"/>
                </w:rPr>
                <w:delText>10</w:delText>
              </w:r>
            </w:del>
            <w:ins w:id="1212" w:author="Author" w:date="2026-09-30T13:42:00Z">
              <w:r w:rsidR="000C0F2E">
                <w:rPr>
                  <w:sz w:val="20"/>
                  <w:szCs w:val="20"/>
                </w:rPr>
                <w:t xml:space="preserve">25 </w:t>
              </w:r>
            </w:ins>
            <w:r w:rsidR="000C0F2E" w:rsidRPr="000C0F2E">
              <w:rPr>
                <w:sz w:val="20"/>
                <w:rPrChange w:id="1213" w:author="Author" w:date="2026-09-30T13:42:00Z">
                  <w:rPr>
                    <w:sz w:val="16"/>
                  </w:rPr>
                </w:rPrChange>
              </w:rPr>
              <w:t>%</w:t>
            </w:r>
          </w:p>
        </w:tc>
        <w:tc>
          <w:tcPr>
            <w:tcW w:w="1560" w:type="dxa"/>
            <w:tcPrChange w:id="1214" w:author="Author" w:date="2026-09-30T13:42: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24ABCD70" w14:textId="2448905D" w:rsidR="00A61990" w:rsidRPr="000C0F2E" w:rsidRDefault="00E727C0" w:rsidP="000C0F2E">
            <w:pPr>
              <w:pStyle w:val="Compact"/>
              <w:spacing w:after="0" w:line="240" w:lineRule="auto"/>
              <w:jc w:val="center"/>
              <w:rPr>
                <w:rPrChange w:id="1215" w:author="Author" w:date="2026-09-30T13:42:00Z">
                  <w:rPr>
                    <w:sz w:val="16"/>
                  </w:rPr>
                </w:rPrChange>
              </w:rPr>
              <w:pPrChange w:id="1216" w:author="Author" w:date="2026-09-30T13:42:00Z">
                <w:pPr>
                  <w:jc w:val="center"/>
                </w:pPr>
              </w:pPrChange>
            </w:pPr>
            <w:del w:id="1217" w:author="Author" w:date="2026-09-30T13:42:00Z">
              <w:r w:rsidRPr="00E51E70">
                <w:rPr>
                  <w:sz w:val="16"/>
                  <w:szCs w:val="16"/>
                </w:rPr>
                <w:delText>10</w:delText>
              </w:r>
            </w:del>
            <w:ins w:id="1218" w:author="Author" w:date="2026-09-30T13:42:00Z">
              <w:r w:rsidR="000C0F2E">
                <w:rPr>
                  <w:sz w:val="20"/>
                  <w:szCs w:val="20"/>
                </w:rPr>
                <w:t xml:space="preserve">25 </w:t>
              </w:r>
            </w:ins>
            <w:r w:rsidR="000C0F2E" w:rsidRPr="000C0F2E">
              <w:rPr>
                <w:sz w:val="20"/>
                <w:rPrChange w:id="1219" w:author="Author" w:date="2026-09-30T13:42:00Z">
                  <w:rPr>
                    <w:sz w:val="16"/>
                  </w:rPr>
                </w:rPrChange>
              </w:rPr>
              <w:t>%</w:t>
            </w:r>
          </w:p>
        </w:tc>
      </w:tr>
      <w:tr w:rsidR="00A61990" w14:paraId="07FAAB66" w14:textId="77777777" w:rsidTr="000C0F2E">
        <w:trPr>
          <w:trPrChange w:id="1220" w:author="Author" w:date="2026-09-30T13:42:00Z">
            <w:trPr>
              <w:cantSplit/>
            </w:trPr>
          </w:trPrChange>
        </w:trPr>
        <w:tc>
          <w:tcPr>
            <w:tcW w:w="3120" w:type="dxa"/>
            <w:tcPrChange w:id="1221" w:author="Author" w:date="2026-09-30T13:42:00Z">
              <w:tcPr>
                <w:tcW w:w="172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C849A5D" w14:textId="0ED70EB0" w:rsidR="00A61990" w:rsidRPr="000C0F2E" w:rsidRDefault="00E727C0" w:rsidP="000C0F2E">
            <w:pPr>
              <w:pStyle w:val="Compact"/>
              <w:spacing w:after="0" w:line="240" w:lineRule="auto"/>
              <w:jc w:val="left"/>
              <w:rPr>
                <w:rPrChange w:id="1222" w:author="Author" w:date="2026-09-30T13:42:00Z">
                  <w:rPr>
                    <w:sz w:val="16"/>
                  </w:rPr>
                </w:rPrChange>
              </w:rPr>
              <w:pPrChange w:id="1223" w:author="Author" w:date="2026-09-30T13:42:00Z">
                <w:pPr>
                  <w:jc w:val="center"/>
                </w:pPr>
              </w:pPrChange>
            </w:pPr>
            <w:del w:id="1224" w:author="Author" w:date="2026-09-30T13:42:00Z">
              <w:r w:rsidRPr="00E51E70">
                <w:rPr>
                  <w:sz w:val="16"/>
                  <w:szCs w:val="16"/>
                </w:rPr>
                <w:delText>DTYPE Detail</w:delText>
              </w:r>
            </w:del>
            <w:ins w:id="1225" w:author="Author" w:date="2026-09-30T13:42:00Z">
              <w:r w:rsidR="000C0F2E">
                <w:rPr>
                  <w:sz w:val="20"/>
                  <w:szCs w:val="20"/>
                </w:rPr>
                <w:t>Dwelling type detail</w:t>
              </w:r>
            </w:ins>
          </w:p>
        </w:tc>
        <w:tc>
          <w:tcPr>
            <w:tcW w:w="1560" w:type="dxa"/>
            <w:tcPrChange w:id="1226"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3622CCDC" w14:textId="6B5B33AD" w:rsidR="00A61990" w:rsidRPr="000C0F2E" w:rsidRDefault="00E727C0" w:rsidP="000C0F2E">
            <w:pPr>
              <w:pStyle w:val="Compact"/>
              <w:spacing w:after="0" w:line="240" w:lineRule="auto"/>
              <w:jc w:val="center"/>
              <w:rPr>
                <w:rPrChange w:id="1227" w:author="Author" w:date="2026-09-30T13:42:00Z">
                  <w:rPr>
                    <w:sz w:val="16"/>
                  </w:rPr>
                </w:rPrChange>
              </w:rPr>
              <w:pPrChange w:id="1228" w:author="Author" w:date="2026-09-30T13:42:00Z">
                <w:pPr>
                  <w:jc w:val="center"/>
                </w:pPr>
              </w:pPrChange>
            </w:pPr>
            <w:del w:id="1229" w:author="Author" w:date="2026-09-30T13:42:00Z">
              <w:r w:rsidRPr="00E51E70">
                <w:rPr>
                  <w:sz w:val="16"/>
                  <w:szCs w:val="16"/>
                </w:rPr>
                <w:delText>Detailed (1–8)</w:delText>
              </w:r>
            </w:del>
            <w:ins w:id="1230" w:author="Author" w:date="2026-09-30T13:42:00Z">
              <w:r w:rsidR="000C0F2E">
                <w:rPr>
                  <w:sz w:val="20"/>
                  <w:szCs w:val="20"/>
                </w:rPr>
                <w:t>8 classes</w:t>
              </w:r>
            </w:ins>
          </w:p>
        </w:tc>
        <w:tc>
          <w:tcPr>
            <w:tcW w:w="1560" w:type="dxa"/>
            <w:tcPrChange w:id="1231" w:author="Author" w:date="2026-09-30T13:42:00Z">
              <w:tcPr>
                <w:tcW w:w="186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7019DD20" w14:textId="24DA6777" w:rsidR="00A61990" w:rsidRPr="000C0F2E" w:rsidRDefault="00E727C0" w:rsidP="000C0F2E">
            <w:pPr>
              <w:pStyle w:val="Compact"/>
              <w:spacing w:after="0" w:line="240" w:lineRule="auto"/>
              <w:jc w:val="center"/>
              <w:rPr>
                <w:rPrChange w:id="1232" w:author="Author" w:date="2026-09-30T13:42:00Z">
                  <w:rPr>
                    <w:sz w:val="16"/>
                  </w:rPr>
                </w:rPrChange>
              </w:rPr>
              <w:pPrChange w:id="1233" w:author="Author" w:date="2026-09-30T13:42:00Z">
                <w:pPr>
                  <w:jc w:val="center"/>
                </w:pPr>
              </w:pPrChange>
            </w:pPr>
            <w:del w:id="1234" w:author="Author" w:date="2026-09-30T13:42:00Z">
              <w:r w:rsidRPr="00E51E70">
                <w:rPr>
                  <w:sz w:val="16"/>
                  <w:szCs w:val="16"/>
                </w:rPr>
                <w:delText>Detailed (1–8)</w:delText>
              </w:r>
            </w:del>
            <w:ins w:id="1235" w:author="Author" w:date="2026-09-30T13:42:00Z">
              <w:r w:rsidR="000C0F2E">
                <w:rPr>
                  <w:sz w:val="20"/>
                  <w:szCs w:val="20"/>
                </w:rPr>
                <w:t>8 classes</w:t>
              </w:r>
            </w:ins>
          </w:p>
        </w:tc>
        <w:tc>
          <w:tcPr>
            <w:tcW w:w="1560" w:type="dxa"/>
            <w:tcPrChange w:id="1236" w:author="Author" w:date="2026-09-30T13:42:00Z">
              <w:tcPr>
                <w:tcW w:w="1815"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69BFFE32" w14:textId="77777777" w:rsidR="002C71C0" w:rsidRPr="00E51E70" w:rsidRDefault="00E727C0" w:rsidP="002C71C0">
            <w:pPr>
              <w:jc w:val="center"/>
              <w:rPr>
                <w:del w:id="1237" w:author="Author" w:date="2026-09-30T13:42:00Z"/>
                <w:sz w:val="16"/>
                <w:szCs w:val="16"/>
              </w:rPr>
            </w:pPr>
            <w:del w:id="1238" w:author="Author" w:date="2026-09-30T13:42:00Z">
              <w:r w:rsidRPr="00E51E70">
                <w:rPr>
                  <w:sz w:val="16"/>
                  <w:szCs w:val="16"/>
                </w:rPr>
                <w:delText>ML expansion</w:delText>
              </w:r>
            </w:del>
          </w:p>
          <w:p w14:paraId="2B450039" w14:textId="053D4287" w:rsidR="00A61990" w:rsidRPr="000C0F2E" w:rsidRDefault="00E727C0" w:rsidP="000C0F2E">
            <w:pPr>
              <w:pStyle w:val="Compact"/>
              <w:spacing w:after="0" w:line="240" w:lineRule="auto"/>
              <w:jc w:val="center"/>
              <w:rPr>
                <w:rPrChange w:id="1239" w:author="Author" w:date="2026-09-30T13:42:00Z">
                  <w:rPr>
                    <w:sz w:val="16"/>
                  </w:rPr>
                </w:rPrChange>
              </w:rPr>
              <w:pPrChange w:id="1240" w:author="Author" w:date="2026-09-30T13:42:00Z">
                <w:pPr>
                  <w:jc w:val="center"/>
                </w:pPr>
              </w:pPrChange>
            </w:pPr>
            <w:del w:id="1241" w:author="Author" w:date="2026-09-30T13:42:00Z">
              <w:r w:rsidRPr="00E51E70">
                <w:rPr>
                  <w:sz w:val="16"/>
                  <w:szCs w:val="16"/>
                </w:rPr>
                <w:delText>(1–</w:delText>
              </w:r>
            </w:del>
            <w:r w:rsidR="000C0F2E" w:rsidRPr="000C0F2E">
              <w:rPr>
                <w:sz w:val="20"/>
                <w:rPrChange w:id="1242" w:author="Author" w:date="2026-09-30T13:42:00Z">
                  <w:rPr>
                    <w:sz w:val="16"/>
                  </w:rPr>
                </w:rPrChange>
              </w:rPr>
              <w:t xml:space="preserve">3 </w:t>
            </w:r>
            <w:del w:id="1243" w:author="Author" w:date="2026-09-30T13:42:00Z">
              <w:r w:rsidRPr="00E51E70">
                <w:rPr>
                  <w:sz w:val="16"/>
                  <w:szCs w:val="16"/>
                </w:rPr>
                <w:delText>→ 1–</w:delText>
              </w:r>
            </w:del>
            <w:ins w:id="1244" w:author="Author" w:date="2026-09-30T13:42:00Z">
              <w:r w:rsidR="000C0F2E">
                <w:rPr>
                  <w:sz w:val="20"/>
                  <w:szCs w:val="20"/>
                </w:rPr>
                <w:t xml:space="preserve">classes expanded to </w:t>
              </w:r>
            </w:ins>
            <w:r w:rsidR="000C0F2E" w:rsidRPr="000C0F2E">
              <w:rPr>
                <w:sz w:val="20"/>
                <w:rPrChange w:id="1245" w:author="Author" w:date="2026-09-30T13:42:00Z">
                  <w:rPr>
                    <w:sz w:val="16"/>
                  </w:rPr>
                </w:rPrChange>
              </w:rPr>
              <w:t>8</w:t>
            </w:r>
            <w:del w:id="1246" w:author="Author" w:date="2026-09-30T13:42:00Z">
              <w:r w:rsidRPr="00E51E70">
                <w:rPr>
                  <w:sz w:val="16"/>
                  <w:szCs w:val="16"/>
                </w:rPr>
                <w:delText>)</w:delText>
              </w:r>
            </w:del>
          </w:p>
        </w:tc>
        <w:tc>
          <w:tcPr>
            <w:tcW w:w="1560" w:type="dxa"/>
            <w:tcPrChange w:id="1247" w:author="Author" w:date="2026-09-30T13:42:00Z">
              <w:tcPr>
                <w:tcW w:w="1800" w:type="dxa"/>
                <w:tcBorders>
                  <w:top w:val="single" w:sz="4" w:space="0" w:color="000000"/>
                  <w:left w:val="single" w:sz="4" w:space="0" w:color="000000"/>
                  <w:bottom w:val="single" w:sz="4" w:space="0" w:color="000000"/>
                  <w:right w:val="single" w:sz="4" w:space="0" w:color="000000"/>
                </w:tcBorders>
                <w:tcMar>
                  <w:top w:w="56" w:type="dxa"/>
                  <w:left w:w="56" w:type="dxa"/>
                  <w:bottom w:w="56" w:type="dxa"/>
                  <w:right w:w="56" w:type="dxa"/>
                </w:tcMar>
              </w:tcPr>
            </w:tcPrChange>
          </w:tcPr>
          <w:p w14:paraId="11265E41" w14:textId="6CFC1678" w:rsidR="00A61990" w:rsidRPr="000C0F2E" w:rsidRDefault="00E727C0" w:rsidP="000C0F2E">
            <w:pPr>
              <w:pStyle w:val="Compact"/>
              <w:spacing w:after="0" w:line="240" w:lineRule="auto"/>
              <w:jc w:val="center"/>
              <w:rPr>
                <w:rPrChange w:id="1248" w:author="Author" w:date="2026-09-30T13:42:00Z">
                  <w:rPr>
                    <w:sz w:val="16"/>
                  </w:rPr>
                </w:rPrChange>
              </w:rPr>
              <w:pPrChange w:id="1249" w:author="Author" w:date="2026-09-30T13:42:00Z">
                <w:pPr>
                  <w:jc w:val="center"/>
                </w:pPr>
              </w:pPrChange>
            </w:pPr>
            <w:del w:id="1250" w:author="Author" w:date="2026-09-30T13:42:00Z">
              <w:r w:rsidRPr="00E51E70">
                <w:rPr>
                  <w:sz w:val="16"/>
                  <w:szCs w:val="16"/>
                </w:rPr>
                <w:delText>Coarse (1–</w:delText>
              </w:r>
            </w:del>
            <w:r w:rsidR="000C0F2E" w:rsidRPr="000C0F2E">
              <w:rPr>
                <w:sz w:val="20"/>
                <w:rPrChange w:id="1251" w:author="Author" w:date="2026-09-30T13:42:00Z">
                  <w:rPr>
                    <w:sz w:val="16"/>
                  </w:rPr>
                </w:rPrChange>
              </w:rPr>
              <w:t>3</w:t>
            </w:r>
            <w:del w:id="1252" w:author="Author" w:date="2026-09-30T13:42:00Z">
              <w:r w:rsidRPr="00E51E70">
                <w:rPr>
                  <w:sz w:val="16"/>
                  <w:szCs w:val="16"/>
                </w:rPr>
                <w:delText>)</w:delText>
              </w:r>
            </w:del>
            <w:ins w:id="1253" w:author="Author" w:date="2026-09-30T13:42:00Z">
              <w:r w:rsidR="000C0F2E">
                <w:rPr>
                  <w:sz w:val="20"/>
                  <w:szCs w:val="20"/>
                </w:rPr>
                <w:t xml:space="preserve"> classes</w:t>
              </w:r>
            </w:ins>
          </w:p>
        </w:tc>
      </w:tr>
    </w:tbl>
    <w:p w14:paraId="1DF6FA8C" w14:textId="77777777" w:rsidR="001E711F" w:rsidRPr="00E51E70" w:rsidRDefault="00E727C0">
      <w:pPr>
        <w:rPr>
          <w:del w:id="1254" w:author="Author" w:date="2026-09-30T13:42:00Z"/>
        </w:rPr>
      </w:pPr>
      <w:del w:id="1255" w:author="Author" w:date="2026-09-30T13:42:00Z">
        <w:r w:rsidRPr="00E51E70">
          <w:delText>The number of harmonized variables decreases from 11 to 8 across newer cycles, reflecting progressive omissions in Statistics Canada's public-use releases. The 16CEN15GSS pipeline required an additional DTYPE expansion step, applying two quota-calibrated Random Forest classifiers trained on Census 2006/2011 data to restore the full eight-category dwelling classification from Census 2016's coarse three-category scheme, while the 21CEN22GSS pipeline retains the coarse DTYPE without expansion due to the absence of a suitable calibration reference. All five temporal datasets — 2005, 2010, 2015, 2022, and 2025 — converge on identical output structures, ensuring valid cross-temporal comparison in the energy simulations presented in Section 4.</w:delText>
        </w:r>
      </w:del>
    </w:p>
    <w:p w14:paraId="26F69791" w14:textId="77777777" w:rsidR="001E711F" w:rsidRPr="00E51E70" w:rsidRDefault="00E727C0">
      <w:pPr>
        <w:rPr>
          <w:del w:id="1256" w:author="Author" w:date="2026-09-30T13:42:00Z"/>
        </w:rPr>
      </w:pPr>
      <w:del w:id="1257" w:author="Author" w:date="2026-09-30T13:42:00Z">
        <w:r w:rsidRPr="00E51E70">
          <w:rPr>
            <w:noProof/>
          </w:rPr>
          <w:drawing>
            <wp:inline distT="114300" distB="114300" distL="114300" distR="114300" wp14:anchorId="01FD0067" wp14:editId="62050E83">
              <wp:extent cx="5731200" cy="30607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200" cy="3060700"/>
                      </a:xfrm>
                      <a:prstGeom prst="rect">
                        <a:avLst/>
                      </a:prstGeom>
                      <a:ln/>
                    </pic:spPr>
                  </pic:pic>
                </a:graphicData>
              </a:graphic>
            </wp:inline>
          </w:drawing>
        </w:r>
      </w:del>
    </w:p>
    <w:p w14:paraId="5D214CD2" w14:textId="77777777" w:rsidR="00814C5D" w:rsidRPr="00E51E70" w:rsidRDefault="00814C5D" w:rsidP="00814C5D">
      <w:pPr>
        <w:jc w:val="center"/>
        <w:rPr>
          <w:del w:id="1258" w:author="Author" w:date="2026-09-30T13:42:00Z"/>
        </w:rPr>
      </w:pPr>
      <w:bookmarkStart w:id="1259" w:name="_Ref227939599"/>
      <w:del w:id="1260"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009448D8" w:rsidRPr="00E51E70">
          <w:rPr>
            <w:noProof/>
          </w:rPr>
          <w:delText>8</w:delText>
        </w:r>
        <w:r w:rsidR="000C0F2E">
          <w:rPr>
            <w:noProof/>
          </w:rPr>
          <w:fldChar w:fldCharType="end"/>
        </w:r>
        <w:bookmarkEnd w:id="1259"/>
        <w:r w:rsidRPr="00E51E70">
          <w:delText>. Cross-cycle heatmap of household-level occupancy schedules by day type (2005–2025).</w:delText>
        </w:r>
      </w:del>
    </w:p>
    <w:p w14:paraId="618D0880" w14:textId="77777777" w:rsidR="00F046F4" w:rsidRDefault="00E727C0">
      <w:pPr>
        <w:rPr>
          <w:del w:id="1261" w:author="Author" w:date="2026-09-30T13:42:00Z"/>
        </w:rPr>
      </w:pPr>
      <w:del w:id="1262" w:author="Author" w:date="2026-09-30T13:42:00Z">
        <w:r w:rsidRPr="00E51E70">
          <w:delText xml:space="preserve">To validate longitudinal consistency and characterize behavioral diversity across survey cycles, </w:delText>
        </w:r>
        <w:r w:rsidR="00814C5D" w:rsidRPr="00E51E70">
          <w:rPr>
            <w:b/>
            <w:bCs/>
          </w:rPr>
          <w:delText xml:space="preserve"> </w:delText>
        </w:r>
        <w:r w:rsidR="00814C5D" w:rsidRPr="00E51E70">
          <w:rPr>
            <w:b/>
            <w:bCs/>
          </w:rPr>
          <w:fldChar w:fldCharType="begin"/>
        </w:r>
        <w:r w:rsidR="00814C5D" w:rsidRPr="00E51E70">
          <w:rPr>
            <w:b/>
            <w:bCs/>
          </w:rPr>
          <w:delInstrText xml:space="preserve"> REF _Ref227939599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Figure </w:delText>
        </w:r>
        <w:r w:rsidR="00814C5D" w:rsidRPr="00E51E70">
          <w:rPr>
            <w:noProof/>
          </w:rPr>
          <w:delText>8</w:delText>
        </w:r>
        <w:r w:rsidR="00814C5D" w:rsidRPr="00E51E70">
          <w:rPr>
            <w:b/>
            <w:bCs/>
          </w:rPr>
          <w:fldChar w:fldCharType="end"/>
        </w:r>
        <w:r w:rsidR="00814C5D" w:rsidRPr="00E51E70">
          <w:rPr>
            <w:b/>
            <w:bCs/>
          </w:rPr>
          <w:delText xml:space="preserve"> </w:delText>
        </w:r>
        <w:r w:rsidRPr="00E51E70">
          <w:delText>presents household-level occupancy schedules as a heatmap matrix with weekday and weekend profiles displayed separately across all five periods. The 2005, 2015, and 2022 cycles share a recognizable weekday structure — high early-morning occupancy, a pronounced midday vacancy trough (approximately 08:00–16:00), and elevated evening presence — consistent with traditional employment-anchored daily rhythms. The 2010 cycle exhibits substantially greater fragmentation and higher within-cycle household heterogeneity, suggesting a more diverse labor market participation structure in that period, while the 2025 synthetic population displays the most pronounced midday vacancy of all cycles, reflecting the C-VAE projection's extrapolation of declining daytime presence trends. Dwelling type distributions remain stable across cycles with single-detached housing consistently representing approximately 55% of the sample, though the 2022 cycle shows a notably higher apartment share of approximately 35%, reflecting documented Canadian urbanization trends.</w:delText>
        </w:r>
      </w:del>
    </w:p>
    <w:p w14:paraId="7A8C0C22" w14:textId="77777777" w:rsidR="001E711F" w:rsidRPr="00E51E70" w:rsidRDefault="00F046F4">
      <w:pPr>
        <w:rPr>
          <w:del w:id="1263" w:author="Author" w:date="2026-09-30T13:42:00Z"/>
        </w:rPr>
      </w:pPr>
      <w:del w:id="1264" w:author="Author" w:date="2026-09-30T13:42:00Z">
        <w:r>
          <w:delText>The 2025 synthetic cohort comprises 323 generated households, intentionally smaller than the empirical cycles. Synthetic generation is structurally more expensive than survey sampling: every agent passes through priority-based household assembly and four-tier behavioural matching, with each match validated against demographic consistency constraints, so the per-household computational cost is approximately two orders of magnitude greater than for a Census-derived record. The 323-household figure was sized to populate every cell of the downstream stratification grid (household size × dwelling type × age class × employment status) used in the BEM Monte Carlo, while remaining tractable for the parallel EnergyPlus pipeline. Distributional convergence with a hypothetical full-cycle draw was assessed through hindcast validation against the 2021 Census rather than by enlarging the synthetic cohort itself.</w:delText>
        </w:r>
        <w:r w:rsidRPr="00E51E70">
          <w:delText xml:space="preserve"> </w:delText>
        </w:r>
        <w:r>
          <w:delText xml:space="preserve"> </w:delText>
        </w:r>
        <w:r w:rsidR="00E727C0" w:rsidRPr="00E51E70">
          <w:delText>Taken together, these comparisons confirm that each cycle's occupancy dataset preserves distinct, period-specific behavioral signatures suitable for use as independent scenario inputs in the energy simulations presented in Section 4 (</w:delText>
        </w:r>
        <w:r w:rsidR="00E727C0" w:rsidRPr="00E51E70">
          <w:rPr>
            <w:b/>
            <w:bCs/>
          </w:rPr>
          <w:delText>Figures C1, C2</w:delText>
        </w:r>
        <w:r w:rsidR="00E727C0" w:rsidRPr="00E51E70">
          <w:delText>).</w:delText>
        </w:r>
      </w:del>
    </w:p>
    <w:p w14:paraId="69BA7B4C" w14:textId="77777777" w:rsidR="001E711F" w:rsidRPr="00E51E70" w:rsidRDefault="00E727C0">
      <w:pPr>
        <w:pStyle w:val="Heading2"/>
        <w:rPr>
          <w:del w:id="1265" w:author="Author" w:date="2026-09-30T13:42:00Z"/>
        </w:rPr>
      </w:pPr>
      <w:bookmarkStart w:id="1266" w:name="_77cbamw16buq" w:colFirst="0" w:colLast="0"/>
      <w:bookmarkEnd w:id="1266"/>
      <w:del w:id="1267" w:author="Author" w:date="2026-09-30T13:42:00Z">
        <w:r w:rsidRPr="00E51E70">
          <w:delText>3.5 BEM Setup, Occupancy Integration, and Simulation Framework</w:delText>
        </w:r>
      </w:del>
    </w:p>
    <w:p w14:paraId="323C16CC" w14:textId="77777777" w:rsidR="001E711F" w:rsidRPr="00E51E70" w:rsidRDefault="00E727C0">
      <w:pPr>
        <w:rPr>
          <w:del w:id="1268" w:author="Author" w:date="2026-09-30T13:42:00Z"/>
        </w:rPr>
      </w:pPr>
      <w:del w:id="1269" w:author="Author" w:date="2026-09-30T13:42:00Z">
        <w:r w:rsidRPr="00E51E70">
          <w:delText xml:space="preserve">Energy simulations were conducted for Montreal (Climate Zone 6A) using four DOE/ASHRAE 90.1 Prototype Building archetypes: single-family detached houses (2-storey, 110 m²), attached row houses (2-storey, 180 m²), mid-rise apartments (4-storey, 784 m²), and high-rise apartments (10-storey, 784 m²). Each archetype was configured with thermal and construction characteristics typical of post-1980 North American housing stock, with building envelope and HVAC characteristics held constant across all occupancy scenarios to isolate the impact of occupancy schedule variation from physical building changes. Six Neighbourhood Units (NUs) spanning the full range of Canadian residential development typologies were selected as the simulation context, from low-density rural clusters at the urban fringe to high-rise residential nodes in the urban core, as summarised in </w:delText>
        </w:r>
        <w:r w:rsidR="00814C5D" w:rsidRPr="00E51E70">
          <w:fldChar w:fldCharType="begin"/>
        </w:r>
        <w:r w:rsidR="00814C5D" w:rsidRPr="00E51E70">
          <w:delInstrText xml:space="preserve"> REF _Ref227939628 \h </w:delInstrText>
        </w:r>
        <w:r w:rsidR="00E51E70">
          <w:delInstrText xml:space="preserve"> \* MERGEFORMAT </w:delInstrText>
        </w:r>
        <w:r w:rsidR="00814C5D" w:rsidRPr="00E51E70">
          <w:fldChar w:fldCharType="separate"/>
        </w:r>
        <w:r w:rsidR="00814C5D" w:rsidRPr="00E51E70">
          <w:delText xml:space="preserve">Table </w:delText>
        </w:r>
        <w:r w:rsidR="00814C5D" w:rsidRPr="00E51E70">
          <w:rPr>
            <w:noProof/>
          </w:rPr>
          <w:delText>2</w:delText>
        </w:r>
        <w:r w:rsidR="00814C5D" w:rsidRPr="00E51E70">
          <w:fldChar w:fldCharType="end"/>
        </w:r>
        <w:r w:rsidR="0016602C" w:rsidRPr="00E51E70">
          <w:delText xml:space="preserve"> </w:delText>
        </w:r>
      </w:del>
      <w:customXmlDelRangeStart w:id="1270" w:author="Author" w:date="2026-09-30T13:42:00Z"/>
      <w:sdt>
        <w:sdtPr>
          <w:rPr>
            <w:color w:val="000000"/>
          </w:rPr>
          <w:tag w:val="MENDELEY_CITATION_v3_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"/>
          <w:id w:val="-1172632493"/>
          <w:placeholder>
            <w:docPart w:val="0E1C2C99ED404D9D956389E150BB5EAF"/>
          </w:placeholder>
        </w:sdtPr>
        <w:sdtEndPr/>
        <w:sdtContent>
          <w:customXmlDelRangeEnd w:id="1270"/>
          <w:del w:id="1271" w:author="Author" w:date="2026-09-30T13:42:00Z">
            <w:r w:rsidR="0016602C" w:rsidRPr="00E51E70">
              <w:rPr>
                <w:color w:val="000000"/>
              </w:rPr>
              <w:delText>[25,26]</w:delText>
            </w:r>
          </w:del>
          <w:customXmlDelRangeStart w:id="1272" w:author="Author" w:date="2026-09-30T13:42:00Z"/>
        </w:sdtContent>
      </w:sdt>
      <w:customXmlDelRangeEnd w:id="1272"/>
      <w:del w:id="1273" w:author="Author" w:date="2026-09-30T13:42:00Z">
        <w:r w:rsidR="00814C5D" w:rsidRPr="00E51E70">
          <w:delText>.</w:delText>
        </w:r>
      </w:del>
    </w:p>
    <w:p w14:paraId="46436694" w14:textId="77777777" w:rsidR="00814C5D" w:rsidRPr="00E51E70" w:rsidRDefault="00814C5D" w:rsidP="00814C5D">
      <w:pPr>
        <w:spacing w:before="240" w:after="240"/>
        <w:jc w:val="center"/>
        <w:rPr>
          <w:del w:id="1274" w:author="Author" w:date="2026-09-30T13:42:00Z"/>
        </w:rPr>
      </w:pPr>
      <w:bookmarkStart w:id="1275" w:name="_Ref227939628"/>
      <w:del w:id="1276" w:author="Author" w:date="2026-09-30T13:42:00Z">
        <w:r w:rsidRPr="00E51E70">
          <w:delText xml:space="preserve">Table </w:delText>
        </w:r>
        <w:r w:rsidR="000C0F2E">
          <w:fldChar w:fldCharType="begin"/>
        </w:r>
        <w:r w:rsidR="000C0F2E">
          <w:delInstrText xml:space="preserve"> SEQ Table \* ARABIC </w:delInstrText>
        </w:r>
        <w:r w:rsidR="000C0F2E">
          <w:fldChar w:fldCharType="separate"/>
        </w:r>
        <w:r w:rsidRPr="00E51E70">
          <w:rPr>
            <w:noProof/>
          </w:rPr>
          <w:delText>2</w:delText>
        </w:r>
        <w:r w:rsidR="000C0F2E">
          <w:rPr>
            <w:noProof/>
          </w:rPr>
          <w:fldChar w:fldCharType="end"/>
        </w:r>
        <w:bookmarkEnd w:id="1275"/>
        <w:r w:rsidRPr="00E51E70">
          <w:delText xml:space="preserve">. Neighbourhood Unit Characteristics  </w:delText>
        </w:r>
      </w:del>
    </w:p>
    <w:p w14:paraId="368E1BFB" w14:textId="22C306C5" w:rsidR="00A61990" w:rsidRDefault="000C0F2E">
      <w:pPr>
        <w:pStyle w:val="BodyText"/>
        <w:rPr>
          <w:ins w:id="1277" w:author="Author" w:date="2026-09-30T13:42:00Z"/>
        </w:rPr>
      </w:pPr>
      <w:ins w:id="1278" w:author="Author" w:date="2026-09-30T13:42:00Z">
        <w:r>
          <w:t>Three data limitations are handled explicitly. (i) Census persons whose age is coded 88 (“not available”) were removed before matching; this concerns 2.8 % of the sampled 2010 persons and 5.4 % of the sampled 2022 persons and left 39 and 119 households wit</w:t>
        </w:r>
        <w:r>
          <w:t>h no member, which were dropped; 2005 and 2015 are unaffected. (ii) In the pooled schedule files, 70,281 households carry more than one dwelling-type label across their records; they were kept. (iii) The three GSS-based pools for 2005, 2010 and 2015 draw o</w:t>
        </w:r>
        <w:r>
          <w:t>n one household population and differ in their diaries, so these cycles differ in behaviour, not in household composition.</w:t>
        </w:r>
      </w:ins>
    </w:p>
    <w:p w14:paraId="04D4414E" w14:textId="77777777" w:rsidR="00A61990" w:rsidRDefault="000C0F2E">
      <w:pPr>
        <w:pStyle w:val="Heading2"/>
        <w:rPr>
          <w:ins w:id="1279" w:author="Author" w:date="2026-09-30T13:42:00Z"/>
        </w:rPr>
      </w:pPr>
      <w:bookmarkStart w:id="1280" w:name="building-simulations"/>
      <w:bookmarkEnd w:id="1048"/>
      <w:ins w:id="1281" w:author="Author" w:date="2026-09-30T13:42:00Z">
        <w:r>
          <w:t>3.6 Building simulations</w:t>
        </w:r>
      </w:ins>
    </w:p>
    <w:p w14:paraId="5DDA0DFF" w14:textId="77777777" w:rsidR="00A61990" w:rsidRDefault="000C0F2E">
      <w:pPr>
        <w:pStyle w:val="FirstParagraph"/>
        <w:rPr>
          <w:ins w:id="1282" w:author="Author" w:date="2026-09-30T13:42:00Z"/>
        </w:rPr>
      </w:pPr>
      <w:ins w:id="1283" w:author="Author" w:date="2026-09-30T13:42:00Z">
        <w:r>
          <w:rPr>
            <w:b/>
            <w:bCs/>
          </w:rPr>
          <w:t>Buildings and neighbourhoods.</w:t>
        </w:r>
        <w:r>
          <w:t xml:space="preserve"> Six neighbourhood units (NUs) in Montreal were simulated with EnergyPlus 24.2 </w:t>
        </w:r>
        <w:r>
          <w:t>(Table 7) [34, 35]. All buildings in the six NUs share one high-performance envelope: exterior walls of stucco, 200 mm concrete and 330 mm insulation (U ≈ 0.14 W/m²K), roofs with 690 mm insulation over metal decking (U ≈ 0.07 W/m²K), and low-e double glazi</w:t>
        </w:r>
        <w:r>
          <w:t xml:space="preserve">ng. Every zone is served by an ideal-loads air system, so the heating and cooling reported here are the energy delivered to the zones, not the consumption of a specific plant. Envelope and HVAC were the same in every scenario. The weather file is the TMYx </w:t>
        </w:r>
        <w:r>
          <w:t>file for Montreal McGill (WMO 716120), whose typical months are drawn from 1994 to 2023.</w:t>
        </w:r>
      </w:ins>
    </w:p>
    <w:p w14:paraId="1157E67A" w14:textId="77777777" w:rsidR="00A61990" w:rsidRDefault="000C0F2E">
      <w:pPr>
        <w:pStyle w:val="BodyText"/>
        <w:rPr>
          <w:ins w:id="1284" w:author="Author" w:date="2026-09-30T13:42:00Z"/>
        </w:rPr>
      </w:pPr>
      <w:ins w:id="1285" w:author="Author" w:date="2026-09-30T13:42:00Z">
        <w:r>
          <w:t>Table 7. Neighbourhood units.</w:t>
        </w:r>
      </w:ins>
    </w:p>
    <w:tbl>
      <w:tblPr>
        <w:tblStyle w:val="Table"/>
        <w:tblW w:w="5000" w:type="pct"/>
        <w:tblLayout w:type="fixed"/>
        <w:tblCellMar>
          <w:left w:w="72" w:type="dxa"/>
          <w:right w:w="72" w:type="dxa"/>
        </w:tblCellMar>
        <w:tblLook w:val="0020" w:firstRow="1" w:lastRow="0" w:firstColumn="0" w:lastColumn="0" w:noHBand="0" w:noVBand="0"/>
        <w:tblPrChange w:id="1286" w:author="Author" w:date="2026-09-30T13:42:00Z">
          <w:tblPr>
            <w:tblW w:w="90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700"/>
        <w:gridCol w:w="1680"/>
        <w:gridCol w:w="3549"/>
        <w:gridCol w:w="3575"/>
        <w:tblGridChange w:id="1287">
          <w:tblGrid>
            <w:gridCol w:w="77"/>
            <w:gridCol w:w="623"/>
            <w:gridCol w:w="247"/>
            <w:gridCol w:w="1125"/>
            <w:gridCol w:w="308"/>
            <w:gridCol w:w="1657"/>
            <w:gridCol w:w="1892"/>
            <w:gridCol w:w="3148"/>
            <w:gridCol w:w="427"/>
          </w:tblGrid>
        </w:tblGridChange>
      </w:tblGrid>
      <w:tr w:rsidR="00A61990" w14:paraId="411A37BE" w14:textId="77777777" w:rsidTr="000C0F2E">
        <w:trPr>
          <w:cnfStyle w:val="100000000000" w:firstRow="1" w:lastRow="0" w:firstColumn="0" w:lastColumn="0" w:oddVBand="0" w:evenVBand="0" w:oddHBand="0" w:evenHBand="0" w:firstRowFirstColumn="0" w:firstRowLastColumn="0" w:lastRowFirstColumn="0" w:lastRowLastColumn="0"/>
          <w:tblHeader/>
          <w:trPrChange w:id="1288" w:author="Author" w:date="2026-09-30T13:42:00Z">
            <w:trPr>
              <w:gridBefore w:val="1"/>
              <w:gridAfter w:val="0"/>
            </w:trPr>
          </w:trPrChange>
        </w:trPr>
        <w:tc>
          <w:tcPr>
            <w:tcW w:w="689" w:type="dxa"/>
            <w:tcPrChange w:id="1289" w:author="Author" w:date="2026-09-30T13:42:00Z">
              <w:tcPr>
                <w:tcW w:w="87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74318CF1" w14:textId="2EE78697" w:rsidR="00A61990" w:rsidRPr="000C0F2E" w:rsidRDefault="00E727C0"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290" w:author="Author" w:date="2026-09-30T13:42:00Z">
                  <w:rPr>
                    <w:b/>
                    <w:sz w:val="16"/>
                  </w:rPr>
                </w:rPrChange>
              </w:rPr>
              <w:pPrChange w:id="1291" w:author="Author" w:date="2026-09-30T13:42: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del w:id="1292" w:author="Author" w:date="2026-09-30T13:42:00Z">
              <w:r w:rsidRPr="00E51E70">
                <w:rPr>
                  <w:b/>
                  <w:bCs/>
                  <w:sz w:val="16"/>
                  <w:szCs w:val="16"/>
                </w:rPr>
                <w:delText>Archetype</w:delText>
              </w:r>
            </w:del>
            <w:ins w:id="1293" w:author="Author" w:date="2026-09-30T13:42:00Z">
              <w:r w:rsidR="000C0F2E">
                <w:rPr>
                  <w:sz w:val="20"/>
                  <w:szCs w:val="20"/>
                </w:rPr>
                <w:t>NU</w:t>
              </w:r>
            </w:ins>
          </w:p>
        </w:tc>
        <w:tc>
          <w:tcPr>
            <w:tcW w:w="1655" w:type="dxa"/>
            <w:tcPrChange w:id="1294" w:author="Author" w:date="2026-09-30T13:42:00Z">
              <w:tcPr>
                <w:tcW w:w="1125" w:type="dxa"/>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2BF8E35A" w14:textId="03230C3A" w:rsidR="00A61990" w:rsidRPr="000C0F2E" w:rsidRDefault="00E727C0"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295" w:author="Author" w:date="2026-09-30T13:42:00Z">
                  <w:rPr>
                    <w:b/>
                    <w:sz w:val="16"/>
                  </w:rPr>
                </w:rPrChange>
              </w:rPr>
              <w:pPrChange w:id="1296" w:author="Author" w:date="2026-09-30T13:42: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del w:id="1297" w:author="Author" w:date="2026-09-30T13:42:00Z">
              <w:r w:rsidRPr="00E51E70">
                <w:rPr>
                  <w:b/>
                  <w:bCs/>
                  <w:sz w:val="16"/>
                  <w:szCs w:val="16"/>
                </w:rPr>
                <w:delText>Location</w:delText>
              </w:r>
            </w:del>
            <w:ins w:id="1298" w:author="Author" w:date="2026-09-30T13:42:00Z">
              <w:r w:rsidR="000C0F2E">
                <w:rPr>
                  <w:sz w:val="20"/>
                  <w:szCs w:val="20"/>
                </w:rPr>
                <w:t>Setting</w:t>
              </w:r>
            </w:ins>
          </w:p>
        </w:tc>
        <w:tc>
          <w:tcPr>
            <w:tcW w:w="3495" w:type="dxa"/>
            <w:tcPrChange w:id="1299" w:author="Author" w:date="2026-09-30T13:42:00Z">
              <w:tcPr>
                <w:tcW w:w="1965"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0636B975" w14:textId="7298B77A" w:rsidR="00A61990" w:rsidRPr="000C0F2E" w:rsidRDefault="000C0F2E"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300" w:author="Author" w:date="2026-09-30T13:42:00Z">
                  <w:rPr>
                    <w:b/>
                    <w:sz w:val="16"/>
                  </w:rPr>
                </w:rPrChange>
              </w:rPr>
              <w:pPrChange w:id="1301" w:author="Author" w:date="2026-09-30T13:42: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ins w:id="1302" w:author="Author" w:date="2026-09-30T13:42:00Z">
              <w:r w:rsidRPr="000C0F2E">
                <w:rPr>
                  <w:sz w:val="20"/>
                  <w:rPrChange w:id="1303" w:author="Author" w:date="2026-09-30T13:42:00Z">
                    <w:rPr>
                      <w:color w:val="000000"/>
                    </w:rPr>
                  </w:rPrChange>
                </w:rPr>
                <w:t>Buildings</w:t>
              </w:r>
            </w:ins>
            <w:del w:id="1304" w:author="Author" w:date="2026-09-30T13:42:00Z">
              <w:r w:rsidR="00E727C0" w:rsidRPr="00E51E70">
                <w:rPr>
                  <w:b/>
                  <w:bCs/>
                  <w:sz w:val="16"/>
                  <w:szCs w:val="16"/>
                </w:rPr>
                <w:delText>Building Content</w:delText>
              </w:r>
            </w:del>
          </w:p>
        </w:tc>
        <w:tc>
          <w:tcPr>
            <w:tcW w:w="3521" w:type="dxa"/>
            <w:tcPrChange w:id="1305" w:author="Author" w:date="2026-09-30T13:42:00Z">
              <w:tcPr>
                <w:tcW w:w="5040" w:type="dxa"/>
                <w:gridSpan w:val="2"/>
                <w:tcBorders>
                  <w:top w:val="single" w:sz="4" w:space="0" w:color="999999"/>
                  <w:left w:val="single" w:sz="4" w:space="0" w:color="999999"/>
                  <w:bottom w:val="single" w:sz="4" w:space="0" w:color="999999"/>
                  <w:right w:val="single" w:sz="4" w:space="0" w:color="999999"/>
                </w:tcBorders>
                <w:tcMar>
                  <w:top w:w="40" w:type="dxa"/>
                  <w:left w:w="40" w:type="dxa"/>
                  <w:bottom w:w="40" w:type="dxa"/>
                  <w:right w:w="40" w:type="dxa"/>
                </w:tcMar>
              </w:tcPr>
            </w:tcPrChange>
          </w:tcPr>
          <w:p w14:paraId="7C757519" w14:textId="77777777" w:rsidR="00A61990" w:rsidRPr="000C0F2E" w:rsidRDefault="000C0F2E"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1306" w:author="Author" w:date="2026-09-30T13:42:00Z">
                  <w:rPr>
                    <w:b/>
                    <w:sz w:val="16"/>
                  </w:rPr>
                </w:rPrChange>
              </w:rPr>
              <w:pPrChange w:id="1307" w:author="Author" w:date="2026-09-30T13:42:00Z">
                <w:pPr>
                  <w:spacing w:line="240" w:lineRule="auto"/>
                  <w:jc w:val="center"/>
                  <w:cnfStyle w:val="100000000000" w:firstRow="1" w:lastRow="0" w:firstColumn="0" w:lastColumn="0" w:oddVBand="0" w:evenVBand="0" w:oddHBand="0" w:evenHBand="0" w:firstRowFirstColumn="0" w:firstRowLastColumn="0" w:lastRowFirstColumn="0" w:lastRowLastColumn="0"/>
                </w:pPr>
              </w:pPrChange>
            </w:pPr>
            <w:r w:rsidRPr="000C0F2E">
              <w:rPr>
                <w:sz w:val="20"/>
                <w:rPrChange w:id="1308" w:author="Author" w:date="2026-09-30T13:42:00Z">
                  <w:rPr>
                    <w:b/>
                    <w:sz w:val="16"/>
                  </w:rPr>
                </w:rPrChange>
              </w:rPr>
              <w:t>Description</w:t>
            </w:r>
          </w:p>
        </w:tc>
      </w:tr>
      <w:tr w:rsidR="000C0F2E" w14:paraId="6D9420C5" w14:textId="77777777" w:rsidTr="000C0F2E">
        <w:tc>
          <w:tcPr>
            <w:tcW w:w="689" w:type="dxa"/>
          </w:tcPr>
          <w:p w14:paraId="25D95103" w14:textId="77777777" w:rsidR="00A61990" w:rsidRPr="000C0F2E" w:rsidRDefault="000C0F2E" w:rsidP="000C0F2E">
            <w:pPr>
              <w:pStyle w:val="Compact"/>
              <w:spacing w:after="0" w:line="240" w:lineRule="auto"/>
              <w:jc w:val="left"/>
              <w:rPr>
                <w:rPrChange w:id="1309" w:author="Author" w:date="2026-09-30T13:42:00Z">
                  <w:rPr>
                    <w:sz w:val="16"/>
                  </w:rPr>
                </w:rPrChange>
              </w:rPr>
              <w:pPrChange w:id="1310" w:author="Author" w:date="2026-09-30T13:42:00Z">
                <w:pPr>
                  <w:spacing w:line="240" w:lineRule="auto"/>
                  <w:jc w:val="center"/>
                </w:pPr>
              </w:pPrChange>
            </w:pPr>
            <w:r w:rsidRPr="000C0F2E">
              <w:rPr>
                <w:sz w:val="20"/>
                <w:rPrChange w:id="1311" w:author="Author" w:date="2026-09-30T13:42:00Z">
                  <w:rPr>
                    <w:sz w:val="16"/>
                  </w:rPr>
                </w:rPrChange>
              </w:rPr>
              <w:t>RC-R</w:t>
            </w:r>
          </w:p>
        </w:tc>
        <w:tc>
          <w:tcPr>
            <w:tcW w:w="1655" w:type="dxa"/>
          </w:tcPr>
          <w:p w14:paraId="1D05A387" w14:textId="67C3BC2E" w:rsidR="00A61990" w:rsidRPr="000C0F2E" w:rsidRDefault="00E727C0" w:rsidP="000C0F2E">
            <w:pPr>
              <w:pStyle w:val="Compact"/>
              <w:spacing w:after="0" w:line="240" w:lineRule="auto"/>
              <w:jc w:val="left"/>
              <w:rPr>
                <w:rPrChange w:id="1312" w:author="Author" w:date="2026-09-30T13:42:00Z">
                  <w:rPr>
                    <w:sz w:val="16"/>
                  </w:rPr>
                </w:rPrChange>
              </w:rPr>
              <w:pPrChange w:id="1313" w:author="Author" w:date="2026-09-30T13:42:00Z">
                <w:pPr>
                  <w:spacing w:line="240" w:lineRule="auto"/>
                  <w:jc w:val="center"/>
                </w:pPr>
              </w:pPrChange>
            </w:pPr>
            <w:del w:id="1314" w:author="Author" w:date="2026-09-30T13:42:00Z">
              <w:r w:rsidRPr="00E51E70">
                <w:rPr>
                  <w:sz w:val="16"/>
                  <w:szCs w:val="16"/>
                </w:rPr>
                <w:delText xml:space="preserve">Suburban </w:delText>
              </w:r>
            </w:del>
            <w:r w:rsidR="000C0F2E" w:rsidRPr="000C0F2E">
              <w:rPr>
                <w:sz w:val="20"/>
                <w:rPrChange w:id="1315" w:author="Author" w:date="2026-09-30T13:42:00Z">
                  <w:rPr>
                    <w:sz w:val="16"/>
                  </w:rPr>
                </w:rPrChange>
              </w:rPr>
              <w:t>Outer</w:t>
            </w:r>
            <w:ins w:id="1316" w:author="Author" w:date="2026-09-30T13:42:00Z">
              <w:r w:rsidR="000C0F2E">
                <w:rPr>
                  <w:sz w:val="20"/>
                  <w:szCs w:val="20"/>
                </w:rPr>
                <w:t xml:space="preserve"> suburb</w:t>
              </w:r>
            </w:ins>
          </w:p>
        </w:tc>
        <w:tc>
          <w:tcPr>
            <w:tcW w:w="3495" w:type="dxa"/>
          </w:tcPr>
          <w:p w14:paraId="7C5F37CC" w14:textId="5B172107" w:rsidR="00A61990" w:rsidRPr="000C0F2E" w:rsidRDefault="00E727C0" w:rsidP="000C0F2E">
            <w:pPr>
              <w:pStyle w:val="Compact"/>
              <w:spacing w:after="0" w:line="240" w:lineRule="auto"/>
              <w:jc w:val="left"/>
              <w:rPr>
                <w:rPrChange w:id="1317" w:author="Author" w:date="2026-09-30T13:42:00Z">
                  <w:rPr>
                    <w:sz w:val="16"/>
                  </w:rPr>
                </w:rPrChange>
              </w:rPr>
              <w:pPrChange w:id="1318" w:author="Author" w:date="2026-09-30T13:42:00Z">
                <w:pPr>
                  <w:spacing w:line="240" w:lineRule="auto"/>
                  <w:jc w:val="center"/>
                </w:pPr>
              </w:pPrChange>
            </w:pPr>
            <w:del w:id="1319" w:author="Author" w:date="2026-09-30T13:42:00Z">
              <w:r w:rsidRPr="00E51E70">
                <w:rPr>
                  <w:sz w:val="16"/>
                  <w:szCs w:val="16"/>
                </w:rPr>
                <w:delText>24x Detached Houses</w:delText>
              </w:r>
            </w:del>
            <w:ins w:id="1320" w:author="Author" w:date="2026-09-30T13:42:00Z">
              <w:r w:rsidR="000C0F2E">
                <w:rPr>
                  <w:sz w:val="20"/>
                  <w:szCs w:val="20"/>
                </w:rPr>
                <w:t>24 detached houses</w:t>
              </w:r>
            </w:ins>
          </w:p>
        </w:tc>
        <w:tc>
          <w:tcPr>
            <w:tcW w:w="3521" w:type="dxa"/>
          </w:tcPr>
          <w:p w14:paraId="6BEC916E" w14:textId="386D05C8" w:rsidR="00A61990" w:rsidRPr="000C0F2E" w:rsidRDefault="000C0F2E" w:rsidP="000C0F2E">
            <w:pPr>
              <w:pStyle w:val="Compact"/>
              <w:spacing w:after="0" w:line="240" w:lineRule="auto"/>
              <w:jc w:val="left"/>
              <w:rPr>
                <w:rPrChange w:id="1321" w:author="Author" w:date="2026-09-30T13:42:00Z">
                  <w:rPr>
                    <w:sz w:val="16"/>
                  </w:rPr>
                </w:rPrChange>
              </w:rPr>
              <w:pPrChange w:id="1322" w:author="Author" w:date="2026-09-30T13:42:00Z">
                <w:pPr>
                  <w:spacing w:line="240" w:lineRule="auto"/>
                  <w:jc w:val="center"/>
                </w:pPr>
              </w:pPrChange>
            </w:pPr>
            <w:r w:rsidRPr="000C0F2E">
              <w:rPr>
                <w:sz w:val="20"/>
                <w:rPrChange w:id="1323" w:author="Author" w:date="2026-09-30T13:42:00Z">
                  <w:rPr>
                    <w:sz w:val="16"/>
                  </w:rPr>
                </w:rPrChange>
              </w:rPr>
              <w:t>Low</w:t>
            </w:r>
            <w:del w:id="1324" w:author="Author" w:date="2026-09-30T13:42:00Z">
              <w:r w:rsidR="00E727C0" w:rsidRPr="00E51E70">
                <w:rPr>
                  <w:sz w:val="16"/>
                  <w:szCs w:val="16"/>
                </w:rPr>
                <w:delText>-</w:delText>
              </w:r>
            </w:del>
            <w:ins w:id="1325" w:author="Author" w:date="2026-09-30T13:42:00Z">
              <w:r>
                <w:rPr>
                  <w:sz w:val="20"/>
                  <w:szCs w:val="20"/>
                </w:rPr>
                <w:t xml:space="preserve"> </w:t>
              </w:r>
            </w:ins>
            <w:r w:rsidRPr="000C0F2E">
              <w:rPr>
                <w:sz w:val="20"/>
                <w:rPrChange w:id="1326" w:author="Author" w:date="2026-09-30T13:42:00Z">
                  <w:rPr>
                    <w:sz w:val="16"/>
                  </w:rPr>
                </w:rPrChange>
              </w:rPr>
              <w:t xml:space="preserve">density, </w:t>
            </w:r>
            <w:del w:id="1327" w:author="Author" w:date="2026-09-30T13:42:00Z">
              <w:r w:rsidR="00E727C0" w:rsidRPr="00E51E70">
                <w:rPr>
                  <w:sz w:val="16"/>
                  <w:szCs w:val="16"/>
                </w:rPr>
                <w:delText xml:space="preserve"> relying on private services and high automobile dependence.</w:delText>
              </w:r>
            </w:del>
            <w:ins w:id="1328" w:author="Author" w:date="2026-09-30T13:42:00Z">
              <w:r>
                <w:rPr>
                  <w:sz w:val="20"/>
                  <w:szCs w:val="20"/>
                </w:rPr>
                <w:t>car dependent</w:t>
              </w:r>
            </w:ins>
          </w:p>
        </w:tc>
      </w:tr>
      <w:tr w:rsidR="000C0F2E" w14:paraId="1F7CCAF1" w14:textId="77777777" w:rsidTr="000C0F2E">
        <w:tc>
          <w:tcPr>
            <w:tcW w:w="689" w:type="dxa"/>
          </w:tcPr>
          <w:p w14:paraId="66BA107D" w14:textId="77777777" w:rsidR="00A61990" w:rsidRPr="000C0F2E" w:rsidRDefault="000C0F2E" w:rsidP="000C0F2E">
            <w:pPr>
              <w:pStyle w:val="Compact"/>
              <w:spacing w:after="0" w:line="240" w:lineRule="auto"/>
              <w:jc w:val="left"/>
              <w:rPr>
                <w:rPrChange w:id="1329" w:author="Author" w:date="2026-09-30T13:42:00Z">
                  <w:rPr>
                    <w:sz w:val="16"/>
                  </w:rPr>
                </w:rPrChange>
              </w:rPr>
              <w:pPrChange w:id="1330" w:author="Author" w:date="2026-09-30T13:42:00Z">
                <w:pPr>
                  <w:spacing w:line="240" w:lineRule="auto"/>
                  <w:jc w:val="center"/>
                </w:pPr>
              </w:pPrChange>
            </w:pPr>
            <w:r w:rsidRPr="000C0F2E">
              <w:rPr>
                <w:sz w:val="20"/>
                <w:rPrChange w:id="1331" w:author="Author" w:date="2026-09-30T13:42:00Z">
                  <w:rPr>
                    <w:sz w:val="16"/>
                  </w:rPr>
                </w:rPrChange>
              </w:rPr>
              <w:t>RC-D</w:t>
            </w:r>
          </w:p>
        </w:tc>
        <w:tc>
          <w:tcPr>
            <w:tcW w:w="1655" w:type="dxa"/>
          </w:tcPr>
          <w:p w14:paraId="0B176D0C" w14:textId="4983952F" w:rsidR="00A61990" w:rsidRPr="000C0F2E" w:rsidRDefault="00E727C0" w:rsidP="000C0F2E">
            <w:pPr>
              <w:pStyle w:val="Compact"/>
              <w:spacing w:after="0" w:line="240" w:lineRule="auto"/>
              <w:jc w:val="left"/>
              <w:rPr>
                <w:rPrChange w:id="1332" w:author="Author" w:date="2026-09-30T13:42:00Z">
                  <w:rPr>
                    <w:sz w:val="16"/>
                  </w:rPr>
                </w:rPrChange>
              </w:rPr>
              <w:pPrChange w:id="1333" w:author="Author" w:date="2026-09-30T13:42:00Z">
                <w:pPr>
                  <w:spacing w:line="240" w:lineRule="auto"/>
                  <w:jc w:val="center"/>
                </w:pPr>
              </w:pPrChange>
            </w:pPr>
            <w:del w:id="1334" w:author="Author" w:date="2026-09-30T13:42:00Z">
              <w:r w:rsidRPr="00E51E70">
                <w:rPr>
                  <w:sz w:val="16"/>
                  <w:szCs w:val="16"/>
                </w:rPr>
                <w:delText xml:space="preserve">Suburban </w:delText>
              </w:r>
            </w:del>
            <w:r w:rsidR="000C0F2E" w:rsidRPr="000C0F2E">
              <w:rPr>
                <w:sz w:val="20"/>
                <w:rPrChange w:id="1335" w:author="Author" w:date="2026-09-30T13:42:00Z">
                  <w:rPr>
                    <w:sz w:val="16"/>
                  </w:rPr>
                </w:rPrChange>
              </w:rPr>
              <w:t>Outer</w:t>
            </w:r>
            <w:ins w:id="1336" w:author="Author" w:date="2026-09-30T13:42:00Z">
              <w:r w:rsidR="000C0F2E">
                <w:rPr>
                  <w:sz w:val="20"/>
                  <w:szCs w:val="20"/>
                </w:rPr>
                <w:t xml:space="preserve"> suburb</w:t>
              </w:r>
            </w:ins>
          </w:p>
        </w:tc>
        <w:tc>
          <w:tcPr>
            <w:tcW w:w="3495" w:type="dxa"/>
          </w:tcPr>
          <w:p w14:paraId="1CBF0C79" w14:textId="57FF0982" w:rsidR="00A61990" w:rsidRPr="000C0F2E" w:rsidRDefault="00E727C0" w:rsidP="000C0F2E">
            <w:pPr>
              <w:pStyle w:val="Compact"/>
              <w:spacing w:after="0" w:line="240" w:lineRule="auto"/>
              <w:jc w:val="left"/>
              <w:rPr>
                <w:rPrChange w:id="1337" w:author="Author" w:date="2026-09-30T13:42:00Z">
                  <w:rPr>
                    <w:sz w:val="16"/>
                  </w:rPr>
                </w:rPrChange>
              </w:rPr>
              <w:pPrChange w:id="1338" w:author="Author" w:date="2026-09-30T13:42:00Z">
                <w:pPr>
                  <w:spacing w:line="240" w:lineRule="auto"/>
                  <w:jc w:val="center"/>
                </w:pPr>
              </w:pPrChange>
            </w:pPr>
            <w:del w:id="1339" w:author="Author" w:date="2026-09-30T13:42:00Z">
              <w:r w:rsidRPr="00E51E70">
                <w:rPr>
                  <w:sz w:val="16"/>
                  <w:szCs w:val="16"/>
                </w:rPr>
                <w:delText xml:space="preserve">48x Detached Houses </w:delText>
              </w:r>
            </w:del>
            <w:ins w:id="1340" w:author="Author" w:date="2026-09-30T13:42:00Z">
              <w:r w:rsidR="000C0F2E">
                <w:rPr>
                  <w:sz w:val="20"/>
                  <w:szCs w:val="20"/>
                </w:rPr>
                <w:t>48 detached houses</w:t>
              </w:r>
            </w:ins>
          </w:p>
        </w:tc>
        <w:tc>
          <w:tcPr>
            <w:tcW w:w="3521" w:type="dxa"/>
          </w:tcPr>
          <w:p w14:paraId="684E50C0" w14:textId="6E1CAD78" w:rsidR="00A61990" w:rsidRPr="000C0F2E" w:rsidRDefault="00E727C0" w:rsidP="000C0F2E">
            <w:pPr>
              <w:pStyle w:val="Compact"/>
              <w:spacing w:after="0" w:line="240" w:lineRule="auto"/>
              <w:jc w:val="left"/>
              <w:rPr>
                <w:rPrChange w:id="1341" w:author="Author" w:date="2026-09-30T13:42:00Z">
                  <w:rPr>
                    <w:sz w:val="16"/>
                  </w:rPr>
                </w:rPrChange>
              </w:rPr>
              <w:pPrChange w:id="1342" w:author="Author" w:date="2026-09-30T13:42:00Z">
                <w:pPr>
                  <w:spacing w:line="240" w:lineRule="auto"/>
                  <w:jc w:val="center"/>
                </w:pPr>
              </w:pPrChange>
            </w:pPr>
            <w:del w:id="1343" w:author="Author" w:date="2026-09-30T13:42:00Z">
              <w:r w:rsidRPr="00E51E70">
                <w:rPr>
                  <w:sz w:val="16"/>
                  <w:szCs w:val="16"/>
                </w:rPr>
                <w:delText>Canadian subdivision houses optimized for family living.</w:delText>
              </w:r>
            </w:del>
            <w:ins w:id="1344" w:author="Author" w:date="2026-09-30T13:42:00Z">
              <w:r w:rsidR="000C0F2E">
                <w:rPr>
                  <w:sz w:val="20"/>
                  <w:szCs w:val="20"/>
                </w:rPr>
                <w:t>Subdivision houses</w:t>
              </w:r>
            </w:ins>
          </w:p>
        </w:tc>
      </w:tr>
      <w:tr w:rsidR="000C0F2E" w14:paraId="7E2CCCA5" w14:textId="77777777" w:rsidTr="000C0F2E">
        <w:tc>
          <w:tcPr>
            <w:tcW w:w="689" w:type="dxa"/>
          </w:tcPr>
          <w:p w14:paraId="11823654" w14:textId="77777777" w:rsidR="00A61990" w:rsidRPr="000C0F2E" w:rsidRDefault="000C0F2E" w:rsidP="000C0F2E">
            <w:pPr>
              <w:pStyle w:val="Compact"/>
              <w:spacing w:after="0" w:line="240" w:lineRule="auto"/>
              <w:jc w:val="left"/>
              <w:rPr>
                <w:rPrChange w:id="1345" w:author="Author" w:date="2026-09-30T13:42:00Z">
                  <w:rPr>
                    <w:sz w:val="16"/>
                  </w:rPr>
                </w:rPrChange>
              </w:rPr>
              <w:pPrChange w:id="1346" w:author="Author" w:date="2026-09-30T13:42:00Z">
                <w:pPr>
                  <w:spacing w:line="240" w:lineRule="auto"/>
                  <w:jc w:val="center"/>
                </w:pPr>
              </w:pPrChange>
            </w:pPr>
            <w:r w:rsidRPr="000C0F2E">
              <w:rPr>
                <w:sz w:val="20"/>
                <w:rPrChange w:id="1347" w:author="Author" w:date="2026-09-30T13:42:00Z">
                  <w:rPr>
                    <w:sz w:val="16"/>
                  </w:rPr>
                </w:rPrChange>
              </w:rPr>
              <w:t>RC-T</w:t>
            </w:r>
          </w:p>
        </w:tc>
        <w:tc>
          <w:tcPr>
            <w:tcW w:w="1655" w:type="dxa"/>
          </w:tcPr>
          <w:p w14:paraId="4B6ADF86" w14:textId="5D37CE5A" w:rsidR="00A61990" w:rsidRPr="000C0F2E" w:rsidRDefault="00E727C0" w:rsidP="000C0F2E">
            <w:pPr>
              <w:pStyle w:val="Compact"/>
              <w:spacing w:after="0" w:line="240" w:lineRule="auto"/>
              <w:jc w:val="left"/>
              <w:rPr>
                <w:rPrChange w:id="1348" w:author="Author" w:date="2026-09-30T13:42:00Z">
                  <w:rPr>
                    <w:sz w:val="16"/>
                  </w:rPr>
                </w:rPrChange>
              </w:rPr>
              <w:pPrChange w:id="1349" w:author="Author" w:date="2026-09-30T13:42:00Z">
                <w:pPr>
                  <w:spacing w:line="240" w:lineRule="auto"/>
                  <w:jc w:val="center"/>
                </w:pPr>
              </w:pPrChange>
            </w:pPr>
            <w:del w:id="1350" w:author="Author" w:date="2026-09-30T13:42:00Z">
              <w:r w:rsidRPr="00E51E70">
                <w:rPr>
                  <w:sz w:val="16"/>
                  <w:szCs w:val="16"/>
                </w:rPr>
                <w:delText xml:space="preserve">Suburban </w:delText>
              </w:r>
            </w:del>
            <w:r w:rsidR="000C0F2E" w:rsidRPr="000C0F2E">
              <w:rPr>
                <w:sz w:val="20"/>
                <w:rPrChange w:id="1351" w:author="Author" w:date="2026-09-30T13:42:00Z">
                  <w:rPr>
                    <w:sz w:val="16"/>
                  </w:rPr>
                </w:rPrChange>
              </w:rPr>
              <w:t>Outer</w:t>
            </w:r>
            <w:ins w:id="1352" w:author="Author" w:date="2026-09-30T13:42:00Z">
              <w:r w:rsidR="000C0F2E">
                <w:rPr>
                  <w:sz w:val="20"/>
                  <w:szCs w:val="20"/>
                </w:rPr>
                <w:t xml:space="preserve"> suburb</w:t>
              </w:r>
            </w:ins>
          </w:p>
        </w:tc>
        <w:tc>
          <w:tcPr>
            <w:tcW w:w="3495" w:type="dxa"/>
          </w:tcPr>
          <w:p w14:paraId="5E0DFB8F" w14:textId="40F432FA" w:rsidR="00A61990" w:rsidRPr="000C0F2E" w:rsidRDefault="00E727C0" w:rsidP="000C0F2E">
            <w:pPr>
              <w:pStyle w:val="Compact"/>
              <w:spacing w:after="0" w:line="240" w:lineRule="auto"/>
              <w:jc w:val="left"/>
              <w:rPr>
                <w:rPrChange w:id="1353" w:author="Author" w:date="2026-09-30T13:42:00Z">
                  <w:rPr>
                    <w:sz w:val="16"/>
                  </w:rPr>
                </w:rPrChange>
              </w:rPr>
              <w:pPrChange w:id="1354" w:author="Author" w:date="2026-09-30T13:42:00Z">
                <w:pPr>
                  <w:spacing w:line="240" w:lineRule="auto"/>
                  <w:jc w:val="center"/>
                </w:pPr>
              </w:pPrChange>
            </w:pPr>
            <w:del w:id="1355" w:author="Author" w:date="2026-09-30T13:42:00Z">
              <w:r w:rsidRPr="00E51E70">
                <w:rPr>
                  <w:sz w:val="16"/>
                  <w:szCs w:val="16"/>
                </w:rPr>
                <w:delText xml:space="preserve">56x Attached Houses </w:delText>
              </w:r>
            </w:del>
            <w:ins w:id="1356" w:author="Author" w:date="2026-09-30T13:42:00Z">
              <w:r w:rsidR="000C0F2E">
                <w:rPr>
                  <w:sz w:val="20"/>
                  <w:szCs w:val="20"/>
                </w:rPr>
                <w:t>56 attached (row) houses</w:t>
              </w:r>
            </w:ins>
          </w:p>
        </w:tc>
        <w:tc>
          <w:tcPr>
            <w:tcW w:w="3521" w:type="dxa"/>
          </w:tcPr>
          <w:p w14:paraId="59787BA8" w14:textId="73548A51" w:rsidR="00A61990" w:rsidRPr="000C0F2E" w:rsidRDefault="000C0F2E" w:rsidP="000C0F2E">
            <w:pPr>
              <w:pStyle w:val="Compact"/>
              <w:spacing w:after="0" w:line="240" w:lineRule="auto"/>
              <w:jc w:val="left"/>
              <w:rPr>
                <w:rPrChange w:id="1357" w:author="Author" w:date="2026-09-30T13:42:00Z">
                  <w:rPr>
                    <w:sz w:val="16"/>
                  </w:rPr>
                </w:rPrChange>
              </w:rPr>
              <w:pPrChange w:id="1358" w:author="Author" w:date="2026-09-30T13:42:00Z">
                <w:pPr>
                  <w:spacing w:line="240" w:lineRule="auto"/>
                  <w:jc w:val="center"/>
                </w:pPr>
              </w:pPrChange>
            </w:pPr>
            <w:r w:rsidRPr="000C0F2E">
              <w:rPr>
                <w:sz w:val="20"/>
                <w:rPrChange w:id="1359" w:author="Author" w:date="2026-09-30T13:42:00Z">
                  <w:rPr>
                    <w:sz w:val="16"/>
                  </w:rPr>
                </w:rPrChange>
              </w:rPr>
              <w:t>Medium-density blocks</w:t>
            </w:r>
            <w:del w:id="1360" w:author="Author" w:date="2026-09-30T13:42:00Z">
              <w:r w:rsidR="00E727C0" w:rsidRPr="00E51E70">
                <w:rPr>
                  <w:sz w:val="16"/>
                  <w:szCs w:val="16"/>
                </w:rPr>
                <w:delText xml:space="preserve"> with higher land-use efficiency</w:delText>
              </w:r>
            </w:del>
          </w:p>
        </w:tc>
      </w:tr>
      <w:tr w:rsidR="000C0F2E" w14:paraId="3EEA2C6B" w14:textId="77777777" w:rsidTr="000C0F2E">
        <w:tc>
          <w:tcPr>
            <w:tcW w:w="689" w:type="dxa"/>
          </w:tcPr>
          <w:p w14:paraId="17B3D65F" w14:textId="77777777" w:rsidR="00A61990" w:rsidRPr="000C0F2E" w:rsidRDefault="000C0F2E" w:rsidP="000C0F2E">
            <w:pPr>
              <w:pStyle w:val="Compact"/>
              <w:spacing w:after="0" w:line="240" w:lineRule="auto"/>
              <w:jc w:val="left"/>
              <w:rPr>
                <w:rPrChange w:id="1361" w:author="Author" w:date="2026-09-30T13:42:00Z">
                  <w:rPr>
                    <w:sz w:val="16"/>
                  </w:rPr>
                </w:rPrChange>
              </w:rPr>
              <w:pPrChange w:id="1362" w:author="Author" w:date="2026-09-30T13:42:00Z">
                <w:pPr>
                  <w:spacing w:line="240" w:lineRule="auto"/>
                  <w:jc w:val="center"/>
                </w:pPr>
              </w:pPrChange>
            </w:pPr>
            <w:r w:rsidRPr="000C0F2E">
              <w:rPr>
                <w:sz w:val="20"/>
                <w:rPrChange w:id="1363" w:author="Author" w:date="2026-09-30T13:42:00Z">
                  <w:rPr>
                    <w:sz w:val="16"/>
                  </w:rPr>
                </w:rPrChange>
              </w:rPr>
              <w:t>RC-MR2</w:t>
            </w:r>
          </w:p>
        </w:tc>
        <w:tc>
          <w:tcPr>
            <w:tcW w:w="1655" w:type="dxa"/>
          </w:tcPr>
          <w:p w14:paraId="6933BADF" w14:textId="0D4B3C0A" w:rsidR="00A61990" w:rsidRPr="000C0F2E" w:rsidRDefault="00E727C0" w:rsidP="000C0F2E">
            <w:pPr>
              <w:pStyle w:val="Compact"/>
              <w:spacing w:after="0" w:line="240" w:lineRule="auto"/>
              <w:jc w:val="left"/>
              <w:rPr>
                <w:rPrChange w:id="1364" w:author="Author" w:date="2026-09-30T13:42:00Z">
                  <w:rPr>
                    <w:sz w:val="16"/>
                  </w:rPr>
                </w:rPrChange>
              </w:rPr>
              <w:pPrChange w:id="1365" w:author="Author" w:date="2026-09-30T13:42:00Z">
                <w:pPr>
                  <w:spacing w:line="240" w:lineRule="auto"/>
                  <w:jc w:val="center"/>
                </w:pPr>
              </w:pPrChange>
            </w:pPr>
            <w:del w:id="1366" w:author="Author" w:date="2026-09-30T13:42:00Z">
              <w:r w:rsidRPr="00E51E70">
                <w:rPr>
                  <w:sz w:val="16"/>
                  <w:szCs w:val="16"/>
                </w:rPr>
                <w:delText xml:space="preserve">Suburban </w:delText>
              </w:r>
            </w:del>
            <w:r w:rsidR="000C0F2E" w:rsidRPr="000C0F2E">
              <w:rPr>
                <w:sz w:val="20"/>
                <w:rPrChange w:id="1367" w:author="Author" w:date="2026-09-30T13:42:00Z">
                  <w:rPr>
                    <w:sz w:val="16"/>
                  </w:rPr>
                </w:rPrChange>
              </w:rPr>
              <w:t>Inner</w:t>
            </w:r>
            <w:ins w:id="1368" w:author="Author" w:date="2026-09-30T13:42:00Z">
              <w:r w:rsidR="000C0F2E">
                <w:rPr>
                  <w:sz w:val="20"/>
                  <w:szCs w:val="20"/>
                </w:rPr>
                <w:t xml:space="preserve"> suburb</w:t>
              </w:r>
            </w:ins>
          </w:p>
        </w:tc>
        <w:tc>
          <w:tcPr>
            <w:tcW w:w="3495" w:type="dxa"/>
          </w:tcPr>
          <w:p w14:paraId="0094FE58" w14:textId="1A4B13CB" w:rsidR="00A61990" w:rsidRPr="000C0F2E" w:rsidRDefault="00E727C0" w:rsidP="000C0F2E">
            <w:pPr>
              <w:pStyle w:val="Compact"/>
              <w:spacing w:after="0" w:line="240" w:lineRule="auto"/>
              <w:jc w:val="left"/>
              <w:rPr>
                <w:rPrChange w:id="1369" w:author="Author" w:date="2026-09-30T13:42:00Z">
                  <w:rPr>
                    <w:sz w:val="16"/>
                  </w:rPr>
                </w:rPrChange>
              </w:rPr>
              <w:pPrChange w:id="1370" w:author="Author" w:date="2026-09-30T13:42:00Z">
                <w:pPr>
                  <w:spacing w:line="240" w:lineRule="auto"/>
                  <w:jc w:val="center"/>
                </w:pPr>
              </w:pPrChange>
            </w:pPr>
            <w:del w:id="1371" w:author="Author" w:date="2026-09-30T13:42:00Z">
              <w:r w:rsidRPr="00E51E70">
                <w:rPr>
                  <w:sz w:val="16"/>
                  <w:szCs w:val="16"/>
                </w:rPr>
                <w:delText>8x Mid-Rise</w:delText>
              </w:r>
            </w:del>
            <w:ins w:id="1372" w:author="Author" w:date="2026-09-30T13:42:00Z">
              <w:r w:rsidR="000C0F2E">
                <w:rPr>
                  <w:sz w:val="20"/>
                  <w:szCs w:val="20"/>
                </w:rPr>
                <w:t>8 mid-rise apartment buildings</w:t>
              </w:r>
            </w:ins>
          </w:p>
        </w:tc>
        <w:tc>
          <w:tcPr>
            <w:tcW w:w="3521" w:type="dxa"/>
          </w:tcPr>
          <w:p w14:paraId="6EEE16B6" w14:textId="1EDCAFAF" w:rsidR="00A61990" w:rsidRPr="000C0F2E" w:rsidRDefault="00E727C0" w:rsidP="000C0F2E">
            <w:pPr>
              <w:pStyle w:val="Compact"/>
              <w:spacing w:after="0" w:line="240" w:lineRule="auto"/>
              <w:jc w:val="left"/>
              <w:rPr>
                <w:rPrChange w:id="1373" w:author="Author" w:date="2026-09-30T13:42:00Z">
                  <w:rPr>
                    <w:sz w:val="16"/>
                  </w:rPr>
                </w:rPrChange>
              </w:rPr>
              <w:pPrChange w:id="1374" w:author="Author" w:date="2026-09-30T13:42:00Z">
                <w:pPr>
                  <w:spacing w:line="240" w:lineRule="auto"/>
                  <w:jc w:val="center"/>
                </w:pPr>
              </w:pPrChange>
            </w:pPr>
            <w:del w:id="1375" w:author="Author" w:date="2026-09-30T13:42:00Z">
              <w:r w:rsidRPr="00E51E70">
                <w:rPr>
                  <w:sz w:val="16"/>
                  <w:szCs w:val="16"/>
                </w:rPr>
                <w:delText>Apartment clusters centered</w:delText>
              </w:r>
            </w:del>
            <w:ins w:id="1376" w:author="Author" w:date="2026-09-30T13:42:00Z">
              <w:r w:rsidR="000C0F2E">
                <w:rPr>
                  <w:sz w:val="20"/>
                  <w:szCs w:val="20"/>
                </w:rPr>
                <w:t>Clusters</w:t>
              </w:r>
            </w:ins>
            <w:r w:rsidR="000C0F2E" w:rsidRPr="000C0F2E">
              <w:rPr>
                <w:sz w:val="20"/>
                <w:rPrChange w:id="1377" w:author="Author" w:date="2026-09-30T13:42:00Z">
                  <w:rPr>
                    <w:sz w:val="16"/>
                  </w:rPr>
                </w:rPrChange>
              </w:rPr>
              <w:t xml:space="preserve"> around shared courtyards</w:t>
            </w:r>
            <w:del w:id="1378" w:author="Author" w:date="2026-09-30T13:42:00Z">
              <w:r w:rsidRPr="00E51E70">
                <w:rPr>
                  <w:sz w:val="16"/>
                  <w:szCs w:val="16"/>
                </w:rPr>
                <w:delText>.</w:delText>
              </w:r>
            </w:del>
          </w:p>
        </w:tc>
      </w:tr>
      <w:tr w:rsidR="000C0F2E" w14:paraId="2D799CBE" w14:textId="77777777" w:rsidTr="000C0F2E">
        <w:tc>
          <w:tcPr>
            <w:tcW w:w="689" w:type="dxa"/>
          </w:tcPr>
          <w:p w14:paraId="38B6E441" w14:textId="77777777" w:rsidR="00A61990" w:rsidRPr="000C0F2E" w:rsidRDefault="000C0F2E" w:rsidP="000C0F2E">
            <w:pPr>
              <w:pStyle w:val="Compact"/>
              <w:spacing w:after="0" w:line="240" w:lineRule="auto"/>
              <w:jc w:val="left"/>
              <w:rPr>
                <w:rPrChange w:id="1379" w:author="Author" w:date="2026-09-30T13:42:00Z">
                  <w:rPr>
                    <w:sz w:val="16"/>
                  </w:rPr>
                </w:rPrChange>
              </w:rPr>
              <w:pPrChange w:id="1380" w:author="Author" w:date="2026-09-30T13:42:00Z">
                <w:pPr>
                  <w:spacing w:line="240" w:lineRule="auto"/>
                  <w:jc w:val="center"/>
                </w:pPr>
              </w:pPrChange>
            </w:pPr>
            <w:r w:rsidRPr="000C0F2E">
              <w:rPr>
                <w:sz w:val="20"/>
                <w:rPrChange w:id="1381" w:author="Author" w:date="2026-09-30T13:42:00Z">
                  <w:rPr>
                    <w:sz w:val="16"/>
                  </w:rPr>
                </w:rPrChange>
              </w:rPr>
              <w:t>RC-MR3</w:t>
            </w:r>
          </w:p>
        </w:tc>
        <w:tc>
          <w:tcPr>
            <w:tcW w:w="1655" w:type="dxa"/>
          </w:tcPr>
          <w:p w14:paraId="5B5F7438" w14:textId="134C8F1D" w:rsidR="00A61990" w:rsidRPr="000C0F2E" w:rsidRDefault="000C0F2E" w:rsidP="000C0F2E">
            <w:pPr>
              <w:pStyle w:val="Compact"/>
              <w:spacing w:after="0" w:line="240" w:lineRule="auto"/>
              <w:jc w:val="left"/>
              <w:rPr>
                <w:rPrChange w:id="1382" w:author="Author" w:date="2026-09-30T13:42:00Z">
                  <w:rPr>
                    <w:sz w:val="16"/>
                  </w:rPr>
                </w:rPrChange>
              </w:rPr>
              <w:pPrChange w:id="1383" w:author="Author" w:date="2026-09-30T13:42:00Z">
                <w:pPr>
                  <w:spacing w:line="240" w:lineRule="auto"/>
                  <w:jc w:val="center"/>
                </w:pPr>
              </w:pPrChange>
            </w:pPr>
            <w:r w:rsidRPr="000C0F2E">
              <w:rPr>
                <w:sz w:val="20"/>
                <w:rPrChange w:id="1384" w:author="Author" w:date="2026-09-30T13:42:00Z">
                  <w:rPr>
                    <w:sz w:val="16"/>
                  </w:rPr>
                </w:rPrChange>
              </w:rPr>
              <w:t xml:space="preserve">Urban </w:t>
            </w:r>
            <w:del w:id="1385" w:author="Author" w:date="2026-09-30T13:42:00Z">
              <w:r w:rsidR="00E727C0" w:rsidRPr="00E51E70">
                <w:rPr>
                  <w:sz w:val="16"/>
                  <w:szCs w:val="16"/>
                </w:rPr>
                <w:delText>Mid</w:delText>
              </w:r>
            </w:del>
            <w:ins w:id="1386" w:author="Author" w:date="2026-09-30T13:42:00Z">
              <w:r>
                <w:rPr>
                  <w:sz w:val="20"/>
                  <w:szCs w:val="20"/>
                </w:rPr>
                <w:t>mid</w:t>
              </w:r>
            </w:ins>
            <w:r w:rsidRPr="000C0F2E">
              <w:rPr>
                <w:sz w:val="20"/>
                <w:rPrChange w:id="1387" w:author="Author" w:date="2026-09-30T13:42:00Z">
                  <w:rPr>
                    <w:sz w:val="16"/>
                  </w:rPr>
                </w:rPrChange>
              </w:rPr>
              <w:t>-zone</w:t>
            </w:r>
          </w:p>
        </w:tc>
        <w:tc>
          <w:tcPr>
            <w:tcW w:w="3495" w:type="dxa"/>
          </w:tcPr>
          <w:p w14:paraId="77FA63AE" w14:textId="7B1B0A66" w:rsidR="00A61990" w:rsidRPr="000C0F2E" w:rsidRDefault="00E727C0" w:rsidP="000C0F2E">
            <w:pPr>
              <w:pStyle w:val="Compact"/>
              <w:spacing w:after="0" w:line="240" w:lineRule="auto"/>
              <w:jc w:val="left"/>
              <w:rPr>
                <w:rPrChange w:id="1388" w:author="Author" w:date="2026-09-30T13:42:00Z">
                  <w:rPr>
                    <w:sz w:val="16"/>
                  </w:rPr>
                </w:rPrChange>
              </w:rPr>
              <w:pPrChange w:id="1389" w:author="Author" w:date="2026-09-30T13:42:00Z">
                <w:pPr>
                  <w:spacing w:line="240" w:lineRule="auto"/>
                  <w:jc w:val="center"/>
                </w:pPr>
              </w:pPrChange>
            </w:pPr>
            <w:del w:id="1390" w:author="Author" w:date="2026-09-30T13:42:00Z">
              <w:r w:rsidRPr="00E51E70">
                <w:rPr>
                  <w:sz w:val="16"/>
                  <w:szCs w:val="16"/>
                </w:rPr>
                <w:delText xml:space="preserve">12x Mid-Rise </w:delText>
              </w:r>
            </w:del>
            <w:ins w:id="1391" w:author="Author" w:date="2026-09-30T13:42:00Z">
              <w:r w:rsidR="000C0F2E">
                <w:rPr>
                  <w:sz w:val="20"/>
                  <w:szCs w:val="20"/>
                </w:rPr>
                <w:t>12 mid-rise apartment buildings</w:t>
              </w:r>
            </w:ins>
          </w:p>
        </w:tc>
        <w:tc>
          <w:tcPr>
            <w:tcW w:w="3521" w:type="dxa"/>
          </w:tcPr>
          <w:p w14:paraId="5BCEF428" w14:textId="3857DCC3" w:rsidR="00A61990" w:rsidRPr="000C0F2E" w:rsidRDefault="000C0F2E" w:rsidP="000C0F2E">
            <w:pPr>
              <w:pStyle w:val="Compact"/>
              <w:spacing w:after="0" w:line="240" w:lineRule="auto"/>
              <w:jc w:val="left"/>
              <w:rPr>
                <w:rPrChange w:id="1392" w:author="Author" w:date="2026-09-30T13:42:00Z">
                  <w:rPr>
                    <w:sz w:val="16"/>
                  </w:rPr>
                </w:rPrChange>
              </w:rPr>
              <w:pPrChange w:id="1393" w:author="Author" w:date="2026-09-30T13:42:00Z">
                <w:pPr>
                  <w:spacing w:line="240" w:lineRule="auto"/>
                  <w:jc w:val="center"/>
                </w:pPr>
              </w:pPrChange>
            </w:pPr>
            <w:r w:rsidRPr="000C0F2E">
              <w:rPr>
                <w:sz w:val="20"/>
                <w:rPrChange w:id="1394" w:author="Author" w:date="2026-09-30T13:42:00Z">
                  <w:rPr>
                    <w:sz w:val="16"/>
                  </w:rPr>
                </w:rPrChange>
              </w:rPr>
              <w:t>Dense</w:t>
            </w:r>
            <w:del w:id="1395" w:author="Author" w:date="2026-09-30T13:42:00Z">
              <w:r w:rsidR="00E727C0" w:rsidRPr="00E51E70">
                <w:rPr>
                  <w:sz w:val="16"/>
                  <w:szCs w:val="16"/>
                </w:rPr>
                <w:delText xml:space="preserve"> blocks expressed with  walkable</w:delText>
              </w:r>
            </w:del>
            <w:r w:rsidRPr="000C0F2E">
              <w:rPr>
                <w:sz w:val="20"/>
                <w:rPrChange w:id="1396" w:author="Author" w:date="2026-09-30T13:42:00Z">
                  <w:rPr>
                    <w:sz w:val="16"/>
                  </w:rPr>
                </w:rPrChange>
              </w:rPr>
              <w:t xml:space="preserve">, transit-oriented </w:t>
            </w:r>
            <w:del w:id="1397" w:author="Author" w:date="2026-09-30T13:42:00Z">
              <w:r w:rsidR="00E727C0" w:rsidRPr="00E51E70">
                <w:rPr>
                  <w:sz w:val="16"/>
                  <w:szCs w:val="16"/>
                </w:rPr>
                <w:delText>lifestyles.</w:delText>
              </w:r>
            </w:del>
            <w:ins w:id="1398" w:author="Author" w:date="2026-09-30T13:42:00Z">
              <w:r>
                <w:rPr>
                  <w:sz w:val="20"/>
                  <w:szCs w:val="20"/>
                </w:rPr>
                <w:t>blocks</w:t>
              </w:r>
            </w:ins>
          </w:p>
        </w:tc>
      </w:tr>
      <w:tr w:rsidR="000C0F2E" w14:paraId="024CC48A" w14:textId="77777777" w:rsidTr="000C0F2E">
        <w:tc>
          <w:tcPr>
            <w:tcW w:w="689" w:type="dxa"/>
          </w:tcPr>
          <w:p w14:paraId="2D7EE251" w14:textId="77777777" w:rsidR="00A61990" w:rsidRPr="000C0F2E" w:rsidRDefault="000C0F2E" w:rsidP="000C0F2E">
            <w:pPr>
              <w:pStyle w:val="Compact"/>
              <w:spacing w:after="0" w:line="240" w:lineRule="auto"/>
              <w:jc w:val="left"/>
              <w:rPr>
                <w:rPrChange w:id="1399" w:author="Author" w:date="2026-09-30T13:42:00Z">
                  <w:rPr>
                    <w:sz w:val="16"/>
                  </w:rPr>
                </w:rPrChange>
              </w:rPr>
              <w:pPrChange w:id="1400" w:author="Author" w:date="2026-09-30T13:42:00Z">
                <w:pPr>
                  <w:spacing w:line="240" w:lineRule="auto"/>
                  <w:jc w:val="center"/>
                </w:pPr>
              </w:pPrChange>
            </w:pPr>
            <w:r w:rsidRPr="000C0F2E">
              <w:rPr>
                <w:sz w:val="20"/>
                <w:rPrChange w:id="1401" w:author="Author" w:date="2026-09-30T13:42:00Z">
                  <w:rPr>
                    <w:sz w:val="16"/>
                  </w:rPr>
                </w:rPrChange>
              </w:rPr>
              <w:t>RC-HR2</w:t>
            </w:r>
          </w:p>
        </w:tc>
        <w:tc>
          <w:tcPr>
            <w:tcW w:w="1655" w:type="dxa"/>
          </w:tcPr>
          <w:p w14:paraId="77BD073A" w14:textId="1DBCED39" w:rsidR="00A61990" w:rsidRPr="000C0F2E" w:rsidRDefault="000C0F2E" w:rsidP="000C0F2E">
            <w:pPr>
              <w:pStyle w:val="Compact"/>
              <w:spacing w:after="0" w:line="240" w:lineRule="auto"/>
              <w:jc w:val="left"/>
              <w:rPr>
                <w:rPrChange w:id="1402" w:author="Author" w:date="2026-09-30T13:42:00Z">
                  <w:rPr>
                    <w:sz w:val="16"/>
                  </w:rPr>
                </w:rPrChange>
              </w:rPr>
              <w:pPrChange w:id="1403" w:author="Author" w:date="2026-09-30T13:42:00Z">
                <w:pPr>
                  <w:spacing w:line="240" w:lineRule="auto"/>
                  <w:jc w:val="center"/>
                </w:pPr>
              </w:pPrChange>
            </w:pPr>
            <w:r w:rsidRPr="000C0F2E">
              <w:rPr>
                <w:sz w:val="20"/>
                <w:rPrChange w:id="1404" w:author="Author" w:date="2026-09-30T13:42:00Z">
                  <w:rPr>
                    <w:sz w:val="16"/>
                  </w:rPr>
                </w:rPrChange>
              </w:rPr>
              <w:t xml:space="preserve">Urban </w:t>
            </w:r>
            <w:del w:id="1405" w:author="Author" w:date="2026-09-30T13:42:00Z">
              <w:r w:rsidR="00E727C0" w:rsidRPr="00E51E70">
                <w:rPr>
                  <w:sz w:val="16"/>
                  <w:szCs w:val="16"/>
                </w:rPr>
                <w:delText>Core</w:delText>
              </w:r>
            </w:del>
            <w:ins w:id="1406" w:author="Author" w:date="2026-09-30T13:42:00Z">
              <w:r>
                <w:rPr>
                  <w:sz w:val="20"/>
                  <w:szCs w:val="20"/>
                </w:rPr>
                <w:t>core</w:t>
              </w:r>
            </w:ins>
          </w:p>
        </w:tc>
        <w:tc>
          <w:tcPr>
            <w:tcW w:w="3495" w:type="dxa"/>
          </w:tcPr>
          <w:p w14:paraId="29CB390D" w14:textId="73E56903" w:rsidR="00A61990" w:rsidRPr="000C0F2E" w:rsidRDefault="00E727C0" w:rsidP="000C0F2E">
            <w:pPr>
              <w:pStyle w:val="Compact"/>
              <w:spacing w:after="0" w:line="240" w:lineRule="auto"/>
              <w:jc w:val="left"/>
              <w:rPr>
                <w:rPrChange w:id="1407" w:author="Author" w:date="2026-09-30T13:42:00Z">
                  <w:rPr>
                    <w:sz w:val="16"/>
                  </w:rPr>
                </w:rPrChange>
              </w:rPr>
              <w:pPrChange w:id="1408" w:author="Author" w:date="2026-09-30T13:42:00Z">
                <w:pPr>
                  <w:spacing w:line="240" w:lineRule="auto"/>
                  <w:jc w:val="center"/>
                </w:pPr>
              </w:pPrChange>
            </w:pPr>
            <w:del w:id="1409" w:author="Author" w:date="2026-09-30T13:42:00Z">
              <w:r w:rsidRPr="00E51E70">
                <w:rPr>
                  <w:sz w:val="16"/>
                  <w:szCs w:val="16"/>
                </w:rPr>
                <w:delText>4x High-Rise (St-10)</w:delText>
              </w:r>
            </w:del>
            <w:ins w:id="1410" w:author="Author" w:date="2026-09-30T13:42:00Z">
              <w:r w:rsidR="000C0F2E">
                <w:rPr>
                  <w:sz w:val="20"/>
                  <w:szCs w:val="20"/>
                </w:rPr>
                <w:t>4 high-rise apartment buildings</w:t>
              </w:r>
            </w:ins>
          </w:p>
        </w:tc>
        <w:tc>
          <w:tcPr>
            <w:tcW w:w="3521" w:type="dxa"/>
          </w:tcPr>
          <w:p w14:paraId="745880A9" w14:textId="42FA98F7" w:rsidR="00A61990" w:rsidRPr="000C0F2E" w:rsidRDefault="00E727C0" w:rsidP="000C0F2E">
            <w:pPr>
              <w:pStyle w:val="Compact"/>
              <w:spacing w:after="0" w:line="240" w:lineRule="auto"/>
              <w:jc w:val="left"/>
              <w:rPr>
                <w:rPrChange w:id="1411" w:author="Author" w:date="2026-09-30T13:42:00Z">
                  <w:rPr>
                    <w:sz w:val="16"/>
                  </w:rPr>
                </w:rPrChange>
              </w:rPr>
              <w:pPrChange w:id="1412" w:author="Author" w:date="2026-09-30T13:42:00Z">
                <w:pPr>
                  <w:spacing w:line="240" w:lineRule="auto"/>
                  <w:jc w:val="center"/>
                </w:pPr>
              </w:pPrChange>
            </w:pPr>
            <w:del w:id="1413" w:author="Author" w:date="2026-09-30T13:42:00Z">
              <w:r w:rsidRPr="00E51E70">
                <w:rPr>
                  <w:sz w:val="16"/>
                  <w:szCs w:val="16"/>
                </w:rPr>
                <w:delText>High-rise towers maximizing residential density</w:delText>
              </w:r>
            </w:del>
            <w:ins w:id="1414" w:author="Author" w:date="2026-09-30T13:42:00Z">
              <w:r w:rsidR="000C0F2E">
                <w:rPr>
                  <w:sz w:val="20"/>
                  <w:szCs w:val="20"/>
                </w:rPr>
                <w:t>Towers</w:t>
              </w:r>
            </w:ins>
            <w:r w:rsidR="000C0F2E" w:rsidRPr="000C0F2E">
              <w:rPr>
                <w:sz w:val="20"/>
                <w:rPrChange w:id="1415" w:author="Author" w:date="2026-09-30T13:42:00Z">
                  <w:rPr>
                    <w:sz w:val="16"/>
                  </w:rPr>
                </w:rPrChange>
              </w:rPr>
              <w:t xml:space="preserve"> near transit nodes</w:t>
            </w:r>
          </w:p>
        </w:tc>
      </w:tr>
    </w:tbl>
    <w:p w14:paraId="00C4609A" w14:textId="77777777" w:rsidR="001E711F" w:rsidRPr="00E51E70" w:rsidRDefault="00E727C0">
      <w:pPr>
        <w:rPr>
          <w:del w:id="1416" w:author="Author" w:date="2026-09-30T13:42:00Z"/>
        </w:rPr>
      </w:pPr>
      <w:del w:id="1417" w:author="Author" w:date="2026-09-30T13:42:00Z">
        <w:r w:rsidRPr="00E51E70">
          <w:delText xml:space="preserve">This typological range ensures that occupancy-driven energy impacts are assessed across diverse dwelling compositions, density gradients, and spatial configurations representative of the Canadian residential built environment. Although the Canadian Weather for Energy Calculations (CWEC) datasets serve as the standard for code compliance, this study utilizes TMYx weather files incorporating the most recent meteorological data (2009–2023) to capture contemporary warming trends that older datasets exclude. Prior to occupancy integration, all simulation models underwent baseline schedule standardization using the DOE </w:delText>
        </w:r>
        <w:r w:rsidR="00681E4C" w:rsidRPr="00E51E70">
          <w:delText>Midrise</w:delText>
        </w:r>
        <w:r w:rsidRPr="00E51E70">
          <w:delText xml:space="preserve"> Apartment archetype — selected as the closest available residential proxy — extracted via the </w:delText>
        </w:r>
        <w:r w:rsidR="00681E4C" w:rsidRPr="00E51E70">
          <w:delText>Open Studio</w:delText>
        </w:r>
        <w:r w:rsidRPr="00E51E70">
          <w:delText xml:space="preserve"> Standards Gem through the Ladybug Tools Schedule Library, covering occupancy presence, lighting, electrical equipment, domestic hot water, and metabolic activity</w:delText>
        </w:r>
        <w:r w:rsidR="002C71C0" w:rsidRPr="00E51E70">
          <w:delText xml:space="preserve"> </w:delText>
        </w:r>
      </w:del>
      <w:customXmlDelRangeStart w:id="1418" w:author="Author" w:date="2026-09-30T13:42:00Z"/>
      <w:sdt>
        <w:sdtPr>
          <w:rPr>
            <w:color w:val="000000"/>
          </w:rPr>
          <w:tag w:val="MENDELEY_CITATION_v3_eyJjaXRhdGlvbklEIjoiTUVOREVMRVlfQ0lUQVRJT05fZDM4OGQ2OWQtYTVlNy00OWUwLTg4Y2EtY2Q3ZGU3YWEyZDU0IiwicHJvcGVydGllcyI6eyJub3RlSW5kZXgiOjB9LCJpc0VkaXRlZCI6ZmFsc2UsIm1hbnVhbE92ZXJyaWRlIjp7ImlzTWFudWFsbHlPdmVycmlkZGVuIjpmYWxzZSwiY2l0ZXByb2NUZXh0IjoiWzI3LDI4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"/>
          <w:id w:val="-250971379"/>
          <w:placeholder>
            <w:docPart w:val="0E1C2C99ED404D9D956389E150BB5EAF"/>
          </w:placeholder>
        </w:sdtPr>
        <w:sdtEndPr/>
        <w:sdtContent>
          <w:customXmlDelRangeEnd w:id="1418"/>
          <w:del w:id="1419" w:author="Author" w:date="2026-09-30T13:42:00Z">
            <w:r w:rsidR="0016602C" w:rsidRPr="00E51E70">
              <w:rPr>
                <w:color w:val="000000"/>
              </w:rPr>
              <w:delText>[27,28]</w:delText>
            </w:r>
          </w:del>
          <w:customXmlDelRangeStart w:id="1420" w:author="Author" w:date="2026-09-30T13:42:00Z"/>
        </w:sdtContent>
      </w:sdt>
      <w:customXmlDelRangeEnd w:id="1420"/>
      <w:del w:id="1421" w:author="Author" w:date="2026-09-30T13:42:00Z">
        <w:r w:rsidRPr="00E51E70">
          <w:delText>.</w:delText>
        </w:r>
      </w:del>
    </w:p>
    <w:p w14:paraId="08BA98F7" w14:textId="77777777" w:rsidR="001E711F" w:rsidRPr="00E51E70" w:rsidRDefault="00E727C0">
      <w:pPr>
        <w:spacing w:before="240" w:after="240"/>
        <w:rPr>
          <w:del w:id="1422" w:author="Author" w:date="2026-09-30T13:42:00Z"/>
        </w:rPr>
      </w:pPr>
      <w:del w:id="1423" w:author="Author" w:date="2026-09-30T13:42:00Z">
        <w:r w:rsidRPr="00E51E70">
          <w:rPr>
            <w:noProof/>
          </w:rPr>
          <w:drawing>
            <wp:inline distT="114300" distB="114300" distL="114300" distR="114300" wp14:anchorId="607AF346" wp14:editId="67D3A5C2">
              <wp:extent cx="5731200" cy="787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787400"/>
                      </a:xfrm>
                      <a:prstGeom prst="rect">
                        <a:avLst/>
                      </a:prstGeom>
                      <a:ln/>
                    </pic:spPr>
                  </pic:pic>
                </a:graphicData>
              </a:graphic>
            </wp:inline>
          </w:drawing>
        </w:r>
      </w:del>
    </w:p>
    <w:p w14:paraId="561CA066" w14:textId="798AE4DD" w:rsidR="00A61990" w:rsidRDefault="000C0F2E">
      <w:pPr>
        <w:pStyle w:val="BodyText"/>
        <w:rPr>
          <w:ins w:id="1424" w:author="Author" w:date="2026-09-30T13:42:00Z"/>
        </w:rPr>
      </w:pPr>
      <w:ins w:id="1425" w:author="Author" w:date="2026-09-30T13:42:00Z">
        <w:r>
          <w:rPr>
            <w:b/>
            <w:bCs/>
          </w:rPr>
          <w:t>Default scenario.</w:t>
        </w:r>
        <w:r>
          <w:t xml:space="preserve"> The reference (“Default”) scenario uses the schedules of the U.S. Department of Energy MidriseApa</w:t>
        </w:r>
        <w:r>
          <w:t>rtment prototype building [36] for occupancy, lighting, equipment, domestic hot water (DHW) and activity level, extracted with the OpenStudio Standards Gem [37], in all six NUs. One schedule set is used for every building type so that every scenario is com</w:t>
        </w:r>
        <w:r>
          <w:t>pared with the same reference; for the three house NUs this reference is an apartment schedule, not the IECC house schedule, and the house results should be read as differences from that common reference.</w:t>
        </w:r>
      </w:ins>
    </w:p>
    <w:p w14:paraId="234240BA" w14:textId="77777777" w:rsidR="00A61990" w:rsidRDefault="000C0F2E">
      <w:pPr>
        <w:pStyle w:val="BodyText"/>
        <w:rPr>
          <w:ins w:id="1426" w:author="Author" w:date="2026-09-30T13:42:00Z"/>
        </w:rPr>
      </w:pPr>
      <w:ins w:id="1427" w:author="Author" w:date="2026-09-30T13:42:00Z">
        <w:r>
          <w:rPr>
            <w:b/>
            <w:bCs/>
          </w:rPr>
          <w:t>Schedule integration.</w:t>
        </w:r>
        <w:r>
          <w:t xml:space="preserve"> Each building receives the ho</w:t>
        </w:r>
        <w:r>
          <w:t>urly occupancy fraction O_t of one household. Occupant counts follow the household size. Equipment and DHW schedules are derived from the Default schedule by a presence filter:</w:t>
        </w:r>
      </w:ins>
    </w:p>
    <w:p w14:paraId="3FB9D79E" w14:textId="77777777" w:rsidR="00A61990" w:rsidRDefault="000C0F2E">
      <w:pPr>
        <w:pStyle w:val="BodyText"/>
        <w:rPr>
          <w:ins w:id="1428" w:author="Author" w:date="2026-09-30T13:42:00Z"/>
        </w:rPr>
      </w:pPr>
      <m:oMathPara>
        <m:oMathParaPr>
          <m:jc m:val="center"/>
        </m:oMathParaPr>
        <m:oMath>
          <m:sSub>
            <m:sSubPr>
              <m:ctrlPr>
                <w:ins w:id="1429" w:author="Author" w:date="2026-09-30T13:42:00Z">
                  <w:rPr>
                    <w:rFonts w:ascii="Cambria Math" w:hAnsi="Cambria Math"/>
                  </w:rPr>
                </w:ins>
              </m:ctrlPr>
            </m:sSubPr>
            <m:e>
              <m:r>
                <w:ins w:id="1430" w:author="Author" w:date="2026-09-30T13:42:00Z">
                  <w:rPr>
                    <w:rFonts w:ascii="Cambria Math" w:hAnsi="Cambria Math"/>
                  </w:rPr>
                  <m:t>S</m:t>
                </w:ins>
              </m:r>
            </m:e>
            <m:sub>
              <m:r>
                <w:ins w:id="1431" w:author="Author" w:date="2026-09-30T13:42:00Z">
                  <w:rPr>
                    <w:rFonts w:ascii="Cambria Math" w:hAnsi="Cambria Math"/>
                  </w:rPr>
                  <m:t>t</m:t>
                </w:ins>
              </m:r>
            </m:sub>
          </m:sSub>
          <m:r>
            <w:ins w:id="1432" w:author="Author" w:date="2026-09-30T13:42:00Z">
              <m:rPr>
                <m:sty m:val="p"/>
              </m:rPr>
              <w:rPr>
                <w:rFonts w:ascii="Cambria Math" w:hAnsi="Cambria Math"/>
              </w:rPr>
              <m:t>=</m:t>
            </w:ins>
          </m:r>
          <m:d>
            <m:dPr>
              <m:begChr m:val="{"/>
              <m:endChr m:val=""/>
              <m:ctrlPr>
                <w:ins w:id="1433" w:author="Author" w:date="2026-09-30T13:42:00Z">
                  <w:rPr>
                    <w:rFonts w:ascii="Cambria Math" w:hAnsi="Cambria Math"/>
                  </w:rPr>
                </w:ins>
              </m:ctrlPr>
            </m:dPr>
            <m:e>
              <m:m>
                <m:mPr>
                  <m:plcHide m:val="1"/>
                  <m:mcs>
                    <m:mc>
                      <m:mcPr>
                        <m:count m:val="2"/>
                        <m:mcJc m:val="left"/>
                      </m:mcPr>
                    </m:mc>
                  </m:mcs>
                  <m:ctrlPr>
                    <w:ins w:id="1434" w:author="Author" w:date="2026-09-30T13:42:00Z">
                      <w:rPr>
                        <w:rFonts w:ascii="Cambria Math" w:hAnsi="Cambria Math"/>
                      </w:rPr>
                    </w:ins>
                  </m:ctrlPr>
                </m:mPr>
                <m:mr>
                  <m:e>
                    <m:sSub>
                      <m:sSubPr>
                        <m:ctrlPr>
                          <w:ins w:id="1435" w:author="Author" w:date="2026-09-30T13:42:00Z">
                            <w:rPr>
                              <w:rFonts w:ascii="Cambria Math" w:hAnsi="Cambria Math"/>
                            </w:rPr>
                          </w:ins>
                        </m:ctrlPr>
                      </m:sSubPr>
                      <m:e>
                        <m:r>
                          <w:ins w:id="1436" w:author="Author" w:date="2026-09-30T13:42:00Z">
                            <w:rPr>
                              <w:rFonts w:ascii="Cambria Math" w:hAnsi="Cambria Math"/>
                            </w:rPr>
                            <m:t>O</m:t>
                          </w:ins>
                        </m:r>
                      </m:e>
                      <m:sub>
                        <m:r>
                          <w:ins w:id="1437" w:author="Author" w:date="2026-09-30T13:42:00Z">
                            <w:rPr>
                              <w:rFonts w:ascii="Cambria Math" w:hAnsi="Cambria Math"/>
                            </w:rPr>
                            <m:t>t</m:t>
                          </w:ins>
                        </m:r>
                      </m:sub>
                    </m:sSub>
                    <m:r>
                      <w:ins w:id="1438" w:author="Author" w:date="2026-09-30T13:42:00Z">
                        <w:rPr>
                          <w:rFonts w:ascii="Cambria Math" w:hAnsi="Cambria Math"/>
                        </w:rPr>
                        <m:t> </m:t>
                      </w:ins>
                    </m:r>
                    <m:sSubSup>
                      <m:sSubSupPr>
                        <m:ctrlPr>
                          <w:ins w:id="1439" w:author="Author" w:date="2026-09-30T13:42:00Z">
                            <w:rPr>
                              <w:rFonts w:ascii="Cambria Math" w:hAnsi="Cambria Math"/>
                            </w:rPr>
                          </w:ins>
                        </m:ctrlPr>
                      </m:sSubSupPr>
                      <m:e>
                        <m:r>
                          <w:ins w:id="1440" w:author="Author" w:date="2026-09-30T13:42:00Z">
                            <w:rPr>
                              <w:rFonts w:ascii="Cambria Math" w:hAnsi="Cambria Math"/>
                            </w:rPr>
                            <m:t>S</m:t>
                          </w:ins>
                        </m:r>
                      </m:e>
                      <m:sub>
                        <m:r>
                          <w:ins w:id="1441" w:author="Author" w:date="2026-09-30T13:42:00Z">
                            <w:rPr>
                              <w:rFonts w:ascii="Cambria Math" w:hAnsi="Cambria Math"/>
                            </w:rPr>
                            <m:t>t</m:t>
                          </w:ins>
                        </m:r>
                      </m:sub>
                      <m:sup>
                        <m:r>
                          <w:ins w:id="1442" w:author="Author" w:date="2026-09-30T13:42:00Z">
                            <m:rPr>
                              <m:sty m:val="p"/>
                            </m:rPr>
                            <w:rPr>
                              <w:rFonts w:ascii="Cambria Math" w:hAnsi="Cambria Math"/>
                            </w:rPr>
                            <m:t>def</m:t>
                          </w:ins>
                        </m:r>
                      </m:sup>
                    </m:sSubSup>
                    <m:r>
                      <w:ins w:id="1443" w:author="Author" w:date="2026-09-30T13:42:00Z">
                        <m:rPr>
                          <m:sty m:val="p"/>
                        </m:rPr>
                        <w:rPr>
                          <w:rFonts w:ascii="Cambria Math" w:hAnsi="Cambria Math"/>
                        </w:rPr>
                        <m:t>+(</m:t>
                      </w:ins>
                    </m:r>
                    <m:r>
                      <w:ins w:id="1444" w:author="Author" w:date="2026-09-30T13:42:00Z">
                        <w:rPr>
                          <w:rFonts w:ascii="Cambria Math" w:hAnsi="Cambria Math"/>
                        </w:rPr>
                        <m:t>1</m:t>
                      </w:ins>
                    </m:r>
                    <m:r>
                      <w:ins w:id="1445" w:author="Author" w:date="2026-09-30T13:42:00Z">
                        <m:rPr>
                          <m:sty m:val="p"/>
                        </m:rPr>
                        <w:rPr>
                          <w:rFonts w:ascii="Cambria Math" w:hAnsi="Cambria Math"/>
                        </w:rPr>
                        <m:t>-</m:t>
                      </w:ins>
                    </m:r>
                    <m:sSub>
                      <m:sSubPr>
                        <m:ctrlPr>
                          <w:ins w:id="1446" w:author="Author" w:date="2026-09-30T13:42:00Z">
                            <w:rPr>
                              <w:rFonts w:ascii="Cambria Math" w:hAnsi="Cambria Math"/>
                            </w:rPr>
                          </w:ins>
                        </m:ctrlPr>
                      </m:sSubPr>
                      <m:e>
                        <m:r>
                          <w:ins w:id="1447" w:author="Author" w:date="2026-09-30T13:42:00Z">
                            <w:rPr>
                              <w:rFonts w:ascii="Cambria Math" w:hAnsi="Cambria Math"/>
                            </w:rPr>
                            <m:t>O</m:t>
                          </w:ins>
                        </m:r>
                      </m:e>
                      <m:sub>
                        <m:r>
                          <w:ins w:id="1448" w:author="Author" w:date="2026-09-30T13:42:00Z">
                            <w:rPr>
                              <w:rFonts w:ascii="Cambria Math" w:hAnsi="Cambria Math"/>
                            </w:rPr>
                            <m:t>t</m:t>
                          </w:ins>
                        </m:r>
                      </m:sub>
                    </m:sSub>
                    <m:r>
                      <w:ins w:id="1449" w:author="Author" w:date="2026-09-30T13:42:00Z">
                        <m:rPr>
                          <m:sty m:val="p"/>
                        </m:rPr>
                        <w:rPr>
                          <w:rFonts w:ascii="Cambria Math" w:hAnsi="Cambria Math"/>
                        </w:rPr>
                        <m:t>)</m:t>
                      </w:ins>
                    </m:r>
                    <m:r>
                      <w:ins w:id="1450" w:author="Author" w:date="2026-09-30T13:42:00Z">
                        <w:rPr>
                          <w:rFonts w:ascii="Cambria Math" w:hAnsi="Cambria Math"/>
                        </w:rPr>
                        <m:t> </m:t>
                      </w:ins>
                    </m:r>
                    <m:sSup>
                      <m:sSupPr>
                        <m:ctrlPr>
                          <w:ins w:id="1451" w:author="Author" w:date="2026-09-30T13:42:00Z">
                            <w:rPr>
                              <w:rFonts w:ascii="Cambria Math" w:hAnsi="Cambria Math"/>
                            </w:rPr>
                          </w:ins>
                        </m:ctrlPr>
                      </m:sSupPr>
                      <m:e>
                        <m:r>
                          <w:ins w:id="1452" w:author="Author" w:date="2026-09-30T13:42:00Z">
                            <w:rPr>
                              <w:rFonts w:ascii="Cambria Math" w:hAnsi="Cambria Math"/>
                            </w:rPr>
                            <m:t>S</m:t>
                          </w:ins>
                        </m:r>
                      </m:e>
                      <m:sup>
                        <m:r>
                          <w:ins w:id="1453" w:author="Author" w:date="2026-09-30T13:42:00Z">
                            <m:rPr>
                              <m:sty m:val="p"/>
                            </m:rPr>
                            <w:rPr>
                              <w:rFonts w:ascii="Cambria Math" w:hAnsi="Cambria Math"/>
                            </w:rPr>
                            <m:t>base</m:t>
                          </w:ins>
                        </m:r>
                      </m:sup>
                    </m:sSup>
                    <m:r>
                      <w:ins w:id="1454" w:author="Author" w:date="2026-09-30T13:42:00Z">
                        <m:rPr>
                          <m:sty m:val="p"/>
                        </m:rPr>
                        <w:rPr>
                          <w:rFonts w:ascii="Cambria Math" w:hAnsi="Cambria Math"/>
                        </w:rPr>
                        <m:t>,</m:t>
                      </w:ins>
                    </m:r>
                  </m:e>
                  <m:e>
                    <m:sSub>
                      <m:sSubPr>
                        <m:ctrlPr>
                          <w:ins w:id="1455" w:author="Author" w:date="2026-09-30T13:42:00Z">
                            <w:rPr>
                              <w:rFonts w:ascii="Cambria Math" w:hAnsi="Cambria Math"/>
                            </w:rPr>
                          </w:ins>
                        </m:ctrlPr>
                      </m:sSubPr>
                      <m:e>
                        <m:r>
                          <w:ins w:id="1456" w:author="Author" w:date="2026-09-30T13:42:00Z">
                            <w:rPr>
                              <w:rFonts w:ascii="Cambria Math" w:hAnsi="Cambria Math"/>
                            </w:rPr>
                            <m:t>O</m:t>
                          </w:ins>
                        </m:r>
                      </m:e>
                      <m:sub>
                        <m:r>
                          <w:ins w:id="1457" w:author="Author" w:date="2026-09-30T13:42:00Z">
                            <w:rPr>
                              <w:rFonts w:ascii="Cambria Math" w:hAnsi="Cambria Math"/>
                            </w:rPr>
                            <m:t>t</m:t>
                          </w:ins>
                        </m:r>
                      </m:sub>
                    </m:sSub>
                    <m:r>
                      <w:ins w:id="1458" w:author="Author" w:date="2026-09-30T13:42:00Z">
                        <m:rPr>
                          <m:sty m:val="p"/>
                        </m:rPr>
                        <w:rPr>
                          <w:rFonts w:ascii="Cambria Math" w:hAnsi="Cambria Math"/>
                        </w:rPr>
                        <m:t>&gt;</m:t>
                      </w:ins>
                    </m:r>
                    <m:r>
                      <w:ins w:id="1459" w:author="Author" w:date="2026-09-30T13:42:00Z">
                        <w:rPr>
                          <w:rFonts w:ascii="Cambria Math" w:hAnsi="Cambria Math"/>
                        </w:rPr>
                        <m:t>ε</m:t>
                      </w:ins>
                    </m:r>
                  </m:e>
                </m:mr>
                <m:mr>
                  <m:e>
                    <m:sSup>
                      <m:sSupPr>
                        <m:ctrlPr>
                          <w:ins w:id="1460" w:author="Author" w:date="2026-09-30T13:42:00Z">
                            <w:rPr>
                              <w:rFonts w:ascii="Cambria Math" w:hAnsi="Cambria Math"/>
                            </w:rPr>
                          </w:ins>
                        </m:ctrlPr>
                      </m:sSupPr>
                      <m:e>
                        <m:r>
                          <w:ins w:id="1461" w:author="Author" w:date="2026-09-30T13:42:00Z">
                            <w:rPr>
                              <w:rFonts w:ascii="Cambria Math" w:hAnsi="Cambria Math"/>
                            </w:rPr>
                            <m:t>S</m:t>
                          </w:ins>
                        </m:r>
                      </m:e>
                      <m:sup>
                        <m:r>
                          <w:ins w:id="1462" w:author="Author" w:date="2026-09-30T13:42:00Z">
                            <m:rPr>
                              <m:sty m:val="p"/>
                            </m:rPr>
                            <w:rPr>
                              <w:rFonts w:ascii="Cambria Math" w:hAnsi="Cambria Math"/>
                            </w:rPr>
                            <m:t>base</m:t>
                          </w:ins>
                        </m:r>
                      </m:sup>
                    </m:sSup>
                    <m:r>
                      <w:ins w:id="1463" w:author="Author" w:date="2026-09-30T13:42:00Z">
                        <m:rPr>
                          <m:sty m:val="p"/>
                        </m:rPr>
                        <w:rPr>
                          <w:rFonts w:ascii="Cambria Math" w:hAnsi="Cambria Math"/>
                        </w:rPr>
                        <m:t>,</m:t>
                      </w:ins>
                    </m:r>
                  </m:e>
                  <m:e>
                    <m:sSub>
                      <m:sSubPr>
                        <m:ctrlPr>
                          <w:ins w:id="1464" w:author="Author" w:date="2026-09-30T13:42:00Z">
                            <w:rPr>
                              <w:rFonts w:ascii="Cambria Math" w:hAnsi="Cambria Math"/>
                            </w:rPr>
                          </w:ins>
                        </m:ctrlPr>
                      </m:sSubPr>
                      <m:e>
                        <m:r>
                          <w:ins w:id="1465" w:author="Author" w:date="2026-09-30T13:42:00Z">
                            <w:rPr>
                              <w:rFonts w:ascii="Cambria Math" w:hAnsi="Cambria Math"/>
                            </w:rPr>
                            <m:t>O</m:t>
                          </w:ins>
                        </m:r>
                      </m:e>
                      <m:sub>
                        <m:r>
                          <w:ins w:id="1466" w:author="Author" w:date="2026-09-30T13:42:00Z">
                            <w:rPr>
                              <w:rFonts w:ascii="Cambria Math" w:hAnsi="Cambria Math"/>
                            </w:rPr>
                            <m:t>t</m:t>
                          </w:ins>
                        </m:r>
                      </m:sub>
                    </m:sSub>
                    <m:r>
                      <w:ins w:id="1467" w:author="Author" w:date="2026-09-30T13:42:00Z">
                        <m:rPr>
                          <m:sty m:val="p"/>
                        </m:rPr>
                        <w:rPr>
                          <w:rFonts w:ascii="Cambria Math" w:hAnsi="Cambria Math"/>
                        </w:rPr>
                        <m:t>≤</m:t>
                      </w:ins>
                    </m:r>
                    <m:r>
                      <w:ins w:id="1468" w:author="Author" w:date="2026-09-30T13:42:00Z">
                        <w:rPr>
                          <w:rFonts w:ascii="Cambria Math" w:hAnsi="Cambria Math"/>
                        </w:rPr>
                        <m:t>ε</m:t>
                      </w:ins>
                    </m:r>
                  </m:e>
                </m:mr>
              </m:m>
            </m:e>
          </m:d>
        </m:oMath>
      </m:oMathPara>
    </w:p>
    <w:p w14:paraId="57919D24" w14:textId="77777777" w:rsidR="00A61990" w:rsidRDefault="000C0F2E">
      <w:pPr>
        <w:pStyle w:val="FirstParagraph"/>
        <w:rPr>
          <w:ins w:id="1469" w:author="Author" w:date="2026-09-30T13:42:00Z"/>
        </w:rPr>
      </w:pPr>
      <w:ins w:id="1470" w:author="Author" w:date="2026-09-30T13:42:00Z">
        <w:r>
          <w:t>where S_t^def is the Default schedule value at hour t, S^base is the lowest Default value during the hours when the household is away (or during 09:00–17:00 if it is never away), and ε = 10⁻³. For DHW the first branch is used at every hour, so that one mem</w:t>
        </w:r>
        <w:r>
          <w:t>ber at home produces a proportional share of the demand. Lighting follows occupancy with a monthly daylight adjustment (Figures 5 and 6).</w:t>
        </w:r>
      </w:ins>
    </w:p>
    <w:p w14:paraId="084658A1" w14:textId="77777777" w:rsidR="00A61990" w:rsidRDefault="000C0F2E">
      <w:pPr>
        <w:pStyle w:val="BodyText"/>
        <w:keepNext/>
        <w:jc w:val="center"/>
        <w:rPr>
          <w:ins w:id="1471" w:author="Author" w:date="2026-09-30T13:42:00Z"/>
        </w:rPr>
      </w:pPr>
      <w:ins w:id="1472" w:author="Author" w:date="2026-09-30T13:42:00Z">
        <w:r>
          <w:rPr>
            <w:noProof/>
          </w:rPr>
          <w:drawing>
            <wp:inline distT="0" distB="0" distL="0" distR="0" wp14:anchorId="1DE14D4A" wp14:editId="675EC5C1">
              <wp:extent cx="5334000" cy="734466"/>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docx_media/word/media/image9.png"/>
                      <pic:cNvPicPr>
                        <a:picLocks noChangeAspect="1" noChangeArrowheads="1"/>
                      </pic:cNvPicPr>
                    </pic:nvPicPr>
                    <pic:blipFill>
                      <a:blip r:embed="rId16"/>
                      <a:stretch>
                        <a:fillRect/>
                      </a:stretch>
                    </pic:blipFill>
                    <pic:spPr bwMode="auto">
                      <a:xfrm>
                        <a:off x="0" y="0"/>
                        <a:ext cx="5334000" cy="734466"/>
                      </a:xfrm>
                      <a:prstGeom prst="rect">
                        <a:avLst/>
                      </a:prstGeom>
                      <a:noFill/>
                      <a:ln w="9525">
                        <a:noFill/>
                        <a:headEnd/>
                        <a:tailEnd/>
                      </a:ln>
                    </pic:spPr>
                  </pic:pic>
                </a:graphicData>
              </a:graphic>
            </wp:inline>
          </w:drawing>
        </w:r>
      </w:ins>
    </w:p>
    <w:p w14:paraId="0DC2D735" w14:textId="29A38F3A" w:rsidR="00A61990" w:rsidRDefault="000C0F2E" w:rsidP="000C0F2E">
      <w:pPr>
        <w:pStyle w:val="BodyText"/>
        <w:pPrChange w:id="1473" w:author="Author" w:date="2026-09-30T13:42:00Z">
          <w:pPr>
            <w:spacing w:before="240" w:after="240"/>
            <w:jc w:val="center"/>
          </w:pPr>
        </w:pPrChange>
      </w:pPr>
      <w:bookmarkStart w:id="1474" w:name="_Ref227939666"/>
      <w:r>
        <w:t xml:space="preserve">Figure </w:t>
      </w:r>
      <w:del w:id="1475" w:author="Author" w:date="2026-09-30T13:42:00Z">
        <w:r>
          <w:fldChar w:fldCharType="begin"/>
        </w:r>
        <w:r>
          <w:delInstrText xml:space="preserve"> SEQ Figure \* ARABIC </w:delInstrText>
        </w:r>
        <w:r>
          <w:fldChar w:fldCharType="separate"/>
        </w:r>
        <w:r w:rsidR="009448D8" w:rsidRPr="00E51E70">
          <w:rPr>
            <w:noProof/>
          </w:rPr>
          <w:delText>9</w:delText>
        </w:r>
        <w:r>
          <w:rPr>
            <w:noProof/>
          </w:rPr>
          <w:fldChar w:fldCharType="end"/>
        </w:r>
        <w:bookmarkEnd w:id="1474"/>
        <w:r w:rsidR="00814C5D" w:rsidRPr="00E51E70">
          <w:delText>.</w:delText>
        </w:r>
      </w:del>
      <w:ins w:id="1476" w:author="Author" w:date="2026-09-30T13:42:00Z">
        <w:r>
          <w:t>5.</w:t>
        </w:r>
      </w:ins>
      <w:r>
        <w:t xml:space="preserve"> Schedule integration</w:t>
      </w:r>
      <w:del w:id="1477" w:author="Author" w:date="2026-09-30T13:42:00Z">
        <w:r w:rsidR="00814C5D" w:rsidRPr="00E51E70">
          <w:delText>,</w:delText>
        </w:r>
      </w:del>
      <w:ins w:id="1478" w:author="Author" w:date="2026-09-30T13:42:00Z">
        <w:r>
          <w:t>:</w:t>
        </w:r>
      </w:ins>
      <w:r>
        <w:t xml:space="preserve"> Default scenario </w:t>
      </w:r>
      <w:del w:id="1479" w:author="Author" w:date="2026-09-30T13:42:00Z">
        <w:r w:rsidR="00814C5D" w:rsidRPr="00E51E70">
          <w:delText>vs.</w:delText>
        </w:r>
      </w:del>
      <w:ins w:id="1480" w:author="Author" w:date="2026-09-30T13:42:00Z">
        <w:r>
          <w:t>and</w:t>
        </w:r>
      </w:ins>
      <w:r>
        <w:t xml:space="preserve"> occupancy-integrated scenarios</w:t>
      </w:r>
      <w:ins w:id="1481" w:author="Author" w:date="2026-09-30T13:42:00Z">
        <w:r>
          <w:t>.</w:t>
        </w:r>
      </w:ins>
    </w:p>
    <w:p w14:paraId="06C6C102" w14:textId="02BA68EF" w:rsidR="00A61990" w:rsidRDefault="00E727C0">
      <w:pPr>
        <w:pStyle w:val="BodyText"/>
        <w:keepNext/>
        <w:jc w:val="center"/>
        <w:rPr>
          <w:ins w:id="1482" w:author="Author" w:date="2026-09-30T13:42:00Z"/>
        </w:rPr>
      </w:pPr>
      <w:del w:id="1483" w:author="Author" w:date="2026-09-30T13:42:00Z">
        <w:r w:rsidRPr="00E51E70">
          <w:delText>Synthetic household occupancy</w:delText>
        </w:r>
      </w:del>
      <w:ins w:id="1484" w:author="Author" w:date="2026-09-30T13:42:00Z">
        <w:r w:rsidR="000C0F2E">
          <w:rPr>
            <w:noProof/>
          </w:rPr>
          <w:drawing>
            <wp:inline distT="0" distB="0" distL="0" distR="0" wp14:anchorId="39D56DF5" wp14:editId="4BE8189C">
              <wp:extent cx="5334000" cy="2083593"/>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ures/docx_media/word/media/image10.png"/>
                      <pic:cNvPicPr>
                        <a:picLocks noChangeAspect="1" noChangeArrowheads="1"/>
                      </pic:cNvPicPr>
                    </pic:nvPicPr>
                    <pic:blipFill>
                      <a:blip r:embed="rId17"/>
                      <a:stretch>
                        <a:fillRect/>
                      </a:stretch>
                    </pic:blipFill>
                    <pic:spPr bwMode="auto">
                      <a:xfrm>
                        <a:off x="0" y="0"/>
                        <a:ext cx="5334000" cy="2083593"/>
                      </a:xfrm>
                      <a:prstGeom prst="rect">
                        <a:avLst/>
                      </a:prstGeom>
                      <a:noFill/>
                      <a:ln w="9525">
                        <a:noFill/>
                        <a:headEnd/>
                        <a:tailEnd/>
                      </a:ln>
                    </pic:spPr>
                  </pic:pic>
                </a:graphicData>
              </a:graphic>
            </wp:inline>
          </w:drawing>
        </w:r>
      </w:ins>
    </w:p>
    <w:p w14:paraId="11E71869" w14:textId="77777777" w:rsidR="00A61990" w:rsidRDefault="000C0F2E">
      <w:pPr>
        <w:pStyle w:val="BodyText"/>
        <w:rPr>
          <w:ins w:id="1485" w:author="Author" w:date="2026-09-30T13:42:00Z"/>
        </w:rPr>
      </w:pPr>
      <w:ins w:id="1486" w:author="Author" w:date="2026-09-30T13:42:00Z">
        <w:r>
          <w:t>Figure 6. Presence filter app</w:t>
        </w:r>
        <w:r>
          <w:t>lied to a household load profile.</w:t>
        </w:r>
      </w:ins>
    </w:p>
    <w:p w14:paraId="69A02DD6" w14:textId="77777777" w:rsidR="00A61990" w:rsidRDefault="000C0F2E">
      <w:pPr>
        <w:pStyle w:val="BodyText"/>
        <w:rPr>
          <w:ins w:id="1487" w:author="Author" w:date="2026-09-30T13:42:00Z"/>
        </w:rPr>
      </w:pPr>
      <w:ins w:id="1488" w:author="Author" w:date="2026-09-30T13:42:00Z">
        <w:r>
          <w:rPr>
            <w:b/>
            <w:bCs/>
          </w:rPr>
          <w:t>Draws and stopping rule.</w:t>
        </w:r>
        <w:r>
          <w:t xml:space="preserve"> In each draw, every building receives one household from the schedule file of the scenario year, drawn at random with a fixed seed from the households of the same dwelling type; the household size </w:t>
        </w:r>
        <w:r>
          <w:t>of each building is drawn once per draw with probabilities proportional to the pool, and every year then draws a household of that type and size. Each NU and year was simulated in blocks of five draws. The reported quantity is the mean annual heating and c</w:t>
        </w:r>
        <w:r>
          <w:t>ooling energy per unit floor area over the draws, with its 95 % confidence interval. The stopping rule, fixed before any result was read, was to stop when the half-width of every interval was at most 1 % of its mean, or at 30 draws. The Default scenario is</w:t>
        </w:r>
        <w:r>
          <w:t xml:space="preserve"> deterministic and was run once per NU. A year-to-year difference is called a difference only when its own 95 % interval (Welch) excludes zero; because the years share the household size drawn for each building, this test is conservative.</w:t>
        </w:r>
      </w:ins>
    </w:p>
    <w:p w14:paraId="410B65B3" w14:textId="77777777" w:rsidR="00A61990" w:rsidRDefault="000C0F2E">
      <w:pPr>
        <w:pStyle w:val="Heading1"/>
        <w:rPr>
          <w:moveTo w:id="1489" w:author="Author" w:date="2026-09-30T13:42:00Z"/>
        </w:rPr>
      </w:pPr>
      <w:bookmarkStart w:id="1490" w:name="results"/>
      <w:bookmarkEnd w:id="873"/>
      <w:bookmarkEnd w:id="1280"/>
      <w:moveToRangeStart w:id="1491" w:author="Author" w:date="2026-09-30T13:42:00Z" w:name="move241668194"/>
      <w:moveTo w:id="1492" w:author="Author" w:date="2026-09-30T13:42:00Z">
        <w:r>
          <w:t>4 Results</w:t>
        </w:r>
      </w:moveTo>
    </w:p>
    <w:moveToRangeEnd w:id="1491"/>
    <w:p w14:paraId="44584987" w14:textId="77777777" w:rsidR="001E711F" w:rsidRDefault="00E727C0">
      <w:pPr>
        <w:spacing w:before="240" w:after="240"/>
        <w:rPr>
          <w:del w:id="1493" w:author="Author" w:date="2026-09-30T13:42:00Z"/>
        </w:rPr>
      </w:pPr>
      <w:del w:id="1494" w:author="Author" w:date="2026-09-30T13:42:00Z">
        <w:r w:rsidRPr="00E51E70">
          <w:delText xml:space="preserve"> profiles were transformed into EnergyPlus-compatible schedules through a presence-aware Presence Filter algorithm, which modulates default residential schedules based on household occupancy state rather than applying unrealistic binary switching or over-conservative direct multiplication (</w:delText>
        </w:r>
        <w:r w:rsidR="00814C5D" w:rsidRPr="00E51E70">
          <w:rPr>
            <w:b/>
            <w:bCs/>
          </w:rPr>
          <w:fldChar w:fldCharType="begin"/>
        </w:r>
        <w:r w:rsidR="00814C5D" w:rsidRPr="00E51E70">
          <w:delInstrText xml:space="preserve"> REF _Ref227939666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Figure </w:delText>
        </w:r>
        <w:r w:rsidR="00814C5D" w:rsidRPr="00E51E70">
          <w:rPr>
            <w:noProof/>
          </w:rPr>
          <w:delText>9</w:delText>
        </w:r>
        <w:r w:rsidR="00814C5D" w:rsidRPr="00E51E70">
          <w:rPr>
            <w:b/>
            <w:bCs/>
          </w:rPr>
          <w:fldChar w:fldCharType="end"/>
        </w:r>
        <w:r w:rsidRPr="00E51E70">
          <w:delText>). The integration formula is expressed as:</w:delText>
        </w:r>
      </w:del>
    </w:p>
    <w:p w14:paraId="0A099C6F" w14:textId="77777777" w:rsidR="003D085C" w:rsidRPr="00E51E70" w:rsidRDefault="000C0F2E">
      <w:pPr>
        <w:spacing w:before="240" w:after="240"/>
        <w:rPr>
          <w:del w:id="1495" w:author="Author" w:date="2026-09-30T13:42:00Z"/>
        </w:rPr>
      </w:pPr>
      <m:oMathPara>
        <m:oMath>
          <m:sSub>
            <m:sSubPr>
              <m:ctrlPr>
                <w:del w:id="1496" w:author="Author" w:date="2026-09-30T13:42:00Z">
                  <w:rPr>
                    <w:rFonts w:ascii="Cambria Math" w:hAnsi="Cambria Math"/>
                    <w:i/>
                  </w:rPr>
                </w:del>
              </m:ctrlPr>
            </m:sSubPr>
            <m:e>
              <m:r>
                <w:del w:id="1497" w:author="Author" w:date="2026-09-30T13:42:00Z">
                  <w:rPr>
                    <w:rFonts w:ascii="Cambria Math" w:hAnsi="Cambria Math"/>
                  </w:rPr>
                  <m:t>S</m:t>
                </w:del>
              </m:r>
            </m:e>
            <m:sub>
              <m:r>
                <w:del w:id="1498" w:author="Author" w:date="2026-09-30T13:42:00Z">
                  <w:rPr>
                    <w:rFonts w:ascii="Cambria Math" w:hAnsi="Cambria Math"/>
                  </w:rPr>
                  <m:t>t</m:t>
                </w:del>
              </m:r>
            </m:sub>
          </m:sSub>
          <m:r>
            <w:del w:id="1499" w:author="Author" w:date="2026-09-30T13:42:00Z">
              <w:rPr>
                <w:rFonts w:ascii="Cambria Math" w:hAnsi="Cambria Math"/>
              </w:rPr>
              <m:t xml:space="preserve">= </m:t>
            </w:del>
          </m:r>
          <m:d>
            <m:dPr>
              <m:begChr m:val="{"/>
              <m:endChr m:val=""/>
              <m:ctrlPr>
                <w:del w:id="1500" w:author="Author" w:date="2026-09-30T13:42:00Z">
                  <w:rPr>
                    <w:rFonts w:ascii="Cambria Math" w:hAnsi="Cambria Math"/>
                    <w:i/>
                  </w:rPr>
                </w:del>
              </m:ctrlPr>
            </m:dPr>
            <m:e>
              <m:eqArr>
                <m:eqArrPr>
                  <m:ctrlPr>
                    <w:del w:id="1501" w:author="Author" w:date="2026-09-30T13:42:00Z">
                      <w:rPr>
                        <w:rFonts w:ascii="Cambria Math" w:hAnsi="Cambria Math"/>
                        <w:i/>
                      </w:rPr>
                    </w:del>
                  </m:ctrlPr>
                </m:eqArrPr>
                <m:e>
                  <m:sSub>
                    <m:sSubPr>
                      <m:ctrlPr>
                        <w:del w:id="1502" w:author="Author" w:date="2026-09-30T13:42:00Z">
                          <w:rPr>
                            <w:rFonts w:ascii="Cambria Math" w:hAnsi="Cambria Math"/>
                            <w:i/>
                          </w:rPr>
                        </w:del>
                      </m:ctrlPr>
                    </m:sSubPr>
                    <m:e>
                      <m:r>
                        <w:del w:id="1503" w:author="Author" w:date="2026-09-30T13:42:00Z">
                          <w:rPr>
                            <w:rFonts w:ascii="Cambria Math" w:hAnsi="Cambria Math"/>
                          </w:rPr>
                          <m:t>O</m:t>
                        </w:del>
                      </m:r>
                    </m:e>
                    <m:sub>
                      <m:r>
                        <w:del w:id="1504" w:author="Author" w:date="2026-09-30T13:42:00Z">
                          <w:rPr>
                            <w:rFonts w:ascii="Cambria Math" w:hAnsi="Cambria Math"/>
                          </w:rPr>
                          <m:t>t</m:t>
                        </w:del>
                      </m:r>
                    </m:sub>
                  </m:sSub>
                  <m:r>
                    <w:del w:id="1505" w:author="Author" w:date="2026-09-30T13:42:00Z">
                      <w:rPr>
                        <w:rFonts w:ascii="Cambria Math" w:hAnsi="Cambria Math"/>
                      </w:rPr>
                      <m:t xml:space="preserve">  .   </m:t>
                    </w:del>
                  </m:r>
                  <m:sSubSup>
                    <m:sSubSupPr>
                      <m:ctrlPr>
                        <w:del w:id="1506" w:author="Author" w:date="2026-09-30T13:42:00Z">
                          <w:rPr>
                            <w:rFonts w:ascii="Cambria Math" w:hAnsi="Cambria Math"/>
                            <w:i/>
                          </w:rPr>
                        </w:del>
                      </m:ctrlPr>
                    </m:sSubSupPr>
                    <m:e>
                      <m:r>
                        <w:del w:id="1507" w:author="Author" w:date="2026-09-30T13:42:00Z">
                          <w:rPr>
                            <w:rFonts w:ascii="Cambria Math" w:hAnsi="Cambria Math"/>
                          </w:rPr>
                          <m:t>S</m:t>
                        </w:del>
                      </m:r>
                    </m:e>
                    <m:sub>
                      <m:r>
                        <w:del w:id="1508" w:author="Author" w:date="2026-09-30T13:42:00Z">
                          <w:rPr>
                            <w:rFonts w:ascii="Cambria Math" w:hAnsi="Cambria Math"/>
                          </w:rPr>
                          <m:t>t</m:t>
                        </w:del>
                      </m:r>
                    </m:sub>
                    <m:sup>
                      <m:r>
                        <w:del w:id="1509" w:author="Author" w:date="2026-09-30T13:42:00Z">
                          <w:rPr>
                            <w:rFonts w:ascii="Cambria Math" w:hAnsi="Cambria Math"/>
                          </w:rPr>
                          <m:t xml:space="preserve">default  </m:t>
                        </w:del>
                      </m:r>
                    </m:sup>
                  </m:sSubSup>
                  <m:r>
                    <w:del w:id="1510" w:author="Author" w:date="2026-09-30T13:42:00Z">
                      <w:rPr>
                        <w:rFonts w:ascii="Cambria Math" w:hAnsi="Cambria Math"/>
                      </w:rPr>
                      <m:t xml:space="preserve">+  </m:t>
                    </w:del>
                  </m:r>
                  <m:d>
                    <m:dPr>
                      <m:ctrlPr>
                        <w:del w:id="1511" w:author="Author" w:date="2026-09-30T13:42:00Z">
                          <w:rPr>
                            <w:rFonts w:ascii="Cambria Math" w:hAnsi="Cambria Math"/>
                            <w:i/>
                          </w:rPr>
                        </w:del>
                      </m:ctrlPr>
                    </m:dPr>
                    <m:e>
                      <m:r>
                        <w:del w:id="1512" w:author="Author" w:date="2026-09-30T13:42:00Z">
                          <w:rPr>
                            <w:rFonts w:ascii="Cambria Math" w:hAnsi="Cambria Math"/>
                          </w:rPr>
                          <m:t xml:space="preserve">1- </m:t>
                        </w:del>
                      </m:r>
                      <m:sSub>
                        <m:sSubPr>
                          <m:ctrlPr>
                            <w:del w:id="1513" w:author="Author" w:date="2026-09-30T13:42:00Z">
                              <w:rPr>
                                <w:rFonts w:ascii="Cambria Math" w:hAnsi="Cambria Math"/>
                                <w:i/>
                              </w:rPr>
                            </w:del>
                          </m:ctrlPr>
                        </m:sSubPr>
                        <m:e>
                          <m:r>
                            <w:del w:id="1514" w:author="Author" w:date="2026-09-30T13:42:00Z">
                              <w:rPr>
                                <w:rFonts w:ascii="Cambria Math" w:hAnsi="Cambria Math"/>
                              </w:rPr>
                              <m:t>O</m:t>
                            </w:del>
                          </m:r>
                        </m:e>
                        <m:sub>
                          <m:r>
                            <w:del w:id="1515" w:author="Author" w:date="2026-09-30T13:42:00Z">
                              <w:rPr>
                                <w:rFonts w:ascii="Cambria Math" w:hAnsi="Cambria Math"/>
                              </w:rPr>
                              <m:t>t</m:t>
                            </w:del>
                          </m:r>
                        </m:sub>
                      </m:sSub>
                    </m:e>
                  </m:d>
                  <m:r>
                    <w:del w:id="1516" w:author="Author" w:date="2026-09-30T13:42:00Z">
                      <w:rPr>
                        <w:rFonts w:ascii="Cambria Math" w:hAnsi="Cambria Math"/>
                      </w:rPr>
                      <m:t xml:space="preserve"> .   </m:t>
                    </w:del>
                  </m:r>
                  <m:sSubSup>
                    <m:sSubSupPr>
                      <m:ctrlPr>
                        <w:del w:id="1517" w:author="Author" w:date="2026-09-30T13:42:00Z">
                          <w:rPr>
                            <w:rFonts w:ascii="Cambria Math" w:hAnsi="Cambria Math"/>
                            <w:i/>
                          </w:rPr>
                        </w:del>
                      </m:ctrlPr>
                    </m:sSubSupPr>
                    <m:e>
                      <m:r>
                        <w:del w:id="1518" w:author="Author" w:date="2026-09-30T13:42:00Z">
                          <w:rPr>
                            <w:rFonts w:ascii="Cambria Math" w:hAnsi="Cambria Math"/>
                          </w:rPr>
                          <m:t>S</m:t>
                        </w:del>
                      </m:r>
                    </m:e>
                    <m:sub>
                      <m:r>
                        <w:del w:id="1519" w:author="Author" w:date="2026-09-30T13:42:00Z">
                          <w:rPr>
                            <w:rFonts w:ascii="Cambria Math" w:hAnsi="Cambria Math"/>
                          </w:rPr>
                          <m:t>t</m:t>
                        </w:del>
                      </m:r>
                    </m:sub>
                    <m:sup>
                      <m:r>
                        <w:del w:id="1520" w:author="Author" w:date="2026-09-30T13:42:00Z">
                          <w:rPr>
                            <w:rFonts w:ascii="Cambria Math" w:hAnsi="Cambria Math"/>
                          </w:rPr>
                          <m:t xml:space="preserve">default </m:t>
                        </w:del>
                      </m:r>
                    </m:sup>
                  </m:sSubSup>
                  <m:r>
                    <w:del w:id="1521" w:author="Author" w:date="2026-09-30T13:42:00Z">
                      <w:rPr>
                        <w:rFonts w:ascii="Cambria Math" w:hAnsi="Cambria Math"/>
                      </w:rPr>
                      <m:t xml:space="preserve">,   if </m:t>
                    </w:del>
                  </m:r>
                  <m:sSub>
                    <m:sSubPr>
                      <m:ctrlPr>
                        <w:del w:id="1522" w:author="Author" w:date="2026-09-30T13:42:00Z">
                          <w:rPr>
                            <w:rFonts w:ascii="Cambria Math" w:hAnsi="Cambria Math"/>
                            <w:i/>
                          </w:rPr>
                        </w:del>
                      </m:ctrlPr>
                    </m:sSubPr>
                    <m:e>
                      <m:r>
                        <w:del w:id="1523" w:author="Author" w:date="2026-09-30T13:42:00Z">
                          <w:rPr>
                            <w:rFonts w:ascii="Cambria Math" w:hAnsi="Cambria Math"/>
                          </w:rPr>
                          <m:t>O</m:t>
                        </w:del>
                      </m:r>
                    </m:e>
                    <m:sub>
                      <m:r>
                        <w:del w:id="1524" w:author="Author" w:date="2026-09-30T13:42:00Z">
                          <w:rPr>
                            <w:rFonts w:ascii="Cambria Math" w:hAnsi="Cambria Math"/>
                          </w:rPr>
                          <m:t>t</m:t>
                        </w:del>
                      </m:r>
                    </m:sub>
                  </m:sSub>
                  <m:r>
                    <w:del w:id="1525" w:author="Author" w:date="2026-09-30T13:42:00Z">
                      <w:rPr>
                        <w:rFonts w:ascii="Cambria Math" w:hAnsi="Cambria Math"/>
                      </w:rPr>
                      <m:t xml:space="preserve">  &gt;  ε </m:t>
                    </w:del>
                  </m:r>
                </m:e>
                <m:e>
                  <m:sSubSup>
                    <m:sSubSupPr>
                      <m:ctrlPr>
                        <w:del w:id="1526" w:author="Author" w:date="2026-09-30T13:42:00Z">
                          <w:rPr>
                            <w:rFonts w:ascii="Cambria Math" w:hAnsi="Cambria Math"/>
                            <w:i/>
                          </w:rPr>
                        </w:del>
                      </m:ctrlPr>
                    </m:sSubSupPr>
                    <m:e>
                      <m:r>
                        <w:del w:id="1527" w:author="Author" w:date="2026-09-30T13:42:00Z">
                          <w:rPr>
                            <w:rFonts w:ascii="Cambria Math" w:hAnsi="Cambria Math"/>
                          </w:rPr>
                          <m:t>S</m:t>
                        </w:del>
                      </m:r>
                    </m:e>
                    <m:sub>
                      <m:r>
                        <w:del w:id="1528" w:author="Author" w:date="2026-09-30T13:42:00Z">
                          <w:rPr>
                            <w:rFonts w:ascii="Cambria Math" w:hAnsi="Cambria Math"/>
                          </w:rPr>
                          <m:t>t</m:t>
                        </w:del>
                      </m:r>
                    </m:sub>
                    <m:sup>
                      <m:r>
                        <w:del w:id="1529" w:author="Author" w:date="2026-09-30T13:42:00Z">
                          <w:rPr>
                            <w:rFonts w:ascii="Cambria Math" w:hAnsi="Cambria Math"/>
                          </w:rPr>
                          <m:t>baseload</m:t>
                        </w:del>
                      </m:r>
                    </m:sup>
                  </m:sSubSup>
                  <m:r>
                    <w:del w:id="1530" w:author="Author" w:date="2026-09-30T13:42:00Z">
                      <w:rPr>
                        <w:rFonts w:ascii="Cambria Math" w:hAnsi="Cambria Math"/>
                      </w:rPr>
                      <m:t>,  othersie</m:t>
                    </w:del>
                  </m:r>
                </m:e>
              </m:eqArr>
            </m:e>
          </m:d>
        </m:oMath>
      </m:oMathPara>
    </w:p>
    <w:p w14:paraId="2DC31761" w14:textId="77777777" w:rsidR="001E711F" w:rsidRPr="00E51E70" w:rsidRDefault="003D5B7C">
      <w:pPr>
        <w:rPr>
          <w:del w:id="1531" w:author="Author" w:date="2026-09-30T13:42:00Z"/>
        </w:rPr>
      </w:pPr>
      <w:del w:id="1532" w:author="Author" w:date="2026-09-30T13:42:00Z">
        <w:r>
          <w:delText xml:space="preserve">where </w:delText>
        </w:r>
      </w:del>
      <m:oMath>
        <m:sSub>
          <m:sSubPr>
            <m:ctrlPr>
              <w:del w:id="1533" w:author="Author" w:date="2026-09-30T13:42:00Z">
                <w:rPr>
                  <w:rFonts w:ascii="Cambria Math" w:hAnsi="Cambria Math"/>
                  <w:i/>
                </w:rPr>
              </w:del>
            </m:ctrlPr>
          </m:sSubPr>
          <m:e>
            <m:r>
              <w:del w:id="1534" w:author="Author" w:date="2026-09-30T13:42:00Z">
                <w:rPr>
                  <w:rFonts w:ascii="Cambria Math" w:hAnsi="Cambria Math"/>
                </w:rPr>
                <m:t>S</m:t>
              </w:del>
            </m:r>
          </m:e>
          <m:sub>
            <m:r>
              <w:del w:id="1535" w:author="Author" w:date="2026-09-30T13:42:00Z">
                <w:rPr>
                  <w:rFonts w:ascii="Cambria Math" w:hAnsi="Cambria Math"/>
                </w:rPr>
                <m:t>t</m:t>
              </w:del>
            </m:r>
          </m:sub>
        </m:sSub>
      </m:oMath>
      <w:del w:id="1536" w:author="Author" w:date="2026-09-30T13:42:00Z">
        <w:r>
          <w:rPr>
            <w:rStyle w:val="vlist-s"/>
            <w:rFonts w:eastAsiaTheme="majorEastAsia"/>
          </w:rPr>
          <w:delText>​</w:delText>
        </w:r>
        <w:r>
          <w:delText xml:space="preserve"> is the integrated end-use schedule value at hour </w:delText>
        </w:r>
        <w:r w:rsidRPr="003D5B7C">
          <w:rPr>
            <w:rStyle w:val="mord"/>
            <w:rFonts w:eastAsiaTheme="majorEastAsia"/>
            <w:i/>
            <w:iCs/>
          </w:rPr>
          <w:delText>t</w:delText>
        </w:r>
        <w:r>
          <w:delText xml:space="preserve">, </w:delText>
        </w:r>
      </w:del>
      <m:oMath>
        <m:sSub>
          <m:sSubPr>
            <m:ctrlPr>
              <w:del w:id="1537" w:author="Author" w:date="2026-09-30T13:42:00Z">
                <w:rPr>
                  <w:rFonts w:ascii="Cambria Math" w:hAnsi="Cambria Math"/>
                  <w:i/>
                </w:rPr>
              </w:del>
            </m:ctrlPr>
          </m:sSubPr>
          <m:e>
            <m:r>
              <w:del w:id="1538" w:author="Author" w:date="2026-09-30T13:42:00Z">
                <w:rPr>
                  <w:rFonts w:ascii="Cambria Math" w:hAnsi="Cambria Math"/>
                </w:rPr>
                <m:t>O</m:t>
              </w:del>
            </m:r>
          </m:e>
          <m:sub>
            <m:r>
              <w:del w:id="1539" w:author="Author" w:date="2026-09-30T13:42:00Z">
                <w:rPr>
                  <w:rFonts w:ascii="Cambria Math" w:hAnsi="Cambria Math"/>
                </w:rPr>
                <m:t>t</m:t>
              </w:del>
            </m:r>
          </m:sub>
        </m:sSub>
      </m:oMath>
      <w:del w:id="1540" w:author="Author" w:date="2026-09-30T13:42:00Z">
        <w:r>
          <w:rPr>
            <w:rStyle w:val="katex-mathml"/>
            <w:rFonts w:eastAsiaTheme="majorEastAsia"/>
          </w:rPr>
          <w:delText xml:space="preserve"> </w:delText>
        </w:r>
        <w:r>
          <w:rPr>
            <w:rStyle w:val="katex-mathml"/>
            <w:rFonts w:ascii="Cambria Math" w:eastAsiaTheme="majorEastAsia" w:hAnsi="Cambria Math" w:cs="Cambria Math"/>
          </w:rPr>
          <w:delText xml:space="preserve">∈ </w:delText>
        </w:r>
        <w:r>
          <w:rPr>
            <w:rStyle w:val="katex-mathml"/>
            <w:rFonts w:eastAsiaTheme="majorEastAsia"/>
          </w:rPr>
          <w:delText xml:space="preserve">[0,1] </w:delText>
        </w:r>
        <w:r>
          <w:delText xml:space="preserve"> is the </w:delText>
        </w:r>
        <w:r>
          <w:rPr>
            <w:rStyle w:val="Strong"/>
          </w:rPr>
          <w:delText>fractional hourly occupancy</w:delText>
        </w:r>
        <w:r>
          <w:delText xml:space="preserve"> obtained by mean-resampling the 5-minute binary presence mask (</w:delText>
        </w:r>
        <w:r>
          <w:rPr>
            <w:rStyle w:val="HTMLCode"/>
            <w:rFonts w:eastAsia="EB Garamond"/>
          </w:rPr>
          <w:delText>occPre</w:delText>
        </w:r>
        <w:r>
          <w:delText xml:space="preserve">) to hourly resolution, </w:delText>
        </w:r>
        <w:r>
          <w:rPr>
            <w:rStyle w:val="katex-mathml"/>
            <w:rFonts w:eastAsiaTheme="majorEastAsia"/>
          </w:rPr>
          <w:delText xml:space="preserve"> </w:delText>
        </w:r>
      </w:del>
      <m:oMath>
        <m:sSub>
          <m:sSubPr>
            <m:ctrlPr>
              <w:del w:id="1541" w:author="Author" w:date="2026-09-30T13:42:00Z">
                <w:rPr>
                  <w:rStyle w:val="katex-mathml"/>
                  <w:rFonts w:ascii="Cambria Math" w:eastAsiaTheme="majorEastAsia" w:hAnsi="Cambria Math"/>
                  <w:i/>
                </w:rPr>
              </w:del>
            </m:ctrlPr>
          </m:sSubPr>
          <m:e>
            <m:r>
              <w:del w:id="1542" w:author="Author" w:date="2026-09-30T13:42:00Z">
                <w:rPr>
                  <w:rStyle w:val="katex-mathml"/>
                  <w:rFonts w:ascii="Cambria Math" w:eastAsiaTheme="majorEastAsia" w:hAnsi="Cambria Math"/>
                </w:rPr>
                <m:t>S</m:t>
              </w:del>
            </m:r>
          </m:e>
          <m:sub>
            <m:r>
              <w:del w:id="1543" w:author="Author" w:date="2026-09-30T13:42:00Z">
                <w:rPr>
                  <w:rStyle w:val="katex-mathml"/>
                  <w:rFonts w:ascii="Cambria Math" w:eastAsiaTheme="majorEastAsia" w:hAnsi="Cambria Math"/>
                </w:rPr>
                <m:t>t</m:t>
              </w:del>
            </m:r>
          </m:sub>
        </m:sSub>
      </m:oMath>
      <w:del w:id="1544" w:author="Author" w:date="2026-09-30T13:42:00Z">
        <w:r>
          <w:rPr>
            <w:rStyle w:val="vlist-s"/>
            <w:rFonts w:eastAsiaTheme="majorEastAsia"/>
          </w:rPr>
          <w:delText>​</w:delText>
        </w:r>
        <w:r>
          <w:delText xml:space="preserve"> is the standardised DOE MidRise Apartment schedule value at hour </w:delText>
        </w:r>
        <w:r w:rsidRPr="003D5B7C">
          <w:rPr>
            <w:rStyle w:val="katex-mathml"/>
            <w:rFonts w:eastAsiaTheme="majorEastAsia"/>
            <w:i/>
            <w:iCs/>
          </w:rPr>
          <w:delText>t</w:delText>
        </w:r>
        <w:r>
          <w:delText xml:space="preserve">, </w:delText>
        </w:r>
      </w:del>
      <m:oMath>
        <m:sSubSup>
          <m:sSubSupPr>
            <m:ctrlPr>
              <w:del w:id="1545" w:author="Author" w:date="2026-09-30T13:42:00Z">
                <w:rPr>
                  <w:rFonts w:ascii="Cambria Math" w:hAnsi="Cambria Math"/>
                  <w:i/>
                </w:rPr>
              </w:del>
            </m:ctrlPr>
          </m:sSubSupPr>
          <m:e>
            <m:r>
              <w:del w:id="1546" w:author="Author" w:date="2026-09-30T13:42:00Z">
                <w:rPr>
                  <w:rFonts w:ascii="Cambria Math" w:hAnsi="Cambria Math"/>
                </w:rPr>
                <m:t>S</m:t>
              </w:del>
            </m:r>
          </m:e>
          <m:sub>
            <m:r>
              <w:del w:id="1547" w:author="Author" w:date="2026-09-30T13:42:00Z">
                <w:rPr>
                  <w:rFonts w:ascii="Cambria Math" w:hAnsi="Cambria Math"/>
                </w:rPr>
                <m:t>t</m:t>
              </w:del>
            </m:r>
          </m:sub>
          <m:sup>
            <m:r>
              <w:del w:id="1548" w:author="Author" w:date="2026-09-30T13:42:00Z">
                <w:rPr>
                  <w:rFonts w:ascii="Cambria Math" w:hAnsi="Cambria Math"/>
                </w:rPr>
                <m:t>baseload</m:t>
              </w:del>
            </m:r>
          </m:sup>
        </m:sSubSup>
      </m:oMath>
      <w:del w:id="1549" w:author="Author" w:date="2026-09-30T13:42:00Z">
        <w:r>
          <w:rPr>
            <w:rStyle w:val="katex-mathml"/>
            <w:rFonts w:eastAsiaTheme="majorEastAsia"/>
          </w:rPr>
          <w:delText xml:space="preserve"> </w:delText>
        </w:r>
        <w:r>
          <w:rPr>
            <w:rStyle w:val="vlist-s"/>
            <w:rFonts w:eastAsiaTheme="majorEastAsia"/>
          </w:rPr>
          <w:delText>​</w:delText>
        </w:r>
        <w:r>
          <w:delText xml:space="preserve"> is the end-use-specific unoccupied baseload (refrigeration and standby for ElectricEquipment, recirculation losses for WaterUse:Equipment, daylight-modulated minimum for Lights), and </w:delText>
        </w:r>
      </w:del>
      <m:oMath>
        <m:r>
          <w:del w:id="1550" w:author="Author" w:date="2026-09-30T13:42:00Z">
            <w:rPr>
              <w:rFonts w:ascii="Cambria Math" w:hAnsi="Cambria Math"/>
            </w:rPr>
            <m:t>ε</m:t>
          </w:del>
        </m:r>
      </m:oMath>
      <w:del w:id="1551" w:author="Author" w:date="2026-09-30T13:42:00Z">
        <w:r>
          <w:delText xml:space="preserve"> =  </w:delText>
        </w:r>
      </w:del>
      <m:oMath>
        <m:sSup>
          <m:sSupPr>
            <m:ctrlPr>
              <w:del w:id="1552" w:author="Author" w:date="2026-09-30T13:42:00Z">
                <w:rPr>
                  <w:rFonts w:ascii="Cambria Math" w:hAnsi="Cambria Math"/>
                  <w:i/>
                </w:rPr>
              </w:del>
            </m:ctrlPr>
          </m:sSupPr>
          <m:e>
            <m:r>
              <w:del w:id="1553" w:author="Author" w:date="2026-09-30T13:42:00Z">
                <w:rPr>
                  <w:rFonts w:ascii="Cambria Math" w:hAnsi="Cambria Math"/>
                </w:rPr>
                <m:t>10</m:t>
              </w:del>
            </m:r>
          </m:e>
          <m:sup>
            <m:r>
              <w:del w:id="1554" w:author="Author" w:date="2026-09-30T13:42:00Z">
                <w:rPr>
                  <w:rFonts w:ascii="Cambria Math" w:hAnsi="Cambria Math"/>
                </w:rPr>
                <m:t>-3</m:t>
              </w:del>
            </m:r>
          </m:sup>
        </m:sSup>
      </m:oMath>
      <w:del w:id="1555" w:author="Author" w:date="2026-09-30T13:42:00Z">
        <w:r>
          <w:rPr>
            <w:rStyle w:val="katex-mathml"/>
            <w:rFonts w:eastAsiaTheme="majorEastAsia"/>
          </w:rPr>
          <w:delText xml:space="preserve"> </w:delText>
        </w:r>
        <w:r>
          <w:delText>is the absent-hour threshold</w:delText>
        </w:r>
        <w:r w:rsidR="00E727C0" w:rsidRPr="00E51E70">
          <w:delText xml:space="preserve"> (</w:delText>
        </w:r>
        <w:r w:rsidR="00814C5D" w:rsidRPr="00E51E70">
          <w:rPr>
            <w:b/>
            <w:bCs/>
          </w:rPr>
          <w:fldChar w:fldCharType="begin"/>
        </w:r>
        <w:r w:rsidR="00814C5D" w:rsidRPr="00E51E70">
          <w:delInstrText xml:space="preserve"> REF _Ref227939686 \h </w:delInstrText>
        </w:r>
        <w:r w:rsidR="00E51E70">
          <w:rPr>
            <w:b/>
            <w:bCs/>
          </w:rPr>
          <w:delInstrText xml:space="preserve"> \* MERGEFORMAT </w:delInstrText>
        </w:r>
        <w:r w:rsidR="00814C5D" w:rsidRPr="00E51E70">
          <w:rPr>
            <w:b/>
            <w:bCs/>
          </w:rPr>
        </w:r>
        <w:r w:rsidR="00814C5D" w:rsidRPr="00E51E70">
          <w:rPr>
            <w:b/>
            <w:bCs/>
          </w:rPr>
          <w:fldChar w:fldCharType="separate"/>
        </w:r>
        <w:r w:rsidR="00814C5D" w:rsidRPr="00E51E70">
          <w:delText xml:space="preserve">Figure </w:delText>
        </w:r>
        <w:r w:rsidR="00814C5D" w:rsidRPr="00E51E70">
          <w:rPr>
            <w:noProof/>
          </w:rPr>
          <w:delText>10</w:delText>
        </w:r>
        <w:r w:rsidR="00814C5D" w:rsidRPr="00E51E70">
          <w:rPr>
            <w:b/>
            <w:bCs/>
          </w:rPr>
          <w:fldChar w:fldCharType="end"/>
        </w:r>
        <w:r w:rsidR="00E727C0" w:rsidRPr="00E51E70">
          <w:delText>). Household-specific scaling updated occupant counts based on actual household size, ensuring internal heat gains matched demographic projections across all scenarios.</w:delText>
        </w:r>
      </w:del>
    </w:p>
    <w:p w14:paraId="3064C1E6" w14:textId="77777777" w:rsidR="001E711F" w:rsidRPr="00E51E70" w:rsidRDefault="00E727C0">
      <w:pPr>
        <w:spacing w:before="240" w:after="240"/>
        <w:rPr>
          <w:del w:id="1556" w:author="Author" w:date="2026-09-30T13:42:00Z"/>
        </w:rPr>
      </w:pPr>
      <w:del w:id="1557" w:author="Author" w:date="2026-09-30T13:42:00Z">
        <w:r w:rsidRPr="00E51E70">
          <w:rPr>
            <w:noProof/>
          </w:rPr>
          <w:drawing>
            <wp:inline distT="114300" distB="114300" distL="114300" distR="114300" wp14:anchorId="3F548C55" wp14:editId="299870D9">
              <wp:extent cx="5731200" cy="22352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2235200"/>
                      </a:xfrm>
                      <a:prstGeom prst="rect">
                        <a:avLst/>
                      </a:prstGeom>
                      <a:ln/>
                    </pic:spPr>
                  </pic:pic>
                </a:graphicData>
              </a:graphic>
            </wp:inline>
          </w:drawing>
        </w:r>
      </w:del>
    </w:p>
    <w:p w14:paraId="246F7058" w14:textId="77777777" w:rsidR="00814C5D" w:rsidRPr="00E51E70" w:rsidRDefault="00814C5D" w:rsidP="00814C5D">
      <w:pPr>
        <w:spacing w:before="240" w:after="240"/>
        <w:jc w:val="center"/>
        <w:rPr>
          <w:del w:id="1558" w:author="Author" w:date="2026-09-30T13:42:00Z"/>
        </w:rPr>
      </w:pPr>
      <w:bookmarkStart w:id="1559" w:name="_Ref227939686"/>
      <w:del w:id="1560" w:author="Author" w:date="2026-09-30T13:42:00Z">
        <w:r w:rsidRPr="00E51E70">
          <w:delText xml:space="preserve">Figure </w:delText>
        </w:r>
        <w:r w:rsidR="000C0F2E">
          <w:fldChar w:fldCharType="begin"/>
        </w:r>
        <w:r w:rsidR="000C0F2E">
          <w:delInstrText xml:space="preserve"> SEQ Figure </w:delInstrText>
        </w:r>
        <w:r w:rsidR="000C0F2E">
          <w:delInstrText xml:space="preserve">\* ARABIC </w:delInstrText>
        </w:r>
        <w:r w:rsidR="000C0F2E">
          <w:fldChar w:fldCharType="separate"/>
        </w:r>
        <w:r w:rsidR="009448D8" w:rsidRPr="00E51E70">
          <w:rPr>
            <w:noProof/>
          </w:rPr>
          <w:delText>10</w:delText>
        </w:r>
        <w:r w:rsidR="000C0F2E">
          <w:rPr>
            <w:noProof/>
          </w:rPr>
          <w:fldChar w:fldCharType="end"/>
        </w:r>
        <w:bookmarkEnd w:id="1559"/>
        <w:r w:rsidRPr="00E51E70">
          <w:delText>. Application of the Presence Filter Algorithm to Household Load Profiles</w:delText>
        </w:r>
      </w:del>
    </w:p>
    <w:p w14:paraId="6235A700" w14:textId="77777777" w:rsidR="001E711F" w:rsidRPr="00E51E70" w:rsidRDefault="00E727C0">
      <w:pPr>
        <w:rPr>
          <w:del w:id="1561" w:author="Author" w:date="2026-09-30T13:42:00Z"/>
        </w:rPr>
      </w:pPr>
      <w:del w:id="1562" w:author="Author" w:date="2026-09-30T13:42:00Z">
        <w:r w:rsidRPr="00E51E70">
          <w:delText xml:space="preserve">To quantify the impact of empirically derived occupancy patterns on residential energy demand, a comparative simulation framework evaluated six scenarios per Neighbourhood Unit: Default (standardized </w:delText>
        </w:r>
        <w:r w:rsidR="00681E4C" w:rsidRPr="00E51E70">
          <w:delText>Midrise</w:delText>
        </w:r>
        <w:r w:rsidRPr="00E51E70">
          <w:delText xml:space="preserve"> Apartment schedules), 2025 (C-VAE synthetic projection), and four empirical GSS cycles (2005, 2010, 2015, and 2022), yielding 36 scenario-neighbourhood simulation pairings across Montreal. Household selection followed a three-stage filtering protocol retaining only single-detached households with 2 to 4 persons, matched to a target working-day occupancy profile through Sum of Squared Error minimization, with the 100 best-matching households selected per scenario-neighbourhood combination. This controlled ensemble isolates behavioral evolution effects from occupancy category differences, though it necessarily excludes non-standard work patterns such as shift and remote workers — identified as a priority for future investigation. End-use disaggregation reported lighting, equipment, fans, heating, cooling, and domestic hot water intensities separately across the 100-household Monte Carlo ensemble per pairing, with results aggregated to the neighbourhood scale and presented as mean and standard deviation in Section 4.</w:delText>
        </w:r>
      </w:del>
    </w:p>
    <w:p w14:paraId="6D4960A3" w14:textId="77777777" w:rsidR="00A61990" w:rsidRDefault="000C0F2E">
      <w:pPr>
        <w:pStyle w:val="Heading2"/>
        <w:rPr>
          <w:ins w:id="1563" w:author="Author" w:date="2026-09-30T13:42:00Z"/>
        </w:rPr>
      </w:pPr>
      <w:bookmarkStart w:id="1564" w:name="occupancy-patterns-20052025"/>
      <w:ins w:id="1565" w:author="Author" w:date="2026-09-30T13:42:00Z">
        <w:r>
          <w:t>4.1 Occ</w:t>
        </w:r>
        <w:r>
          <w:t>upancy patterns, 2005–2025</w:t>
        </w:r>
      </w:ins>
    </w:p>
    <w:p w14:paraId="330D3A89" w14:textId="77777777" w:rsidR="00A61990" w:rsidRDefault="000C0F2E">
      <w:pPr>
        <w:pStyle w:val="FirstParagraph"/>
        <w:rPr>
          <w:ins w:id="1566" w:author="Author" w:date="2026-09-30T13:42:00Z"/>
        </w:rPr>
      </w:pPr>
      <w:ins w:id="1567" w:author="Author" w:date="2026-09-30T13:42:00Z">
        <w:r>
          <w:t>All numbers in this section are computed from the household schedule files used in the simulations (Table 2), with the definitions of Table 3. They replace the numbers of the submitted version, which came from earlier files in which weekday and weekend wer</w:t>
        </w:r>
        <w:r>
          <w:t>e swapped for 2005 and 2015 and the occupancy fraction was defined differently.</w:t>
        </w:r>
      </w:ins>
    </w:p>
    <w:p w14:paraId="1D8B7436" w14:textId="77777777" w:rsidR="00A61990" w:rsidRDefault="000C0F2E">
      <w:pPr>
        <w:pStyle w:val="Heading3"/>
        <w:rPr>
          <w:ins w:id="1568" w:author="Author" w:date="2026-09-30T13:42:00Z"/>
        </w:rPr>
      </w:pPr>
      <w:bookmarkStart w:id="1569" w:name="presence"/>
      <w:ins w:id="1570" w:author="Author" w:date="2026-09-30T13:42:00Z">
        <w:r>
          <w:t>4.1.1 Presence</w:t>
        </w:r>
      </w:ins>
    </w:p>
    <w:p w14:paraId="09F5F850" w14:textId="77777777" w:rsidR="00A61990" w:rsidRDefault="000C0F2E">
      <w:pPr>
        <w:pStyle w:val="FirstParagraph"/>
        <w:rPr>
          <w:ins w:id="1571" w:author="Author" w:date="2026-09-30T13:42:00Z"/>
        </w:rPr>
      </w:pPr>
      <w:ins w:id="1572" w:author="Author" w:date="2026-09-30T13:42:00Z">
        <w:r>
          <w:t>Figure 7 and Table 8 show the hourly presence profiles and their summary metrics. On weekdays, households are at home 15.6 to 16.2 h per day in 2005, 2010 and 20</w:t>
        </w:r>
        <w:r>
          <w:t>15 and 17.9 h in 2022; on weekends, 17.4 to 17.6 h before 2022 and 18.6 h in 2022. The weekday daytime occupancy fraction (09:00–17:00) is 0.36 to 0.40 in the three pre-pandemic cycles and 0.52 in 2022. Presence was thus nearly flat from 2005 to 2015 and r</w:t>
        </w:r>
        <w:r>
          <w:t xml:space="preserve">ose after the COVID-19 pandemic, mainly during working hours on weekdays, which narrowed the weekday–weekend gap from 1.4 to 1.8 h before 2022 to 0.6 h in 2022. The 2010 cycle is slightly lower than 2005 and 2015 on weekdays (by about 0.5 h); the cause of </w:t>
        </w:r>
        <w:r>
          <w:t>this difference was not identified. The 2025 cohort, whose persons are matched to 2022 diaries, has 16.5 h on weekdays and a daytime fraction of 0.40, close to the pre-pandemic cycles. Because the diaries are the same as in 2022, this difference comes from</w:t>
        </w:r>
        <w:r>
          <w:t xml:space="preserve"> the projected population and from how its persons were matched (Section 3.4), not from a change in behaviour.</w:t>
        </w:r>
      </w:ins>
    </w:p>
    <w:p w14:paraId="3C43CD7C" w14:textId="77777777" w:rsidR="00A61990" w:rsidRDefault="000C0F2E">
      <w:pPr>
        <w:pStyle w:val="BodyText"/>
        <w:keepNext/>
        <w:jc w:val="center"/>
        <w:rPr>
          <w:ins w:id="1573" w:author="Author" w:date="2026-09-30T13:42:00Z"/>
        </w:rPr>
      </w:pPr>
      <w:ins w:id="1574" w:author="Author" w:date="2026-09-30T13:42:00Z">
        <w:r>
          <w:rPr>
            <w:noProof/>
          </w:rPr>
          <w:drawing>
            <wp:inline distT="0" distB="0" distL="0" distR="0" wp14:anchorId="2204F2E3" wp14:editId="32E6BC9E">
              <wp:extent cx="5334000" cy="2900218"/>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Fig7_presence_R1.png"/>
                      <pic:cNvPicPr>
                        <a:picLocks noChangeAspect="1" noChangeArrowheads="1"/>
                      </pic:cNvPicPr>
                    </pic:nvPicPr>
                    <pic:blipFill>
                      <a:blip r:embed="rId18"/>
                      <a:stretch>
                        <a:fillRect/>
                      </a:stretch>
                    </pic:blipFill>
                    <pic:spPr bwMode="auto">
                      <a:xfrm>
                        <a:off x="0" y="0"/>
                        <a:ext cx="5334000" cy="2900218"/>
                      </a:xfrm>
                      <a:prstGeom prst="rect">
                        <a:avLst/>
                      </a:prstGeom>
                      <a:noFill/>
                      <a:ln w="9525">
                        <a:noFill/>
                        <a:headEnd/>
                        <a:tailEnd/>
                      </a:ln>
                    </pic:spPr>
                  </pic:pic>
                </a:graphicData>
              </a:graphic>
            </wp:inline>
          </w:drawing>
        </w:r>
      </w:ins>
    </w:p>
    <w:p w14:paraId="102EDF46" w14:textId="77777777" w:rsidR="00A61990" w:rsidRDefault="000C0F2E">
      <w:pPr>
        <w:pStyle w:val="BodyText"/>
        <w:rPr>
          <w:ins w:id="1575" w:author="Author" w:date="2026-09-30T13:42:00Z"/>
        </w:rPr>
      </w:pPr>
      <w:ins w:id="1576" w:author="Author" w:date="2026-09-30T13:42:00Z">
        <w:r>
          <w:t>Figure 7. Hourly presence profiles (top; mean with ±1 standard deviation across households), occupied hours and daytime occupancy fraction (mid</w:t>
        </w:r>
        <w:r>
          <w:t>dle), and summary metrics against the Default (bottom), for each cycle.</w:t>
        </w:r>
      </w:ins>
    </w:p>
    <w:p w14:paraId="71383002" w14:textId="77777777" w:rsidR="00A61990" w:rsidRDefault="000C0F2E">
      <w:pPr>
        <w:pStyle w:val="BodyText"/>
        <w:rPr>
          <w:ins w:id="1577" w:author="Author" w:date="2026-09-30T13:42:00Z"/>
        </w:rPr>
      </w:pPr>
      <w:ins w:id="1578" w:author="Author" w:date="2026-09-30T13:42:00Z">
        <w:r>
          <w:t>Table 8. Occupancy metrics per cycle (Canada) and for the Default schedule. Occupied hours are the sum of the 24 hourly mean occupancy fractions.</w:t>
        </w:r>
      </w:ins>
    </w:p>
    <w:tbl>
      <w:tblPr>
        <w:tblStyle w:val="Table"/>
        <w:tblW w:w="5000" w:type="pct"/>
        <w:tblLayout w:type="fixed"/>
        <w:tblCellMar>
          <w:left w:w="72" w:type="dxa"/>
          <w:right w:w="72" w:type="dxa"/>
        </w:tblCellMar>
        <w:tblLook w:val="0020" w:firstRow="1" w:lastRow="0" w:firstColumn="0" w:lastColumn="0" w:noHBand="0" w:noVBand="0"/>
      </w:tblPr>
      <w:tblGrid>
        <w:gridCol w:w="4369"/>
        <w:gridCol w:w="970"/>
        <w:gridCol w:w="832"/>
        <w:gridCol w:w="832"/>
        <w:gridCol w:w="832"/>
        <w:gridCol w:w="832"/>
        <w:gridCol w:w="837"/>
      </w:tblGrid>
      <w:tr w:rsidR="00A61990" w14:paraId="386E4C5B" w14:textId="77777777" w:rsidTr="00A61990">
        <w:trPr>
          <w:cnfStyle w:val="100000000000" w:firstRow="1" w:lastRow="0" w:firstColumn="0" w:lastColumn="0" w:oddVBand="0" w:evenVBand="0" w:oddHBand="0" w:evenHBand="0" w:firstRowFirstColumn="0" w:firstRowLastColumn="0" w:lastRowFirstColumn="0" w:lastRowLastColumn="0"/>
          <w:tblHeader/>
          <w:ins w:id="1579" w:author="Author" w:date="2026-09-30T13:42:00Z"/>
        </w:trPr>
        <w:tc>
          <w:tcPr>
            <w:tcW w:w="4304" w:type="dxa"/>
          </w:tcPr>
          <w:p w14:paraId="1396A3AE" w14:textId="77777777" w:rsidR="00A61990" w:rsidRDefault="00A61990">
            <w:pPr>
              <w:pStyle w:val="Compact"/>
              <w:spacing w:after="0" w:line="240" w:lineRule="auto"/>
              <w:rPr>
                <w:ins w:id="1580" w:author="Author" w:date="2026-09-30T13:42:00Z"/>
              </w:rPr>
            </w:pPr>
          </w:p>
        </w:tc>
        <w:tc>
          <w:tcPr>
            <w:tcW w:w="956" w:type="dxa"/>
          </w:tcPr>
          <w:p w14:paraId="151213DE" w14:textId="77777777" w:rsidR="00A61990" w:rsidRDefault="000C0F2E">
            <w:pPr>
              <w:pStyle w:val="Compact"/>
              <w:spacing w:after="0" w:line="240" w:lineRule="auto"/>
              <w:jc w:val="right"/>
              <w:rPr>
                <w:ins w:id="1581" w:author="Author" w:date="2026-09-30T13:42:00Z"/>
              </w:rPr>
            </w:pPr>
            <w:ins w:id="1582" w:author="Author" w:date="2026-09-30T13:42:00Z">
              <w:r>
                <w:rPr>
                  <w:sz w:val="20"/>
                  <w:szCs w:val="20"/>
                </w:rPr>
                <w:t>Default</w:t>
              </w:r>
            </w:ins>
          </w:p>
        </w:tc>
        <w:tc>
          <w:tcPr>
            <w:tcW w:w="819" w:type="dxa"/>
          </w:tcPr>
          <w:p w14:paraId="7190F454" w14:textId="77777777" w:rsidR="00A61990" w:rsidRDefault="000C0F2E">
            <w:pPr>
              <w:pStyle w:val="Compact"/>
              <w:spacing w:after="0" w:line="240" w:lineRule="auto"/>
              <w:jc w:val="right"/>
              <w:rPr>
                <w:ins w:id="1583" w:author="Author" w:date="2026-09-30T13:42:00Z"/>
              </w:rPr>
            </w:pPr>
            <w:ins w:id="1584" w:author="Author" w:date="2026-09-30T13:42:00Z">
              <w:r>
                <w:rPr>
                  <w:sz w:val="20"/>
                  <w:szCs w:val="20"/>
                </w:rPr>
                <w:t>2005</w:t>
              </w:r>
            </w:ins>
          </w:p>
        </w:tc>
        <w:tc>
          <w:tcPr>
            <w:tcW w:w="819" w:type="dxa"/>
          </w:tcPr>
          <w:p w14:paraId="60FA1BB2" w14:textId="77777777" w:rsidR="00A61990" w:rsidRDefault="000C0F2E">
            <w:pPr>
              <w:pStyle w:val="Compact"/>
              <w:spacing w:after="0" w:line="240" w:lineRule="auto"/>
              <w:jc w:val="right"/>
              <w:rPr>
                <w:ins w:id="1585" w:author="Author" w:date="2026-09-30T13:42:00Z"/>
              </w:rPr>
            </w:pPr>
            <w:ins w:id="1586" w:author="Author" w:date="2026-09-30T13:42:00Z">
              <w:r>
                <w:rPr>
                  <w:sz w:val="20"/>
                  <w:szCs w:val="20"/>
                </w:rPr>
                <w:t>2010</w:t>
              </w:r>
            </w:ins>
          </w:p>
        </w:tc>
        <w:tc>
          <w:tcPr>
            <w:tcW w:w="819" w:type="dxa"/>
          </w:tcPr>
          <w:p w14:paraId="76056C21" w14:textId="77777777" w:rsidR="00A61990" w:rsidRDefault="000C0F2E">
            <w:pPr>
              <w:pStyle w:val="Compact"/>
              <w:spacing w:after="0" w:line="240" w:lineRule="auto"/>
              <w:jc w:val="right"/>
              <w:rPr>
                <w:ins w:id="1587" w:author="Author" w:date="2026-09-30T13:42:00Z"/>
              </w:rPr>
            </w:pPr>
            <w:ins w:id="1588" w:author="Author" w:date="2026-09-30T13:42:00Z">
              <w:r>
                <w:rPr>
                  <w:sz w:val="20"/>
                  <w:szCs w:val="20"/>
                </w:rPr>
                <w:t>2015</w:t>
              </w:r>
            </w:ins>
          </w:p>
        </w:tc>
        <w:tc>
          <w:tcPr>
            <w:tcW w:w="819" w:type="dxa"/>
          </w:tcPr>
          <w:p w14:paraId="4912207A" w14:textId="77777777" w:rsidR="00A61990" w:rsidRDefault="000C0F2E">
            <w:pPr>
              <w:pStyle w:val="Compact"/>
              <w:spacing w:after="0" w:line="240" w:lineRule="auto"/>
              <w:jc w:val="right"/>
              <w:rPr>
                <w:ins w:id="1589" w:author="Author" w:date="2026-09-30T13:42:00Z"/>
              </w:rPr>
            </w:pPr>
            <w:ins w:id="1590" w:author="Author" w:date="2026-09-30T13:42:00Z">
              <w:r>
                <w:rPr>
                  <w:sz w:val="20"/>
                  <w:szCs w:val="20"/>
                </w:rPr>
                <w:t>2022</w:t>
              </w:r>
            </w:ins>
          </w:p>
        </w:tc>
        <w:tc>
          <w:tcPr>
            <w:tcW w:w="824" w:type="dxa"/>
          </w:tcPr>
          <w:p w14:paraId="5774D723" w14:textId="77777777" w:rsidR="00A61990" w:rsidRDefault="000C0F2E">
            <w:pPr>
              <w:pStyle w:val="Compact"/>
              <w:spacing w:after="0" w:line="240" w:lineRule="auto"/>
              <w:jc w:val="right"/>
              <w:rPr>
                <w:ins w:id="1591" w:author="Author" w:date="2026-09-30T13:42:00Z"/>
              </w:rPr>
            </w:pPr>
            <w:ins w:id="1592" w:author="Author" w:date="2026-09-30T13:42:00Z">
              <w:r>
                <w:rPr>
                  <w:sz w:val="20"/>
                  <w:szCs w:val="20"/>
                </w:rPr>
                <w:t>2025</w:t>
              </w:r>
            </w:ins>
          </w:p>
        </w:tc>
      </w:tr>
      <w:tr w:rsidR="00A61990" w14:paraId="0BECC038" w14:textId="77777777" w:rsidTr="00A61990">
        <w:trPr>
          <w:ins w:id="1593" w:author="Author" w:date="2026-09-30T13:42:00Z"/>
        </w:trPr>
        <w:tc>
          <w:tcPr>
            <w:tcW w:w="4304" w:type="dxa"/>
          </w:tcPr>
          <w:p w14:paraId="7A741573" w14:textId="77777777" w:rsidR="00A61990" w:rsidRDefault="000C0F2E">
            <w:pPr>
              <w:pStyle w:val="Compact"/>
              <w:spacing w:after="0" w:line="240" w:lineRule="auto"/>
              <w:jc w:val="left"/>
              <w:rPr>
                <w:ins w:id="1594" w:author="Author" w:date="2026-09-30T13:42:00Z"/>
              </w:rPr>
            </w:pPr>
            <w:ins w:id="1595" w:author="Author" w:date="2026-09-30T13:42:00Z">
              <w:r>
                <w:rPr>
                  <w:sz w:val="20"/>
                  <w:szCs w:val="20"/>
                </w:rPr>
                <w:t>Occ</w:t>
              </w:r>
              <w:r>
                <w:rPr>
                  <w:sz w:val="20"/>
                  <w:szCs w:val="20"/>
                </w:rPr>
                <w:t>upied hours, weekday (h)</w:t>
              </w:r>
            </w:ins>
          </w:p>
        </w:tc>
        <w:tc>
          <w:tcPr>
            <w:tcW w:w="956" w:type="dxa"/>
          </w:tcPr>
          <w:p w14:paraId="5267C72D" w14:textId="77777777" w:rsidR="00A61990" w:rsidRDefault="000C0F2E">
            <w:pPr>
              <w:pStyle w:val="Compact"/>
              <w:spacing w:after="0" w:line="240" w:lineRule="auto"/>
              <w:jc w:val="right"/>
              <w:rPr>
                <w:ins w:id="1596" w:author="Author" w:date="2026-09-30T13:42:00Z"/>
              </w:rPr>
            </w:pPr>
            <w:ins w:id="1597" w:author="Author" w:date="2026-09-30T13:42:00Z">
              <w:r>
                <w:rPr>
                  <w:sz w:val="20"/>
                  <w:szCs w:val="20"/>
                </w:rPr>
                <w:t>16.4</w:t>
              </w:r>
            </w:ins>
          </w:p>
        </w:tc>
        <w:tc>
          <w:tcPr>
            <w:tcW w:w="819" w:type="dxa"/>
          </w:tcPr>
          <w:p w14:paraId="7250E07D" w14:textId="77777777" w:rsidR="00A61990" w:rsidRDefault="000C0F2E">
            <w:pPr>
              <w:pStyle w:val="Compact"/>
              <w:spacing w:after="0" w:line="240" w:lineRule="auto"/>
              <w:jc w:val="right"/>
              <w:rPr>
                <w:ins w:id="1598" w:author="Author" w:date="2026-09-30T13:42:00Z"/>
              </w:rPr>
            </w:pPr>
            <w:ins w:id="1599" w:author="Author" w:date="2026-09-30T13:42:00Z">
              <w:r>
                <w:rPr>
                  <w:sz w:val="20"/>
                  <w:szCs w:val="20"/>
                </w:rPr>
                <w:t>16.1</w:t>
              </w:r>
            </w:ins>
          </w:p>
        </w:tc>
        <w:tc>
          <w:tcPr>
            <w:tcW w:w="819" w:type="dxa"/>
          </w:tcPr>
          <w:p w14:paraId="23C0FEC4" w14:textId="77777777" w:rsidR="00A61990" w:rsidRDefault="000C0F2E">
            <w:pPr>
              <w:pStyle w:val="Compact"/>
              <w:spacing w:after="0" w:line="240" w:lineRule="auto"/>
              <w:jc w:val="right"/>
              <w:rPr>
                <w:ins w:id="1600" w:author="Author" w:date="2026-09-30T13:42:00Z"/>
              </w:rPr>
            </w:pPr>
            <w:ins w:id="1601" w:author="Author" w:date="2026-09-30T13:42:00Z">
              <w:r>
                <w:rPr>
                  <w:sz w:val="20"/>
                  <w:szCs w:val="20"/>
                </w:rPr>
                <w:t>15.6</w:t>
              </w:r>
            </w:ins>
          </w:p>
        </w:tc>
        <w:tc>
          <w:tcPr>
            <w:tcW w:w="819" w:type="dxa"/>
          </w:tcPr>
          <w:p w14:paraId="3DFA79A6" w14:textId="77777777" w:rsidR="00A61990" w:rsidRDefault="000C0F2E">
            <w:pPr>
              <w:pStyle w:val="Compact"/>
              <w:spacing w:after="0" w:line="240" w:lineRule="auto"/>
              <w:jc w:val="right"/>
              <w:rPr>
                <w:ins w:id="1602" w:author="Author" w:date="2026-09-30T13:42:00Z"/>
              </w:rPr>
            </w:pPr>
            <w:ins w:id="1603" w:author="Author" w:date="2026-09-30T13:42:00Z">
              <w:r>
                <w:rPr>
                  <w:sz w:val="20"/>
                  <w:szCs w:val="20"/>
                </w:rPr>
                <w:t>16.2</w:t>
              </w:r>
            </w:ins>
          </w:p>
        </w:tc>
        <w:tc>
          <w:tcPr>
            <w:tcW w:w="819" w:type="dxa"/>
          </w:tcPr>
          <w:p w14:paraId="4D19A3FB" w14:textId="77777777" w:rsidR="00A61990" w:rsidRDefault="000C0F2E">
            <w:pPr>
              <w:pStyle w:val="Compact"/>
              <w:spacing w:after="0" w:line="240" w:lineRule="auto"/>
              <w:jc w:val="right"/>
              <w:rPr>
                <w:ins w:id="1604" w:author="Author" w:date="2026-09-30T13:42:00Z"/>
              </w:rPr>
            </w:pPr>
            <w:ins w:id="1605" w:author="Author" w:date="2026-09-30T13:42:00Z">
              <w:r>
                <w:rPr>
                  <w:sz w:val="20"/>
                  <w:szCs w:val="20"/>
                </w:rPr>
                <w:t>17.9</w:t>
              </w:r>
            </w:ins>
          </w:p>
        </w:tc>
        <w:tc>
          <w:tcPr>
            <w:tcW w:w="824" w:type="dxa"/>
          </w:tcPr>
          <w:p w14:paraId="6BB4A361" w14:textId="77777777" w:rsidR="00A61990" w:rsidRDefault="000C0F2E">
            <w:pPr>
              <w:pStyle w:val="Compact"/>
              <w:spacing w:after="0" w:line="240" w:lineRule="auto"/>
              <w:jc w:val="right"/>
              <w:rPr>
                <w:ins w:id="1606" w:author="Author" w:date="2026-09-30T13:42:00Z"/>
              </w:rPr>
            </w:pPr>
            <w:ins w:id="1607" w:author="Author" w:date="2026-09-30T13:42:00Z">
              <w:r>
                <w:rPr>
                  <w:sz w:val="20"/>
                  <w:szCs w:val="20"/>
                </w:rPr>
                <w:t>16.5</w:t>
              </w:r>
            </w:ins>
          </w:p>
        </w:tc>
      </w:tr>
      <w:tr w:rsidR="00A61990" w14:paraId="04224978" w14:textId="77777777" w:rsidTr="00A61990">
        <w:trPr>
          <w:ins w:id="1608" w:author="Author" w:date="2026-09-30T13:42:00Z"/>
        </w:trPr>
        <w:tc>
          <w:tcPr>
            <w:tcW w:w="4304" w:type="dxa"/>
          </w:tcPr>
          <w:p w14:paraId="1496E11D" w14:textId="77777777" w:rsidR="00A61990" w:rsidRDefault="000C0F2E">
            <w:pPr>
              <w:pStyle w:val="Compact"/>
              <w:spacing w:after="0" w:line="240" w:lineRule="auto"/>
              <w:jc w:val="left"/>
              <w:rPr>
                <w:ins w:id="1609" w:author="Author" w:date="2026-09-30T13:42:00Z"/>
              </w:rPr>
            </w:pPr>
            <w:ins w:id="1610" w:author="Author" w:date="2026-09-30T13:42:00Z">
              <w:r>
                <w:rPr>
                  <w:sz w:val="20"/>
                  <w:szCs w:val="20"/>
                </w:rPr>
                <w:t>Occupied hours, weekend (h)</w:t>
              </w:r>
            </w:ins>
          </w:p>
        </w:tc>
        <w:tc>
          <w:tcPr>
            <w:tcW w:w="956" w:type="dxa"/>
          </w:tcPr>
          <w:p w14:paraId="7B46D4EC" w14:textId="77777777" w:rsidR="00A61990" w:rsidRDefault="000C0F2E">
            <w:pPr>
              <w:pStyle w:val="Compact"/>
              <w:spacing w:after="0" w:line="240" w:lineRule="auto"/>
              <w:jc w:val="right"/>
              <w:rPr>
                <w:ins w:id="1611" w:author="Author" w:date="2026-09-30T13:42:00Z"/>
              </w:rPr>
            </w:pPr>
            <w:ins w:id="1612" w:author="Author" w:date="2026-09-30T13:42:00Z">
              <w:r>
                <w:rPr>
                  <w:sz w:val="20"/>
                  <w:szCs w:val="20"/>
                </w:rPr>
                <w:t>16.4</w:t>
              </w:r>
            </w:ins>
          </w:p>
        </w:tc>
        <w:tc>
          <w:tcPr>
            <w:tcW w:w="819" w:type="dxa"/>
          </w:tcPr>
          <w:p w14:paraId="67635532" w14:textId="77777777" w:rsidR="00A61990" w:rsidRDefault="000C0F2E">
            <w:pPr>
              <w:pStyle w:val="Compact"/>
              <w:spacing w:after="0" w:line="240" w:lineRule="auto"/>
              <w:jc w:val="right"/>
              <w:rPr>
                <w:ins w:id="1613" w:author="Author" w:date="2026-09-30T13:42:00Z"/>
              </w:rPr>
            </w:pPr>
            <w:ins w:id="1614" w:author="Author" w:date="2026-09-30T13:42:00Z">
              <w:r>
                <w:rPr>
                  <w:sz w:val="20"/>
                  <w:szCs w:val="20"/>
                </w:rPr>
                <w:t>17.5</w:t>
              </w:r>
            </w:ins>
          </w:p>
        </w:tc>
        <w:tc>
          <w:tcPr>
            <w:tcW w:w="819" w:type="dxa"/>
          </w:tcPr>
          <w:p w14:paraId="68C85BEB" w14:textId="77777777" w:rsidR="00A61990" w:rsidRDefault="000C0F2E">
            <w:pPr>
              <w:pStyle w:val="Compact"/>
              <w:spacing w:after="0" w:line="240" w:lineRule="auto"/>
              <w:jc w:val="right"/>
              <w:rPr>
                <w:ins w:id="1615" w:author="Author" w:date="2026-09-30T13:42:00Z"/>
              </w:rPr>
            </w:pPr>
            <w:ins w:id="1616" w:author="Author" w:date="2026-09-30T13:42:00Z">
              <w:r>
                <w:rPr>
                  <w:sz w:val="20"/>
                  <w:szCs w:val="20"/>
                </w:rPr>
                <w:t>17.4</w:t>
              </w:r>
            </w:ins>
          </w:p>
        </w:tc>
        <w:tc>
          <w:tcPr>
            <w:tcW w:w="819" w:type="dxa"/>
          </w:tcPr>
          <w:p w14:paraId="697B30C4" w14:textId="77777777" w:rsidR="00A61990" w:rsidRDefault="000C0F2E">
            <w:pPr>
              <w:pStyle w:val="Compact"/>
              <w:spacing w:after="0" w:line="240" w:lineRule="auto"/>
              <w:jc w:val="right"/>
              <w:rPr>
                <w:ins w:id="1617" w:author="Author" w:date="2026-09-30T13:42:00Z"/>
              </w:rPr>
            </w:pPr>
            <w:ins w:id="1618" w:author="Author" w:date="2026-09-30T13:42:00Z">
              <w:r>
                <w:rPr>
                  <w:sz w:val="20"/>
                  <w:szCs w:val="20"/>
                </w:rPr>
                <w:t>17.6</w:t>
              </w:r>
            </w:ins>
          </w:p>
        </w:tc>
        <w:tc>
          <w:tcPr>
            <w:tcW w:w="819" w:type="dxa"/>
          </w:tcPr>
          <w:p w14:paraId="360ACCB5" w14:textId="77777777" w:rsidR="00A61990" w:rsidRDefault="000C0F2E">
            <w:pPr>
              <w:pStyle w:val="Compact"/>
              <w:spacing w:after="0" w:line="240" w:lineRule="auto"/>
              <w:jc w:val="right"/>
              <w:rPr>
                <w:ins w:id="1619" w:author="Author" w:date="2026-09-30T13:42:00Z"/>
              </w:rPr>
            </w:pPr>
            <w:ins w:id="1620" w:author="Author" w:date="2026-09-30T13:42:00Z">
              <w:r>
                <w:rPr>
                  <w:sz w:val="20"/>
                  <w:szCs w:val="20"/>
                </w:rPr>
                <w:t>18.6</w:t>
              </w:r>
            </w:ins>
          </w:p>
        </w:tc>
        <w:tc>
          <w:tcPr>
            <w:tcW w:w="824" w:type="dxa"/>
          </w:tcPr>
          <w:p w14:paraId="575C1F1C" w14:textId="77777777" w:rsidR="00A61990" w:rsidRDefault="000C0F2E">
            <w:pPr>
              <w:pStyle w:val="Compact"/>
              <w:spacing w:after="0" w:line="240" w:lineRule="auto"/>
              <w:jc w:val="right"/>
              <w:rPr>
                <w:ins w:id="1621" w:author="Author" w:date="2026-09-30T13:42:00Z"/>
              </w:rPr>
            </w:pPr>
            <w:ins w:id="1622" w:author="Author" w:date="2026-09-30T13:42:00Z">
              <w:r>
                <w:rPr>
                  <w:sz w:val="20"/>
                  <w:szCs w:val="20"/>
                </w:rPr>
                <w:t>17.8</w:t>
              </w:r>
            </w:ins>
          </w:p>
        </w:tc>
      </w:tr>
      <w:tr w:rsidR="00A61990" w14:paraId="447C7024" w14:textId="77777777" w:rsidTr="00A61990">
        <w:trPr>
          <w:ins w:id="1623" w:author="Author" w:date="2026-09-30T13:42:00Z"/>
        </w:trPr>
        <w:tc>
          <w:tcPr>
            <w:tcW w:w="4304" w:type="dxa"/>
          </w:tcPr>
          <w:p w14:paraId="32694155" w14:textId="77777777" w:rsidR="00A61990" w:rsidRDefault="000C0F2E">
            <w:pPr>
              <w:pStyle w:val="Compact"/>
              <w:spacing w:after="0" w:line="240" w:lineRule="auto"/>
              <w:jc w:val="left"/>
              <w:rPr>
                <w:ins w:id="1624" w:author="Author" w:date="2026-09-30T13:42:00Z"/>
              </w:rPr>
            </w:pPr>
            <w:ins w:id="1625" w:author="Author" w:date="2026-09-30T13:42:00Z">
              <w:r>
                <w:rPr>
                  <w:sz w:val="20"/>
                  <w:szCs w:val="20"/>
                </w:rPr>
                <w:t>Daytime fraction 09:00–17:00, weekday</w:t>
              </w:r>
            </w:ins>
          </w:p>
        </w:tc>
        <w:tc>
          <w:tcPr>
            <w:tcW w:w="956" w:type="dxa"/>
          </w:tcPr>
          <w:p w14:paraId="0AFC3153" w14:textId="77777777" w:rsidR="00A61990" w:rsidRDefault="000C0F2E">
            <w:pPr>
              <w:pStyle w:val="Compact"/>
              <w:spacing w:after="0" w:line="240" w:lineRule="auto"/>
              <w:jc w:val="right"/>
              <w:rPr>
                <w:ins w:id="1626" w:author="Author" w:date="2026-09-30T13:42:00Z"/>
              </w:rPr>
            </w:pPr>
            <w:ins w:id="1627" w:author="Author" w:date="2026-09-30T13:42:00Z">
              <w:r>
                <w:rPr>
                  <w:sz w:val="20"/>
                  <w:szCs w:val="20"/>
                </w:rPr>
                <w:t>0.26</w:t>
              </w:r>
            </w:ins>
          </w:p>
        </w:tc>
        <w:tc>
          <w:tcPr>
            <w:tcW w:w="819" w:type="dxa"/>
          </w:tcPr>
          <w:p w14:paraId="07FCEFA8" w14:textId="77777777" w:rsidR="00A61990" w:rsidRDefault="000C0F2E">
            <w:pPr>
              <w:pStyle w:val="Compact"/>
              <w:spacing w:after="0" w:line="240" w:lineRule="auto"/>
              <w:jc w:val="right"/>
              <w:rPr>
                <w:ins w:id="1628" w:author="Author" w:date="2026-09-30T13:42:00Z"/>
              </w:rPr>
            </w:pPr>
            <w:ins w:id="1629" w:author="Author" w:date="2026-09-30T13:42:00Z">
              <w:r>
                <w:rPr>
                  <w:sz w:val="20"/>
                  <w:szCs w:val="20"/>
                </w:rPr>
                <w:t>0.38</w:t>
              </w:r>
            </w:ins>
          </w:p>
        </w:tc>
        <w:tc>
          <w:tcPr>
            <w:tcW w:w="819" w:type="dxa"/>
          </w:tcPr>
          <w:p w14:paraId="0D82C3D8" w14:textId="77777777" w:rsidR="00A61990" w:rsidRDefault="000C0F2E">
            <w:pPr>
              <w:pStyle w:val="Compact"/>
              <w:spacing w:after="0" w:line="240" w:lineRule="auto"/>
              <w:jc w:val="right"/>
              <w:rPr>
                <w:ins w:id="1630" w:author="Author" w:date="2026-09-30T13:42:00Z"/>
              </w:rPr>
            </w:pPr>
            <w:ins w:id="1631" w:author="Author" w:date="2026-09-30T13:42:00Z">
              <w:r>
                <w:rPr>
                  <w:sz w:val="20"/>
                  <w:szCs w:val="20"/>
                </w:rPr>
                <w:t>0.36</w:t>
              </w:r>
            </w:ins>
          </w:p>
        </w:tc>
        <w:tc>
          <w:tcPr>
            <w:tcW w:w="819" w:type="dxa"/>
          </w:tcPr>
          <w:p w14:paraId="6C9FF7B4" w14:textId="77777777" w:rsidR="00A61990" w:rsidRDefault="000C0F2E">
            <w:pPr>
              <w:pStyle w:val="Compact"/>
              <w:spacing w:after="0" w:line="240" w:lineRule="auto"/>
              <w:jc w:val="right"/>
              <w:rPr>
                <w:ins w:id="1632" w:author="Author" w:date="2026-09-30T13:42:00Z"/>
              </w:rPr>
            </w:pPr>
            <w:ins w:id="1633" w:author="Author" w:date="2026-09-30T13:42:00Z">
              <w:r>
                <w:rPr>
                  <w:sz w:val="20"/>
                  <w:szCs w:val="20"/>
                </w:rPr>
                <w:t>0.40</w:t>
              </w:r>
            </w:ins>
          </w:p>
        </w:tc>
        <w:tc>
          <w:tcPr>
            <w:tcW w:w="819" w:type="dxa"/>
          </w:tcPr>
          <w:p w14:paraId="4FEEA41C" w14:textId="77777777" w:rsidR="00A61990" w:rsidRDefault="000C0F2E">
            <w:pPr>
              <w:pStyle w:val="Compact"/>
              <w:spacing w:after="0" w:line="240" w:lineRule="auto"/>
              <w:jc w:val="right"/>
              <w:rPr>
                <w:ins w:id="1634" w:author="Author" w:date="2026-09-30T13:42:00Z"/>
              </w:rPr>
            </w:pPr>
            <w:ins w:id="1635" w:author="Author" w:date="2026-09-30T13:42:00Z">
              <w:r>
                <w:rPr>
                  <w:sz w:val="20"/>
                  <w:szCs w:val="20"/>
                </w:rPr>
                <w:t>0.52</w:t>
              </w:r>
            </w:ins>
          </w:p>
        </w:tc>
        <w:tc>
          <w:tcPr>
            <w:tcW w:w="824" w:type="dxa"/>
          </w:tcPr>
          <w:p w14:paraId="111A996C" w14:textId="77777777" w:rsidR="00A61990" w:rsidRDefault="000C0F2E">
            <w:pPr>
              <w:pStyle w:val="Compact"/>
              <w:spacing w:after="0" w:line="240" w:lineRule="auto"/>
              <w:jc w:val="right"/>
              <w:rPr>
                <w:ins w:id="1636" w:author="Author" w:date="2026-09-30T13:42:00Z"/>
              </w:rPr>
            </w:pPr>
            <w:ins w:id="1637" w:author="Author" w:date="2026-09-30T13:42:00Z">
              <w:r>
                <w:rPr>
                  <w:sz w:val="20"/>
                  <w:szCs w:val="20"/>
                </w:rPr>
                <w:t>0.40</w:t>
              </w:r>
            </w:ins>
          </w:p>
        </w:tc>
      </w:tr>
      <w:tr w:rsidR="00A61990" w14:paraId="10F2F44F" w14:textId="77777777" w:rsidTr="00A61990">
        <w:trPr>
          <w:ins w:id="1638" w:author="Author" w:date="2026-09-30T13:42:00Z"/>
        </w:trPr>
        <w:tc>
          <w:tcPr>
            <w:tcW w:w="4304" w:type="dxa"/>
          </w:tcPr>
          <w:p w14:paraId="74E6FFD9" w14:textId="77777777" w:rsidR="00A61990" w:rsidRDefault="000C0F2E">
            <w:pPr>
              <w:pStyle w:val="Compact"/>
              <w:spacing w:after="0" w:line="240" w:lineRule="auto"/>
              <w:jc w:val="left"/>
              <w:rPr>
                <w:ins w:id="1639" w:author="Author" w:date="2026-09-30T13:42:00Z"/>
              </w:rPr>
            </w:pPr>
            <w:ins w:id="1640" w:author="Author" w:date="2026-09-30T13:42:00Z">
              <w:r>
                <w:rPr>
                  <w:sz w:val="20"/>
                  <w:szCs w:val="20"/>
                </w:rPr>
                <w:t>Daytime fraction 09:00–17:00, weekend</w:t>
              </w:r>
            </w:ins>
          </w:p>
        </w:tc>
        <w:tc>
          <w:tcPr>
            <w:tcW w:w="956" w:type="dxa"/>
          </w:tcPr>
          <w:p w14:paraId="5CF221D0" w14:textId="77777777" w:rsidR="00A61990" w:rsidRDefault="000C0F2E">
            <w:pPr>
              <w:pStyle w:val="Compact"/>
              <w:spacing w:after="0" w:line="240" w:lineRule="auto"/>
              <w:jc w:val="right"/>
              <w:rPr>
                <w:ins w:id="1641" w:author="Author" w:date="2026-09-30T13:42:00Z"/>
              </w:rPr>
            </w:pPr>
            <w:ins w:id="1642" w:author="Author" w:date="2026-09-30T13:42:00Z">
              <w:r>
                <w:rPr>
                  <w:sz w:val="20"/>
                  <w:szCs w:val="20"/>
                </w:rPr>
                <w:t>0.26</w:t>
              </w:r>
            </w:ins>
          </w:p>
        </w:tc>
        <w:tc>
          <w:tcPr>
            <w:tcW w:w="819" w:type="dxa"/>
          </w:tcPr>
          <w:p w14:paraId="50081DAD" w14:textId="77777777" w:rsidR="00A61990" w:rsidRDefault="000C0F2E">
            <w:pPr>
              <w:pStyle w:val="Compact"/>
              <w:spacing w:after="0" w:line="240" w:lineRule="auto"/>
              <w:jc w:val="right"/>
              <w:rPr>
                <w:ins w:id="1643" w:author="Author" w:date="2026-09-30T13:42:00Z"/>
              </w:rPr>
            </w:pPr>
            <w:ins w:id="1644" w:author="Author" w:date="2026-09-30T13:42:00Z">
              <w:r>
                <w:rPr>
                  <w:sz w:val="20"/>
                  <w:szCs w:val="20"/>
                </w:rPr>
                <w:t>0.57</w:t>
              </w:r>
            </w:ins>
          </w:p>
        </w:tc>
        <w:tc>
          <w:tcPr>
            <w:tcW w:w="819" w:type="dxa"/>
          </w:tcPr>
          <w:p w14:paraId="62674C03" w14:textId="77777777" w:rsidR="00A61990" w:rsidRDefault="000C0F2E">
            <w:pPr>
              <w:pStyle w:val="Compact"/>
              <w:spacing w:after="0" w:line="240" w:lineRule="auto"/>
              <w:jc w:val="right"/>
              <w:rPr>
                <w:ins w:id="1645" w:author="Author" w:date="2026-09-30T13:42:00Z"/>
              </w:rPr>
            </w:pPr>
            <w:ins w:id="1646" w:author="Author" w:date="2026-09-30T13:42:00Z">
              <w:r>
                <w:rPr>
                  <w:sz w:val="20"/>
                  <w:szCs w:val="20"/>
                </w:rPr>
                <w:t>0.55</w:t>
              </w:r>
            </w:ins>
          </w:p>
        </w:tc>
        <w:tc>
          <w:tcPr>
            <w:tcW w:w="819" w:type="dxa"/>
          </w:tcPr>
          <w:p w14:paraId="2FDC0AF3" w14:textId="77777777" w:rsidR="00A61990" w:rsidRDefault="000C0F2E">
            <w:pPr>
              <w:pStyle w:val="Compact"/>
              <w:spacing w:after="0" w:line="240" w:lineRule="auto"/>
              <w:jc w:val="right"/>
              <w:rPr>
                <w:ins w:id="1647" w:author="Author" w:date="2026-09-30T13:42:00Z"/>
              </w:rPr>
            </w:pPr>
            <w:ins w:id="1648" w:author="Author" w:date="2026-09-30T13:42:00Z">
              <w:r>
                <w:rPr>
                  <w:sz w:val="20"/>
                  <w:szCs w:val="20"/>
                </w:rPr>
                <w:t>0.56</w:t>
              </w:r>
            </w:ins>
          </w:p>
        </w:tc>
        <w:tc>
          <w:tcPr>
            <w:tcW w:w="819" w:type="dxa"/>
          </w:tcPr>
          <w:p w14:paraId="279CC96C" w14:textId="77777777" w:rsidR="00A61990" w:rsidRDefault="000C0F2E">
            <w:pPr>
              <w:pStyle w:val="Compact"/>
              <w:spacing w:after="0" w:line="240" w:lineRule="auto"/>
              <w:jc w:val="right"/>
              <w:rPr>
                <w:ins w:id="1649" w:author="Author" w:date="2026-09-30T13:42:00Z"/>
              </w:rPr>
            </w:pPr>
            <w:ins w:id="1650" w:author="Author" w:date="2026-09-30T13:42:00Z">
              <w:r>
                <w:rPr>
                  <w:sz w:val="20"/>
                  <w:szCs w:val="20"/>
                </w:rPr>
                <w:t>0.58</w:t>
              </w:r>
            </w:ins>
          </w:p>
        </w:tc>
        <w:tc>
          <w:tcPr>
            <w:tcW w:w="824" w:type="dxa"/>
          </w:tcPr>
          <w:p w14:paraId="44E7F01A" w14:textId="77777777" w:rsidR="00A61990" w:rsidRDefault="000C0F2E">
            <w:pPr>
              <w:pStyle w:val="Compact"/>
              <w:spacing w:after="0" w:line="240" w:lineRule="auto"/>
              <w:jc w:val="right"/>
              <w:rPr>
                <w:ins w:id="1651" w:author="Author" w:date="2026-09-30T13:42:00Z"/>
              </w:rPr>
            </w:pPr>
            <w:ins w:id="1652" w:author="Author" w:date="2026-09-30T13:42:00Z">
              <w:r>
                <w:rPr>
                  <w:sz w:val="20"/>
                  <w:szCs w:val="20"/>
                </w:rPr>
                <w:t>0.54</w:t>
              </w:r>
            </w:ins>
          </w:p>
        </w:tc>
      </w:tr>
      <w:tr w:rsidR="00A61990" w14:paraId="7F029E31" w14:textId="77777777" w:rsidTr="00A61990">
        <w:trPr>
          <w:ins w:id="1653" w:author="Author" w:date="2026-09-30T13:42:00Z"/>
        </w:trPr>
        <w:tc>
          <w:tcPr>
            <w:tcW w:w="4304" w:type="dxa"/>
          </w:tcPr>
          <w:p w14:paraId="53932C87" w14:textId="77777777" w:rsidR="00A61990" w:rsidRDefault="000C0F2E">
            <w:pPr>
              <w:pStyle w:val="Compact"/>
              <w:spacing w:after="0" w:line="240" w:lineRule="auto"/>
              <w:jc w:val="left"/>
              <w:rPr>
                <w:ins w:id="1654" w:author="Author" w:date="2026-09-30T13:42:00Z"/>
              </w:rPr>
            </w:pPr>
            <w:ins w:id="1655" w:author="Author" w:date="2026-09-30T13:42:00Z">
              <w:r>
                <w:rPr>
                  <w:sz w:val="20"/>
                  <w:szCs w:val="20"/>
                </w:rPr>
                <w:t>Mean metabolic rate per person at home, weekday (W)</w:t>
              </w:r>
            </w:ins>
          </w:p>
        </w:tc>
        <w:tc>
          <w:tcPr>
            <w:tcW w:w="956" w:type="dxa"/>
          </w:tcPr>
          <w:p w14:paraId="502008DD" w14:textId="77777777" w:rsidR="00A61990" w:rsidRDefault="000C0F2E">
            <w:pPr>
              <w:pStyle w:val="Compact"/>
              <w:spacing w:after="0" w:line="240" w:lineRule="auto"/>
              <w:jc w:val="right"/>
              <w:rPr>
                <w:ins w:id="1656" w:author="Author" w:date="2026-09-30T13:42:00Z"/>
              </w:rPr>
            </w:pPr>
            <w:ins w:id="1657" w:author="Author" w:date="2026-09-30T13:42:00Z">
              <w:r>
                <w:rPr>
                  <w:sz w:val="20"/>
                  <w:szCs w:val="20"/>
                </w:rPr>
                <w:t>95</w:t>
              </w:r>
            </w:ins>
          </w:p>
        </w:tc>
        <w:tc>
          <w:tcPr>
            <w:tcW w:w="819" w:type="dxa"/>
          </w:tcPr>
          <w:p w14:paraId="7800ED9C" w14:textId="77777777" w:rsidR="00A61990" w:rsidRDefault="000C0F2E">
            <w:pPr>
              <w:pStyle w:val="Compact"/>
              <w:spacing w:after="0" w:line="240" w:lineRule="auto"/>
              <w:jc w:val="right"/>
              <w:rPr>
                <w:ins w:id="1658" w:author="Author" w:date="2026-09-30T13:42:00Z"/>
              </w:rPr>
            </w:pPr>
            <w:ins w:id="1659" w:author="Author" w:date="2026-09-30T13:42:00Z">
              <w:r>
                <w:rPr>
                  <w:sz w:val="20"/>
                  <w:szCs w:val="20"/>
                </w:rPr>
                <w:t>93</w:t>
              </w:r>
            </w:ins>
          </w:p>
        </w:tc>
        <w:tc>
          <w:tcPr>
            <w:tcW w:w="819" w:type="dxa"/>
          </w:tcPr>
          <w:p w14:paraId="56A86604" w14:textId="77777777" w:rsidR="00A61990" w:rsidRDefault="000C0F2E">
            <w:pPr>
              <w:pStyle w:val="Compact"/>
              <w:spacing w:after="0" w:line="240" w:lineRule="auto"/>
              <w:jc w:val="right"/>
              <w:rPr>
                <w:ins w:id="1660" w:author="Author" w:date="2026-09-30T13:42:00Z"/>
              </w:rPr>
            </w:pPr>
            <w:ins w:id="1661" w:author="Author" w:date="2026-09-30T13:42:00Z">
              <w:r>
                <w:rPr>
                  <w:sz w:val="20"/>
                  <w:szCs w:val="20"/>
                </w:rPr>
                <w:t>97</w:t>
              </w:r>
            </w:ins>
          </w:p>
        </w:tc>
        <w:tc>
          <w:tcPr>
            <w:tcW w:w="819" w:type="dxa"/>
          </w:tcPr>
          <w:p w14:paraId="155E9A79" w14:textId="77777777" w:rsidR="00A61990" w:rsidRDefault="000C0F2E">
            <w:pPr>
              <w:pStyle w:val="Compact"/>
              <w:spacing w:after="0" w:line="240" w:lineRule="auto"/>
              <w:jc w:val="right"/>
              <w:rPr>
                <w:ins w:id="1662" w:author="Author" w:date="2026-09-30T13:42:00Z"/>
              </w:rPr>
            </w:pPr>
            <w:ins w:id="1663" w:author="Author" w:date="2026-09-30T13:42:00Z">
              <w:r>
                <w:rPr>
                  <w:sz w:val="20"/>
                  <w:szCs w:val="20"/>
                </w:rPr>
                <w:t>96</w:t>
              </w:r>
            </w:ins>
          </w:p>
        </w:tc>
        <w:tc>
          <w:tcPr>
            <w:tcW w:w="819" w:type="dxa"/>
          </w:tcPr>
          <w:p w14:paraId="6958C076" w14:textId="77777777" w:rsidR="00A61990" w:rsidRDefault="000C0F2E">
            <w:pPr>
              <w:pStyle w:val="Compact"/>
              <w:spacing w:after="0" w:line="240" w:lineRule="auto"/>
              <w:jc w:val="right"/>
              <w:rPr>
                <w:ins w:id="1664" w:author="Author" w:date="2026-09-30T13:42:00Z"/>
              </w:rPr>
            </w:pPr>
            <w:ins w:id="1665" w:author="Author" w:date="2026-09-30T13:42:00Z">
              <w:r>
                <w:rPr>
                  <w:sz w:val="20"/>
                  <w:szCs w:val="20"/>
                </w:rPr>
                <w:t>101</w:t>
              </w:r>
            </w:ins>
          </w:p>
        </w:tc>
        <w:tc>
          <w:tcPr>
            <w:tcW w:w="824" w:type="dxa"/>
          </w:tcPr>
          <w:p w14:paraId="0CDC6B07" w14:textId="77777777" w:rsidR="00A61990" w:rsidRDefault="000C0F2E">
            <w:pPr>
              <w:pStyle w:val="Compact"/>
              <w:spacing w:after="0" w:line="240" w:lineRule="auto"/>
              <w:jc w:val="right"/>
              <w:rPr>
                <w:ins w:id="1666" w:author="Author" w:date="2026-09-30T13:42:00Z"/>
              </w:rPr>
            </w:pPr>
            <w:ins w:id="1667" w:author="Author" w:date="2026-09-30T13:42:00Z">
              <w:r>
                <w:rPr>
                  <w:sz w:val="20"/>
                  <w:szCs w:val="20"/>
                </w:rPr>
                <w:t>98</w:t>
              </w:r>
            </w:ins>
          </w:p>
        </w:tc>
      </w:tr>
      <w:tr w:rsidR="00A61990" w14:paraId="64F28DAF" w14:textId="77777777" w:rsidTr="00A61990">
        <w:trPr>
          <w:ins w:id="1668" w:author="Author" w:date="2026-09-30T13:42:00Z"/>
        </w:trPr>
        <w:tc>
          <w:tcPr>
            <w:tcW w:w="4304" w:type="dxa"/>
          </w:tcPr>
          <w:p w14:paraId="227BB5EA" w14:textId="77777777" w:rsidR="00A61990" w:rsidRDefault="000C0F2E">
            <w:pPr>
              <w:pStyle w:val="Compact"/>
              <w:spacing w:after="0" w:line="240" w:lineRule="auto"/>
              <w:jc w:val="left"/>
              <w:rPr>
                <w:ins w:id="1669" w:author="Author" w:date="2026-09-30T13:42:00Z"/>
              </w:rPr>
            </w:pPr>
            <w:ins w:id="1670" w:author="Author" w:date="2026-09-30T13:42:00Z">
              <w:r>
                <w:rPr>
                  <w:sz w:val="20"/>
                  <w:szCs w:val="20"/>
                </w:rPr>
                <w:t>Households</w:t>
              </w:r>
            </w:ins>
          </w:p>
        </w:tc>
        <w:tc>
          <w:tcPr>
            <w:tcW w:w="956" w:type="dxa"/>
          </w:tcPr>
          <w:p w14:paraId="7EFE8C13" w14:textId="77777777" w:rsidR="00A61990" w:rsidRDefault="000C0F2E">
            <w:pPr>
              <w:pStyle w:val="Compact"/>
              <w:spacing w:after="0" w:line="240" w:lineRule="auto"/>
              <w:jc w:val="right"/>
              <w:rPr>
                <w:ins w:id="1671" w:author="Author" w:date="2026-09-30T13:42:00Z"/>
              </w:rPr>
            </w:pPr>
            <w:ins w:id="1672" w:author="Author" w:date="2026-09-30T13:42:00Z">
              <w:r>
                <w:rPr>
                  <w:sz w:val="20"/>
                  <w:szCs w:val="20"/>
                </w:rPr>
                <w:t>—</w:t>
              </w:r>
            </w:ins>
          </w:p>
        </w:tc>
        <w:tc>
          <w:tcPr>
            <w:tcW w:w="819" w:type="dxa"/>
          </w:tcPr>
          <w:p w14:paraId="0650AC58" w14:textId="77777777" w:rsidR="00A61990" w:rsidRDefault="000C0F2E">
            <w:pPr>
              <w:pStyle w:val="Compact"/>
              <w:spacing w:after="0" w:line="240" w:lineRule="auto"/>
              <w:jc w:val="right"/>
              <w:rPr>
                <w:ins w:id="1673" w:author="Author" w:date="2026-09-30T13:42:00Z"/>
              </w:rPr>
            </w:pPr>
            <w:ins w:id="1674" w:author="Author" w:date="2026-09-30T13:42:00Z">
              <w:r>
                <w:rPr>
                  <w:sz w:val="20"/>
                  <w:szCs w:val="20"/>
                </w:rPr>
                <w:t>28,455</w:t>
              </w:r>
            </w:ins>
          </w:p>
        </w:tc>
        <w:tc>
          <w:tcPr>
            <w:tcW w:w="819" w:type="dxa"/>
          </w:tcPr>
          <w:p w14:paraId="5FF04DC3" w14:textId="77777777" w:rsidR="00A61990" w:rsidRDefault="000C0F2E">
            <w:pPr>
              <w:pStyle w:val="Compact"/>
              <w:spacing w:after="0" w:line="240" w:lineRule="auto"/>
              <w:jc w:val="right"/>
              <w:rPr>
                <w:ins w:id="1675" w:author="Author" w:date="2026-09-30T13:42:00Z"/>
              </w:rPr>
            </w:pPr>
            <w:ins w:id="1676" w:author="Author" w:date="2026-09-30T13:42:00Z">
              <w:r>
                <w:rPr>
                  <w:sz w:val="20"/>
                  <w:szCs w:val="20"/>
                </w:rPr>
                <w:t>32,440</w:t>
              </w:r>
            </w:ins>
          </w:p>
        </w:tc>
        <w:tc>
          <w:tcPr>
            <w:tcW w:w="819" w:type="dxa"/>
          </w:tcPr>
          <w:p w14:paraId="20E4089C" w14:textId="77777777" w:rsidR="00A61990" w:rsidRDefault="000C0F2E">
            <w:pPr>
              <w:pStyle w:val="Compact"/>
              <w:spacing w:after="0" w:line="240" w:lineRule="auto"/>
              <w:jc w:val="right"/>
              <w:rPr>
                <w:ins w:id="1677" w:author="Author" w:date="2026-09-30T13:42:00Z"/>
              </w:rPr>
            </w:pPr>
            <w:ins w:id="1678" w:author="Author" w:date="2026-09-30T13:42:00Z">
              <w:r>
                <w:rPr>
                  <w:sz w:val="20"/>
                  <w:szCs w:val="20"/>
                </w:rPr>
                <w:t>31,167</w:t>
              </w:r>
            </w:ins>
          </w:p>
        </w:tc>
        <w:tc>
          <w:tcPr>
            <w:tcW w:w="819" w:type="dxa"/>
          </w:tcPr>
          <w:p w14:paraId="672B092F" w14:textId="77777777" w:rsidR="00A61990" w:rsidRDefault="000C0F2E">
            <w:pPr>
              <w:pStyle w:val="Compact"/>
              <w:spacing w:after="0" w:line="240" w:lineRule="auto"/>
              <w:jc w:val="right"/>
              <w:rPr>
                <w:ins w:id="1679" w:author="Author" w:date="2026-09-30T13:42:00Z"/>
              </w:rPr>
            </w:pPr>
            <w:ins w:id="1680" w:author="Author" w:date="2026-09-30T13:42:00Z">
              <w:r>
                <w:rPr>
                  <w:sz w:val="20"/>
                  <w:szCs w:val="20"/>
                </w:rPr>
                <w:t>36,785</w:t>
              </w:r>
            </w:ins>
          </w:p>
        </w:tc>
        <w:tc>
          <w:tcPr>
            <w:tcW w:w="824" w:type="dxa"/>
          </w:tcPr>
          <w:p w14:paraId="790C38F8" w14:textId="77777777" w:rsidR="00A61990" w:rsidRDefault="000C0F2E">
            <w:pPr>
              <w:pStyle w:val="Compact"/>
              <w:spacing w:after="0" w:line="240" w:lineRule="auto"/>
              <w:jc w:val="right"/>
              <w:rPr>
                <w:ins w:id="1681" w:author="Author" w:date="2026-09-30T13:42:00Z"/>
              </w:rPr>
            </w:pPr>
            <w:ins w:id="1682" w:author="Author" w:date="2026-09-30T13:42:00Z">
              <w:r>
                <w:rPr>
                  <w:sz w:val="20"/>
                  <w:szCs w:val="20"/>
                </w:rPr>
                <w:t>23,882</w:t>
              </w:r>
            </w:ins>
          </w:p>
        </w:tc>
      </w:tr>
    </w:tbl>
    <w:p w14:paraId="48325BB3" w14:textId="77777777" w:rsidR="00A61990" w:rsidRDefault="000C0F2E">
      <w:pPr>
        <w:pStyle w:val="Heading3"/>
        <w:rPr>
          <w:ins w:id="1683" w:author="Author" w:date="2026-09-30T13:42:00Z"/>
        </w:rPr>
      </w:pPr>
      <w:bookmarkStart w:id="1684" w:name="metabolic-rate"/>
      <w:bookmarkEnd w:id="1569"/>
      <w:ins w:id="1685" w:author="Author" w:date="2026-09-30T13:42:00Z">
        <w:r>
          <w:t>4.1.2 Metabolic rate</w:t>
        </w:r>
      </w:ins>
    </w:p>
    <w:p w14:paraId="4EF4B5CC" w14:textId="77777777" w:rsidR="00A61990" w:rsidRDefault="000C0F2E">
      <w:pPr>
        <w:pStyle w:val="FirstParagraph"/>
        <w:rPr>
          <w:ins w:id="1686" w:author="Author" w:date="2026-09-30T13:42:00Z"/>
        </w:rPr>
      </w:pPr>
      <w:ins w:id="1687" w:author="Author" w:date="2026-09-30T13:42:00Z">
        <w:r>
          <w:t>Figure 8 shows the mean metabolic rate per person at home. It falls to about 70 W at night, when most members sleep, and rises to 110–133 W during the day, highest in 2022. The Default applies a constant 95 W, so it overstates night-time gains by about a t</w:t>
        </w:r>
        <w:r>
          <w:t>hird and understates daytime gains, while its mean is close to the survey mean over occupied hours (93 to 101 W). The Default error in metabolic heat is therefore mainly one of timing, not of magnitude.</w:t>
        </w:r>
      </w:ins>
    </w:p>
    <w:p w14:paraId="1CEF2FCC" w14:textId="77777777" w:rsidR="00A61990" w:rsidRDefault="000C0F2E">
      <w:pPr>
        <w:pStyle w:val="BodyText"/>
        <w:keepNext/>
        <w:jc w:val="center"/>
        <w:rPr>
          <w:ins w:id="1688" w:author="Author" w:date="2026-09-30T13:42:00Z"/>
        </w:rPr>
      </w:pPr>
      <w:ins w:id="1689" w:author="Author" w:date="2026-09-30T13:42:00Z">
        <w:r>
          <w:rPr>
            <w:noProof/>
          </w:rPr>
          <w:drawing>
            <wp:inline distT="0" distB="0" distL="0" distR="0" wp14:anchorId="58DEBE2E" wp14:editId="7432E12B">
              <wp:extent cx="5334000" cy="3048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Fig8_metabolic_R1.png"/>
                      <pic:cNvPicPr>
                        <a:picLocks noChangeAspect="1" noChangeArrowheads="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ins>
    </w:p>
    <w:p w14:paraId="1F09730A" w14:textId="77777777" w:rsidR="00A61990" w:rsidRDefault="000C0F2E">
      <w:pPr>
        <w:pStyle w:val="BodyText"/>
        <w:rPr>
          <w:ins w:id="1690" w:author="Author" w:date="2026-09-30T13:42:00Z"/>
        </w:rPr>
      </w:pPr>
      <w:ins w:id="1691" w:author="Author" w:date="2026-09-30T13:42:00Z">
        <w:r>
          <w:t xml:space="preserve">Figure 8. Mean hourly metabolic rate per person at </w:t>
        </w:r>
        <w:r>
          <w:t>home, by cycle, and the constant Default value.</w:t>
        </w:r>
      </w:ins>
    </w:p>
    <w:p w14:paraId="488EF683" w14:textId="77777777" w:rsidR="00A61990" w:rsidRDefault="000C0F2E">
      <w:pPr>
        <w:pStyle w:val="Heading3"/>
        <w:rPr>
          <w:ins w:id="1692" w:author="Author" w:date="2026-09-30T13:42:00Z"/>
        </w:rPr>
      </w:pPr>
      <w:bookmarkStart w:id="1693" w:name="default-and-survey-based-schedules"/>
      <w:bookmarkEnd w:id="1684"/>
      <w:ins w:id="1694" w:author="Author" w:date="2026-09-30T13:42:00Z">
        <w:r>
          <w:t>4.1.3 Default and survey-based schedules</w:t>
        </w:r>
      </w:ins>
    </w:p>
    <w:p w14:paraId="2F93DC0D" w14:textId="77777777" w:rsidR="00A61990" w:rsidRDefault="000C0F2E">
      <w:pPr>
        <w:pStyle w:val="FirstParagraph"/>
        <w:rPr>
          <w:ins w:id="1695" w:author="Author" w:date="2026-09-30T13:42:00Z"/>
        </w:rPr>
      </w:pPr>
      <w:ins w:id="1696" w:author="Author" w:date="2026-09-30T13:42:00Z">
        <w:r>
          <w:t>Figure 9 compares the Default occupancy schedule with the survey-based profiles. Over a whole day the two are close: the Default mean occupancy is 0.68 on every day, a</w:t>
        </w:r>
        <w:r>
          <w:t>gainst 0.65 to 0.75 on weekdays and 0.73 to 0.77 on weekends in the survey-based files. Their shape differs. The Default keeps every occupant at home until 07:00, drops to 0.25 between 09:00 and 16:00 and returns to 0.87–1.0 from 18:00, whereas the survey-</w:t>
        </w:r>
        <w:r>
          <w:t>based profiles fall gradually from 06:00, stay between 0.32 and 0.59 during the working day and rise gradually from 15:00. The Default daytime fraction (0.26) is thus below every cycle on weekdays (0.36 to 0.52) and far below them on weekends (0.54 to 0.58</w:t>
        </w:r>
        <w:r>
          <w:t>), and the Default has no weekday–weekend difference at all.</w:t>
        </w:r>
      </w:ins>
    </w:p>
    <w:p w14:paraId="566DBE1B" w14:textId="77777777" w:rsidR="00A61990" w:rsidRDefault="000C0F2E">
      <w:pPr>
        <w:pStyle w:val="BodyText"/>
        <w:keepNext/>
        <w:jc w:val="center"/>
        <w:rPr>
          <w:ins w:id="1697" w:author="Author" w:date="2026-09-30T13:42:00Z"/>
        </w:rPr>
      </w:pPr>
      <w:ins w:id="1698" w:author="Author" w:date="2026-09-30T13:42:00Z">
        <w:r>
          <w:rPr>
            <w:noProof/>
          </w:rPr>
          <w:drawing>
            <wp:inline distT="0" distB="0" distL="0" distR="0" wp14:anchorId="5EF5357E" wp14:editId="0011FAD2">
              <wp:extent cx="5334000" cy="202692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Fig9_default_vs_cycles_R1.png"/>
                      <pic:cNvPicPr>
                        <a:picLocks noChangeAspect="1" noChangeArrowheads="1"/>
                      </pic:cNvPicPr>
                    </pic:nvPicPr>
                    <pic:blipFill>
                      <a:blip r:embed="rId20"/>
                      <a:stretch>
                        <a:fillRect/>
                      </a:stretch>
                    </pic:blipFill>
                    <pic:spPr bwMode="auto">
                      <a:xfrm>
                        <a:off x="0" y="0"/>
                        <a:ext cx="5334000" cy="2026920"/>
                      </a:xfrm>
                      <a:prstGeom prst="rect">
                        <a:avLst/>
                      </a:prstGeom>
                      <a:noFill/>
                      <a:ln w="9525">
                        <a:noFill/>
                        <a:headEnd/>
                        <a:tailEnd/>
                      </a:ln>
                    </pic:spPr>
                  </pic:pic>
                </a:graphicData>
              </a:graphic>
            </wp:inline>
          </w:drawing>
        </w:r>
      </w:ins>
    </w:p>
    <w:p w14:paraId="4B22F46A" w14:textId="77777777" w:rsidR="00A61990" w:rsidRDefault="000C0F2E">
      <w:pPr>
        <w:pStyle w:val="BodyText"/>
        <w:rPr>
          <w:ins w:id="1699" w:author="Author" w:date="2026-09-30T13:42:00Z"/>
        </w:rPr>
      </w:pPr>
      <w:ins w:id="1700" w:author="Author" w:date="2026-09-30T13:42:00Z">
        <w:r>
          <w:t>Figure 9. Hourly occupancy fraction of the Default schedule and of each cycle: (a) weekday, (b) weekend.</w:t>
        </w:r>
      </w:ins>
    </w:p>
    <w:p w14:paraId="170761D9" w14:textId="77777777" w:rsidR="00A61990" w:rsidRDefault="000C0F2E">
      <w:pPr>
        <w:pStyle w:val="Heading3"/>
        <w:rPr>
          <w:ins w:id="1701" w:author="Author" w:date="2026-09-30T13:42:00Z"/>
        </w:rPr>
      </w:pPr>
      <w:bookmarkStart w:id="1702" w:name="household-size"/>
      <w:bookmarkEnd w:id="1693"/>
      <w:ins w:id="1703" w:author="Author" w:date="2026-09-30T13:42:00Z">
        <w:r>
          <w:t>4.1.4 Household size</w:t>
        </w:r>
      </w:ins>
    </w:p>
    <w:p w14:paraId="1141856C" w14:textId="77777777" w:rsidR="00A61990" w:rsidRDefault="000C0F2E">
      <w:pPr>
        <w:pStyle w:val="FirstParagraph"/>
        <w:rPr>
          <w:ins w:id="1704" w:author="Author" w:date="2026-09-30T13:42:00Z"/>
        </w:rPr>
      </w:pPr>
      <w:ins w:id="1705" w:author="Author" w:date="2026-09-30T13:42:00Z">
        <w:r>
          <w:t>With the occupancy fraction defined as the share of members at home, household size has little effect on presence: in 2025, weekda</w:t>
        </w:r>
        <w:r>
          <w:t>y occupied hours range from 16.1 h (one person) to 17.0 h (three persons), and in the other cycles the range across sizes is at most 1.8 h. One-person households have the highest weekday daytime fraction in 2005, 2010 and 2015 (0.43 to 0.47, against 0.29 t</w:t>
        </w:r>
        <w:r>
          <w:t>o 0.40 for larger households), but not in 2022 or 2025. The strong decline with household size reported in the submitted version (from 18.2 h to 5.2 h) came from the earlier files, in which the occupancy fraction was divided by the full household size, inc</w:t>
        </w:r>
        <w:r>
          <w:t>luding members without a diary; it does not hold under the definition used here.</w:t>
        </w:r>
      </w:ins>
    </w:p>
    <w:p w14:paraId="19A82D92" w14:textId="77777777" w:rsidR="00A61990" w:rsidRDefault="000C0F2E">
      <w:pPr>
        <w:pStyle w:val="Heading2"/>
        <w:rPr>
          <w:ins w:id="1706" w:author="Author" w:date="2026-09-30T13:42:00Z"/>
        </w:rPr>
      </w:pPr>
      <w:bookmarkStart w:id="1707" w:name="hindcast-of-the-projection"/>
      <w:bookmarkEnd w:id="1564"/>
      <w:bookmarkEnd w:id="1702"/>
      <w:ins w:id="1708" w:author="Author" w:date="2026-09-30T13:42:00Z">
        <w:r>
          <w:t>4.2 Hindcast of the projection</w:t>
        </w:r>
      </w:ins>
    </w:p>
    <w:p w14:paraId="63E8E964" w14:textId="77777777" w:rsidR="00A61990" w:rsidRDefault="000C0F2E">
      <w:pPr>
        <w:pStyle w:val="FirstParagraph"/>
        <w:rPr>
          <w:ins w:id="1709" w:author="Author" w:date="2026-09-30T13:42:00Z"/>
        </w:rPr>
      </w:pPr>
      <w:ins w:id="1710" w:author="Author" w:date="2026-09-30T13:42:00Z">
        <w:r>
          <w:t xml:space="preserve">Table 9 gives the distance of each method to the held-out 2021 Census. CBVM was closer to 2021 than carry-forward (B0) on 7 of the 24 variables </w:t>
        </w:r>
        <w:r>
          <w:t xml:space="preserve">(sex, marital status, official languages, class of worker, occupation, place of work status and commuting mode) and farther on the other 17. The pass rule set before the test was therefore not met, and the claim that CBVM projects better than carrying the </w:t>
        </w:r>
        <w:r>
          <w:t xml:space="preserve">last census forward is dropped. The differences between the methods were small: averaged over the 24 variables, the distance was 0.037 for B0, 0.041 for B1, 0.039 for B2 and 0.040 for CBVM. CBVM was also close to the single-cluster drift B2 and was closer </w:t>
        </w:r>
        <w:r>
          <w:t>to 2021 than B2 on only 5 of the 24 variables, so grouping the population into clusters did not improve the projection of these distributions. The largest distances, about 0.17 for every method, were for hours worked, place of work status and commuting mod</w:t>
        </w:r>
        <w:r>
          <w:t>e; the 2021 Census was taken in May 2021, during the COVID-19 pandemic, and none of the methods reproduced the change in work arrangements it recorded. The verdict did not depend on the settings: every combination of K (4, 8, 12) and decay (0.90, 0.95, 1.0</w:t>
        </w:r>
        <w:r>
          <w:t>0) left CBVM closer than B0 on 7 of the 24 variables, and latent sizes of 64, 128 and 256 gave 5 to 7 (Appendix A, Table A1 and Figure A1). The 2025 cohort itself was stable across settings: changing K, the decay or the seed moved it by at most 0.0044 on a</w:t>
        </w:r>
        <w:r>
          <w:t>ny variable (Table A2).</w:t>
        </w:r>
      </w:ins>
    </w:p>
    <w:p w14:paraId="794E99BC" w14:textId="77777777" w:rsidR="00A61990" w:rsidRDefault="000C0F2E">
      <w:pPr>
        <w:pStyle w:val="BodyText"/>
        <w:rPr>
          <w:ins w:id="1711" w:author="Author" w:date="2026-09-30T13:42:00Z"/>
        </w:rPr>
      </w:pPr>
      <w:ins w:id="1712" w:author="Author" w:date="2026-09-30T13:42:00Z">
        <w:r>
          <w:t>Table 9. Distance of each projection method to the held-out 2021 Census, per variable: total-variation distance (TVD) for categorical variables and Wasserstein-1 distance on range-scaled values (W1) for continuous ones; lower is clo</w:t>
        </w:r>
        <w:r>
          <w:t>ser. B0 and B1 are deterministic; B2 and CBVM are means over five seeds, with the CBVM range in brackets. Methods as defined in Section 3.3.</w:t>
        </w:r>
      </w:ins>
    </w:p>
    <w:tbl>
      <w:tblPr>
        <w:tblStyle w:val="Table"/>
        <w:tblW w:w="5000" w:type="pct"/>
        <w:tblLayout w:type="fixed"/>
        <w:tblCellMar>
          <w:left w:w="72" w:type="dxa"/>
          <w:right w:w="72" w:type="dxa"/>
        </w:tblCellMar>
        <w:tblLook w:val="0020" w:firstRow="1" w:lastRow="0" w:firstColumn="0" w:lastColumn="0" w:noHBand="0" w:noVBand="0"/>
      </w:tblPr>
      <w:tblGrid>
        <w:gridCol w:w="2264"/>
        <w:gridCol w:w="897"/>
        <w:gridCol w:w="1046"/>
        <w:gridCol w:w="897"/>
        <w:gridCol w:w="746"/>
        <w:gridCol w:w="2755"/>
        <w:gridCol w:w="899"/>
      </w:tblGrid>
      <w:tr w:rsidR="00A61990" w14:paraId="36016E8A" w14:textId="77777777" w:rsidTr="00A61990">
        <w:trPr>
          <w:cnfStyle w:val="100000000000" w:firstRow="1" w:lastRow="0" w:firstColumn="0" w:lastColumn="0" w:oddVBand="0" w:evenVBand="0" w:oddHBand="0" w:evenHBand="0" w:firstRowFirstColumn="0" w:firstRowLastColumn="0" w:lastRowFirstColumn="0" w:lastRowLastColumn="0"/>
          <w:tblHeader/>
          <w:ins w:id="1713" w:author="Author" w:date="2026-09-30T13:42:00Z"/>
        </w:trPr>
        <w:tc>
          <w:tcPr>
            <w:tcW w:w="2231" w:type="dxa"/>
          </w:tcPr>
          <w:p w14:paraId="576CBD87" w14:textId="77777777" w:rsidR="00A61990" w:rsidRDefault="000C0F2E">
            <w:pPr>
              <w:pStyle w:val="Compact"/>
              <w:spacing w:after="0" w:line="240" w:lineRule="auto"/>
              <w:jc w:val="left"/>
              <w:rPr>
                <w:ins w:id="1714" w:author="Author" w:date="2026-09-30T13:42:00Z"/>
              </w:rPr>
            </w:pPr>
            <w:ins w:id="1715" w:author="Author" w:date="2026-09-30T13:42:00Z">
              <w:r>
                <w:rPr>
                  <w:sz w:val="20"/>
                  <w:szCs w:val="20"/>
                </w:rPr>
                <w:t>Variable</w:t>
              </w:r>
            </w:ins>
          </w:p>
        </w:tc>
        <w:tc>
          <w:tcPr>
            <w:tcW w:w="883" w:type="dxa"/>
          </w:tcPr>
          <w:p w14:paraId="01AFC42E" w14:textId="77777777" w:rsidR="00A61990" w:rsidRDefault="000C0F2E">
            <w:pPr>
              <w:pStyle w:val="Compact"/>
              <w:spacing w:after="0" w:line="240" w:lineRule="auto"/>
              <w:jc w:val="left"/>
              <w:rPr>
                <w:ins w:id="1716" w:author="Author" w:date="2026-09-30T13:42:00Z"/>
              </w:rPr>
            </w:pPr>
            <w:ins w:id="1717" w:author="Author" w:date="2026-09-30T13:42:00Z">
              <w:r>
                <w:rPr>
                  <w:sz w:val="20"/>
                  <w:szCs w:val="20"/>
                </w:rPr>
                <w:t>Metric</w:t>
              </w:r>
            </w:ins>
          </w:p>
        </w:tc>
        <w:tc>
          <w:tcPr>
            <w:tcW w:w="1030" w:type="dxa"/>
          </w:tcPr>
          <w:p w14:paraId="4F05CDE9" w14:textId="77777777" w:rsidR="00A61990" w:rsidRDefault="000C0F2E">
            <w:pPr>
              <w:pStyle w:val="Compact"/>
              <w:spacing w:after="0" w:line="240" w:lineRule="auto"/>
              <w:jc w:val="right"/>
              <w:rPr>
                <w:ins w:id="1718" w:author="Author" w:date="2026-09-30T13:42:00Z"/>
              </w:rPr>
            </w:pPr>
            <w:ins w:id="1719" w:author="Author" w:date="2026-09-30T13:42:00Z">
              <w:r>
                <w:rPr>
                  <w:sz w:val="20"/>
                  <w:szCs w:val="20"/>
                </w:rPr>
                <w:t>B0 carry-forward</w:t>
              </w:r>
            </w:ins>
          </w:p>
        </w:tc>
        <w:tc>
          <w:tcPr>
            <w:tcW w:w="883" w:type="dxa"/>
          </w:tcPr>
          <w:p w14:paraId="2CB93C24" w14:textId="77777777" w:rsidR="00A61990" w:rsidRDefault="000C0F2E">
            <w:pPr>
              <w:pStyle w:val="Compact"/>
              <w:spacing w:after="0" w:line="240" w:lineRule="auto"/>
              <w:jc w:val="right"/>
              <w:rPr>
                <w:ins w:id="1720" w:author="Author" w:date="2026-09-30T13:42:00Z"/>
              </w:rPr>
            </w:pPr>
            <w:ins w:id="1721" w:author="Author" w:date="2026-09-30T13:42:00Z">
              <w:r>
                <w:rPr>
                  <w:sz w:val="20"/>
                  <w:szCs w:val="20"/>
                </w:rPr>
                <w:t>B1 linear trend</w:t>
              </w:r>
            </w:ins>
          </w:p>
        </w:tc>
        <w:tc>
          <w:tcPr>
            <w:tcW w:w="735" w:type="dxa"/>
          </w:tcPr>
          <w:p w14:paraId="5944E90C" w14:textId="77777777" w:rsidR="00A61990" w:rsidRDefault="000C0F2E">
            <w:pPr>
              <w:pStyle w:val="Compact"/>
              <w:spacing w:after="0" w:line="240" w:lineRule="auto"/>
              <w:jc w:val="right"/>
              <w:rPr>
                <w:ins w:id="1722" w:author="Author" w:date="2026-09-30T13:42:00Z"/>
              </w:rPr>
            </w:pPr>
            <w:ins w:id="1723" w:author="Author" w:date="2026-09-30T13:42:00Z">
              <w:r>
                <w:rPr>
                  <w:sz w:val="20"/>
                  <w:szCs w:val="20"/>
                </w:rPr>
                <w:t>B2 mean drift</w:t>
              </w:r>
            </w:ins>
          </w:p>
        </w:tc>
        <w:tc>
          <w:tcPr>
            <w:tcW w:w="2713" w:type="dxa"/>
          </w:tcPr>
          <w:p w14:paraId="43AD6580" w14:textId="77777777" w:rsidR="00A61990" w:rsidRDefault="000C0F2E">
            <w:pPr>
              <w:pStyle w:val="Compact"/>
              <w:spacing w:after="0" w:line="240" w:lineRule="auto"/>
              <w:jc w:val="right"/>
              <w:rPr>
                <w:ins w:id="1724" w:author="Author" w:date="2026-09-30T13:42:00Z"/>
              </w:rPr>
            </w:pPr>
            <w:ins w:id="1725" w:author="Author" w:date="2026-09-30T13:42:00Z">
              <w:r>
                <w:rPr>
                  <w:sz w:val="20"/>
                  <w:szCs w:val="20"/>
                </w:rPr>
                <w:t>CBVM (K = 8) mean [min–max, 5 seeds]</w:t>
              </w:r>
            </w:ins>
          </w:p>
        </w:tc>
        <w:tc>
          <w:tcPr>
            <w:tcW w:w="885" w:type="dxa"/>
          </w:tcPr>
          <w:p w14:paraId="6E1BA7CE" w14:textId="77777777" w:rsidR="00A61990" w:rsidRDefault="000C0F2E">
            <w:pPr>
              <w:pStyle w:val="Compact"/>
              <w:spacing w:after="0" w:line="240" w:lineRule="auto"/>
              <w:jc w:val="left"/>
              <w:rPr>
                <w:ins w:id="1726" w:author="Author" w:date="2026-09-30T13:42:00Z"/>
              </w:rPr>
            </w:pPr>
            <w:ins w:id="1727" w:author="Author" w:date="2026-09-30T13:42:00Z">
              <w:r>
                <w:rPr>
                  <w:sz w:val="20"/>
                  <w:szCs w:val="20"/>
                </w:rPr>
                <w:t>Closer to 2021: CBVM or B0</w:t>
              </w:r>
            </w:ins>
          </w:p>
        </w:tc>
      </w:tr>
      <w:tr w:rsidR="00A61990" w14:paraId="0F37D1F7" w14:textId="77777777" w:rsidTr="00A61990">
        <w:trPr>
          <w:ins w:id="1728" w:author="Author" w:date="2026-09-30T13:42:00Z"/>
        </w:trPr>
        <w:tc>
          <w:tcPr>
            <w:tcW w:w="2231" w:type="dxa"/>
          </w:tcPr>
          <w:p w14:paraId="6FFA82C4" w14:textId="77777777" w:rsidR="00A61990" w:rsidRDefault="000C0F2E">
            <w:pPr>
              <w:pStyle w:val="Compact"/>
              <w:spacing w:after="0" w:line="240" w:lineRule="auto"/>
              <w:jc w:val="left"/>
              <w:rPr>
                <w:ins w:id="1729" w:author="Author" w:date="2026-09-30T13:42:00Z"/>
              </w:rPr>
            </w:pPr>
            <w:ins w:id="1730" w:author="Author" w:date="2026-09-30T13:42:00Z">
              <w:r>
                <w:rPr>
                  <w:sz w:val="20"/>
                  <w:szCs w:val="20"/>
                </w:rPr>
                <w:t>Age group</w:t>
              </w:r>
            </w:ins>
          </w:p>
        </w:tc>
        <w:tc>
          <w:tcPr>
            <w:tcW w:w="883" w:type="dxa"/>
          </w:tcPr>
          <w:p w14:paraId="787782D9" w14:textId="77777777" w:rsidR="00A61990" w:rsidRDefault="000C0F2E">
            <w:pPr>
              <w:pStyle w:val="Compact"/>
              <w:spacing w:after="0" w:line="240" w:lineRule="auto"/>
              <w:jc w:val="left"/>
              <w:rPr>
                <w:ins w:id="1731" w:author="Author" w:date="2026-09-30T13:42:00Z"/>
              </w:rPr>
            </w:pPr>
            <w:ins w:id="1732" w:author="Author" w:date="2026-09-30T13:42:00Z">
              <w:r>
                <w:rPr>
                  <w:sz w:val="20"/>
                  <w:szCs w:val="20"/>
                </w:rPr>
                <w:t>TVD</w:t>
              </w:r>
            </w:ins>
          </w:p>
        </w:tc>
        <w:tc>
          <w:tcPr>
            <w:tcW w:w="1030" w:type="dxa"/>
          </w:tcPr>
          <w:p w14:paraId="1BE3C388" w14:textId="77777777" w:rsidR="00A61990" w:rsidRDefault="000C0F2E">
            <w:pPr>
              <w:pStyle w:val="Compact"/>
              <w:spacing w:after="0" w:line="240" w:lineRule="auto"/>
              <w:jc w:val="right"/>
              <w:rPr>
                <w:ins w:id="1733" w:author="Author" w:date="2026-09-30T13:42:00Z"/>
              </w:rPr>
            </w:pPr>
            <w:ins w:id="1734" w:author="Author" w:date="2026-09-30T13:42:00Z">
              <w:r>
                <w:rPr>
                  <w:sz w:val="20"/>
                  <w:szCs w:val="20"/>
                </w:rPr>
                <w:t>0.039</w:t>
              </w:r>
            </w:ins>
          </w:p>
        </w:tc>
        <w:tc>
          <w:tcPr>
            <w:tcW w:w="883" w:type="dxa"/>
          </w:tcPr>
          <w:p w14:paraId="0BD10643" w14:textId="77777777" w:rsidR="00A61990" w:rsidRDefault="000C0F2E">
            <w:pPr>
              <w:pStyle w:val="Compact"/>
              <w:spacing w:after="0" w:line="240" w:lineRule="auto"/>
              <w:jc w:val="right"/>
              <w:rPr>
                <w:ins w:id="1735" w:author="Author" w:date="2026-09-30T13:42:00Z"/>
              </w:rPr>
            </w:pPr>
            <w:ins w:id="1736" w:author="Author" w:date="2026-09-30T13:42:00Z">
              <w:r>
                <w:rPr>
                  <w:sz w:val="20"/>
                  <w:szCs w:val="20"/>
                </w:rPr>
                <w:t>0.048</w:t>
              </w:r>
            </w:ins>
          </w:p>
        </w:tc>
        <w:tc>
          <w:tcPr>
            <w:tcW w:w="735" w:type="dxa"/>
          </w:tcPr>
          <w:p w14:paraId="6CE9E140" w14:textId="77777777" w:rsidR="00A61990" w:rsidRDefault="000C0F2E">
            <w:pPr>
              <w:pStyle w:val="Compact"/>
              <w:spacing w:after="0" w:line="240" w:lineRule="auto"/>
              <w:jc w:val="right"/>
              <w:rPr>
                <w:ins w:id="1737" w:author="Author" w:date="2026-09-30T13:42:00Z"/>
              </w:rPr>
            </w:pPr>
            <w:ins w:id="1738" w:author="Author" w:date="2026-09-30T13:42:00Z">
              <w:r>
                <w:rPr>
                  <w:sz w:val="20"/>
                  <w:szCs w:val="20"/>
                </w:rPr>
                <w:t>0.040</w:t>
              </w:r>
            </w:ins>
          </w:p>
        </w:tc>
        <w:tc>
          <w:tcPr>
            <w:tcW w:w="2713" w:type="dxa"/>
          </w:tcPr>
          <w:p w14:paraId="637334D5" w14:textId="77777777" w:rsidR="00A61990" w:rsidRDefault="000C0F2E">
            <w:pPr>
              <w:pStyle w:val="Compact"/>
              <w:spacing w:after="0" w:line="240" w:lineRule="auto"/>
              <w:jc w:val="right"/>
              <w:rPr>
                <w:ins w:id="1739" w:author="Author" w:date="2026-09-30T13:42:00Z"/>
              </w:rPr>
            </w:pPr>
            <w:ins w:id="1740" w:author="Author" w:date="2026-09-30T13:42:00Z">
              <w:r>
                <w:rPr>
                  <w:sz w:val="20"/>
                  <w:szCs w:val="20"/>
                </w:rPr>
                <w:t>0.040 [0.039–0.042]</w:t>
              </w:r>
            </w:ins>
          </w:p>
        </w:tc>
        <w:tc>
          <w:tcPr>
            <w:tcW w:w="885" w:type="dxa"/>
          </w:tcPr>
          <w:p w14:paraId="55BEAE76" w14:textId="77777777" w:rsidR="00A61990" w:rsidRDefault="000C0F2E">
            <w:pPr>
              <w:pStyle w:val="Compact"/>
              <w:spacing w:after="0" w:line="240" w:lineRule="auto"/>
              <w:jc w:val="left"/>
              <w:rPr>
                <w:ins w:id="1741" w:author="Author" w:date="2026-09-30T13:42:00Z"/>
              </w:rPr>
            </w:pPr>
            <w:ins w:id="1742" w:author="Author" w:date="2026-09-30T13:42:00Z">
              <w:r>
                <w:rPr>
                  <w:sz w:val="20"/>
                  <w:szCs w:val="20"/>
                </w:rPr>
                <w:t>B0</w:t>
              </w:r>
            </w:ins>
          </w:p>
        </w:tc>
      </w:tr>
      <w:tr w:rsidR="00A61990" w14:paraId="4D9F927C" w14:textId="77777777" w:rsidTr="00A61990">
        <w:trPr>
          <w:ins w:id="1743" w:author="Author" w:date="2026-09-30T13:42:00Z"/>
        </w:trPr>
        <w:tc>
          <w:tcPr>
            <w:tcW w:w="2231" w:type="dxa"/>
          </w:tcPr>
          <w:p w14:paraId="6B7EB630" w14:textId="77777777" w:rsidR="00A61990" w:rsidRDefault="000C0F2E">
            <w:pPr>
              <w:pStyle w:val="Compact"/>
              <w:spacing w:after="0" w:line="240" w:lineRule="auto"/>
              <w:jc w:val="left"/>
              <w:rPr>
                <w:ins w:id="1744" w:author="Author" w:date="2026-09-30T13:42:00Z"/>
              </w:rPr>
            </w:pPr>
            <w:ins w:id="1745" w:author="Author" w:date="2026-09-30T13:42:00Z">
              <w:r>
                <w:rPr>
                  <w:sz w:val="20"/>
                  <w:szCs w:val="20"/>
                </w:rPr>
                <w:t>Sex</w:t>
              </w:r>
            </w:ins>
          </w:p>
        </w:tc>
        <w:tc>
          <w:tcPr>
            <w:tcW w:w="883" w:type="dxa"/>
          </w:tcPr>
          <w:p w14:paraId="772037E2" w14:textId="77777777" w:rsidR="00A61990" w:rsidRDefault="000C0F2E">
            <w:pPr>
              <w:pStyle w:val="Compact"/>
              <w:spacing w:after="0" w:line="240" w:lineRule="auto"/>
              <w:jc w:val="left"/>
              <w:rPr>
                <w:ins w:id="1746" w:author="Author" w:date="2026-09-30T13:42:00Z"/>
              </w:rPr>
            </w:pPr>
            <w:ins w:id="1747" w:author="Author" w:date="2026-09-30T13:42:00Z">
              <w:r>
                <w:rPr>
                  <w:sz w:val="20"/>
                  <w:szCs w:val="20"/>
                </w:rPr>
                <w:t>TVD</w:t>
              </w:r>
            </w:ins>
          </w:p>
        </w:tc>
        <w:tc>
          <w:tcPr>
            <w:tcW w:w="1030" w:type="dxa"/>
          </w:tcPr>
          <w:p w14:paraId="2A0CE166" w14:textId="77777777" w:rsidR="00A61990" w:rsidRDefault="000C0F2E">
            <w:pPr>
              <w:pStyle w:val="Compact"/>
              <w:spacing w:after="0" w:line="240" w:lineRule="auto"/>
              <w:jc w:val="right"/>
              <w:rPr>
                <w:ins w:id="1748" w:author="Author" w:date="2026-09-30T13:42:00Z"/>
              </w:rPr>
            </w:pPr>
            <w:ins w:id="1749" w:author="Author" w:date="2026-09-30T13:42:00Z">
              <w:r>
                <w:rPr>
                  <w:sz w:val="20"/>
                  <w:szCs w:val="20"/>
                </w:rPr>
                <w:t>0.001</w:t>
              </w:r>
            </w:ins>
          </w:p>
        </w:tc>
        <w:tc>
          <w:tcPr>
            <w:tcW w:w="883" w:type="dxa"/>
          </w:tcPr>
          <w:p w14:paraId="4B2FC91D" w14:textId="77777777" w:rsidR="00A61990" w:rsidRDefault="000C0F2E">
            <w:pPr>
              <w:pStyle w:val="Compact"/>
              <w:spacing w:after="0" w:line="240" w:lineRule="auto"/>
              <w:jc w:val="right"/>
              <w:rPr>
                <w:ins w:id="1750" w:author="Author" w:date="2026-09-30T13:42:00Z"/>
              </w:rPr>
            </w:pPr>
            <w:ins w:id="1751" w:author="Author" w:date="2026-09-30T13:42:00Z">
              <w:r>
                <w:rPr>
                  <w:sz w:val="20"/>
                  <w:szCs w:val="20"/>
                </w:rPr>
                <w:t>0.002</w:t>
              </w:r>
            </w:ins>
          </w:p>
        </w:tc>
        <w:tc>
          <w:tcPr>
            <w:tcW w:w="735" w:type="dxa"/>
          </w:tcPr>
          <w:p w14:paraId="03434D2F" w14:textId="77777777" w:rsidR="00A61990" w:rsidRDefault="000C0F2E">
            <w:pPr>
              <w:pStyle w:val="Compact"/>
              <w:spacing w:after="0" w:line="240" w:lineRule="auto"/>
              <w:jc w:val="right"/>
              <w:rPr>
                <w:ins w:id="1752" w:author="Author" w:date="2026-09-30T13:42:00Z"/>
              </w:rPr>
            </w:pPr>
            <w:ins w:id="1753" w:author="Author" w:date="2026-09-30T13:42:00Z">
              <w:r>
                <w:rPr>
                  <w:sz w:val="20"/>
                  <w:szCs w:val="20"/>
                </w:rPr>
                <w:t>0.000</w:t>
              </w:r>
            </w:ins>
          </w:p>
        </w:tc>
        <w:tc>
          <w:tcPr>
            <w:tcW w:w="2713" w:type="dxa"/>
          </w:tcPr>
          <w:p w14:paraId="47F4A9EA" w14:textId="77777777" w:rsidR="00A61990" w:rsidRDefault="000C0F2E">
            <w:pPr>
              <w:pStyle w:val="Compact"/>
              <w:spacing w:after="0" w:line="240" w:lineRule="auto"/>
              <w:jc w:val="right"/>
              <w:rPr>
                <w:ins w:id="1754" w:author="Author" w:date="2026-09-30T13:42:00Z"/>
              </w:rPr>
            </w:pPr>
            <w:ins w:id="1755" w:author="Author" w:date="2026-09-30T13:42:00Z">
              <w:r>
                <w:rPr>
                  <w:sz w:val="20"/>
                  <w:szCs w:val="20"/>
                </w:rPr>
                <w:t>0.000 [0.000–0.001]</w:t>
              </w:r>
            </w:ins>
          </w:p>
        </w:tc>
        <w:tc>
          <w:tcPr>
            <w:tcW w:w="885" w:type="dxa"/>
          </w:tcPr>
          <w:p w14:paraId="10274570" w14:textId="77777777" w:rsidR="00A61990" w:rsidRDefault="000C0F2E">
            <w:pPr>
              <w:pStyle w:val="Compact"/>
              <w:spacing w:after="0" w:line="240" w:lineRule="auto"/>
              <w:jc w:val="left"/>
              <w:rPr>
                <w:ins w:id="1756" w:author="Author" w:date="2026-09-30T13:42:00Z"/>
              </w:rPr>
            </w:pPr>
            <w:ins w:id="1757" w:author="Author" w:date="2026-09-30T13:42:00Z">
              <w:r>
                <w:rPr>
                  <w:sz w:val="20"/>
                  <w:szCs w:val="20"/>
                </w:rPr>
                <w:t>CBVM</w:t>
              </w:r>
            </w:ins>
          </w:p>
        </w:tc>
      </w:tr>
      <w:tr w:rsidR="00A61990" w14:paraId="49DBB77C" w14:textId="77777777" w:rsidTr="00A61990">
        <w:trPr>
          <w:ins w:id="1758" w:author="Author" w:date="2026-09-30T13:42:00Z"/>
        </w:trPr>
        <w:tc>
          <w:tcPr>
            <w:tcW w:w="2231" w:type="dxa"/>
          </w:tcPr>
          <w:p w14:paraId="7DC36CBE" w14:textId="77777777" w:rsidR="00A61990" w:rsidRDefault="000C0F2E">
            <w:pPr>
              <w:pStyle w:val="Compact"/>
              <w:spacing w:after="0" w:line="240" w:lineRule="auto"/>
              <w:jc w:val="left"/>
              <w:rPr>
                <w:ins w:id="1759" w:author="Author" w:date="2026-09-30T13:42:00Z"/>
              </w:rPr>
            </w:pPr>
            <w:ins w:id="1760" w:author="Author" w:date="2026-09-30T13:42:00Z">
              <w:r>
                <w:rPr>
                  <w:sz w:val="20"/>
                  <w:szCs w:val="20"/>
                </w:rPr>
                <w:t>Marital status</w:t>
              </w:r>
            </w:ins>
          </w:p>
        </w:tc>
        <w:tc>
          <w:tcPr>
            <w:tcW w:w="883" w:type="dxa"/>
          </w:tcPr>
          <w:p w14:paraId="4D2FC316" w14:textId="77777777" w:rsidR="00A61990" w:rsidRDefault="000C0F2E">
            <w:pPr>
              <w:pStyle w:val="Compact"/>
              <w:spacing w:after="0" w:line="240" w:lineRule="auto"/>
              <w:jc w:val="left"/>
              <w:rPr>
                <w:ins w:id="1761" w:author="Author" w:date="2026-09-30T13:42:00Z"/>
              </w:rPr>
            </w:pPr>
            <w:ins w:id="1762" w:author="Author" w:date="2026-09-30T13:42:00Z">
              <w:r>
                <w:rPr>
                  <w:sz w:val="20"/>
                  <w:szCs w:val="20"/>
                </w:rPr>
                <w:t>TVD</w:t>
              </w:r>
            </w:ins>
          </w:p>
        </w:tc>
        <w:tc>
          <w:tcPr>
            <w:tcW w:w="1030" w:type="dxa"/>
          </w:tcPr>
          <w:p w14:paraId="3C5C0BD1" w14:textId="77777777" w:rsidR="00A61990" w:rsidRDefault="000C0F2E">
            <w:pPr>
              <w:pStyle w:val="Compact"/>
              <w:spacing w:after="0" w:line="240" w:lineRule="auto"/>
              <w:jc w:val="right"/>
              <w:rPr>
                <w:ins w:id="1763" w:author="Author" w:date="2026-09-30T13:42:00Z"/>
              </w:rPr>
            </w:pPr>
            <w:ins w:id="1764" w:author="Author" w:date="2026-09-30T13:42:00Z">
              <w:r>
                <w:rPr>
                  <w:sz w:val="20"/>
                  <w:szCs w:val="20"/>
                </w:rPr>
                <w:t>0.012</w:t>
              </w:r>
            </w:ins>
          </w:p>
        </w:tc>
        <w:tc>
          <w:tcPr>
            <w:tcW w:w="883" w:type="dxa"/>
          </w:tcPr>
          <w:p w14:paraId="323E2F30" w14:textId="77777777" w:rsidR="00A61990" w:rsidRDefault="000C0F2E">
            <w:pPr>
              <w:pStyle w:val="Compact"/>
              <w:spacing w:after="0" w:line="240" w:lineRule="auto"/>
              <w:jc w:val="right"/>
              <w:rPr>
                <w:ins w:id="1765" w:author="Author" w:date="2026-09-30T13:42:00Z"/>
              </w:rPr>
            </w:pPr>
            <w:ins w:id="1766" w:author="Author" w:date="2026-09-30T13:42:00Z">
              <w:r>
                <w:rPr>
                  <w:sz w:val="20"/>
                  <w:szCs w:val="20"/>
                </w:rPr>
                <w:t>0.019</w:t>
              </w:r>
            </w:ins>
          </w:p>
        </w:tc>
        <w:tc>
          <w:tcPr>
            <w:tcW w:w="735" w:type="dxa"/>
          </w:tcPr>
          <w:p w14:paraId="16A50B3F" w14:textId="77777777" w:rsidR="00A61990" w:rsidRDefault="000C0F2E">
            <w:pPr>
              <w:pStyle w:val="Compact"/>
              <w:spacing w:after="0" w:line="240" w:lineRule="auto"/>
              <w:jc w:val="right"/>
              <w:rPr>
                <w:ins w:id="1767" w:author="Author" w:date="2026-09-30T13:42:00Z"/>
              </w:rPr>
            </w:pPr>
            <w:ins w:id="1768" w:author="Author" w:date="2026-09-30T13:42:00Z">
              <w:r>
                <w:rPr>
                  <w:sz w:val="20"/>
                  <w:szCs w:val="20"/>
                </w:rPr>
                <w:t>0.011</w:t>
              </w:r>
            </w:ins>
          </w:p>
        </w:tc>
        <w:tc>
          <w:tcPr>
            <w:tcW w:w="2713" w:type="dxa"/>
          </w:tcPr>
          <w:p w14:paraId="54AD3C50" w14:textId="77777777" w:rsidR="00A61990" w:rsidRDefault="000C0F2E">
            <w:pPr>
              <w:pStyle w:val="Compact"/>
              <w:spacing w:after="0" w:line="240" w:lineRule="auto"/>
              <w:jc w:val="right"/>
              <w:rPr>
                <w:ins w:id="1769" w:author="Author" w:date="2026-09-30T13:42:00Z"/>
              </w:rPr>
            </w:pPr>
            <w:ins w:id="1770" w:author="Author" w:date="2026-09-30T13:42:00Z">
              <w:r>
                <w:rPr>
                  <w:sz w:val="20"/>
                  <w:szCs w:val="20"/>
                </w:rPr>
                <w:t>0.011 [0.008–0.013]</w:t>
              </w:r>
            </w:ins>
          </w:p>
        </w:tc>
        <w:tc>
          <w:tcPr>
            <w:tcW w:w="885" w:type="dxa"/>
          </w:tcPr>
          <w:p w14:paraId="14EFAD65" w14:textId="77777777" w:rsidR="00A61990" w:rsidRDefault="000C0F2E">
            <w:pPr>
              <w:pStyle w:val="Compact"/>
              <w:spacing w:after="0" w:line="240" w:lineRule="auto"/>
              <w:jc w:val="left"/>
              <w:rPr>
                <w:ins w:id="1771" w:author="Author" w:date="2026-09-30T13:42:00Z"/>
              </w:rPr>
            </w:pPr>
            <w:ins w:id="1772" w:author="Author" w:date="2026-09-30T13:42:00Z">
              <w:r>
                <w:rPr>
                  <w:sz w:val="20"/>
                  <w:szCs w:val="20"/>
                </w:rPr>
                <w:t>CBVM</w:t>
              </w:r>
            </w:ins>
          </w:p>
        </w:tc>
      </w:tr>
      <w:tr w:rsidR="00A61990" w14:paraId="683ADA06" w14:textId="77777777" w:rsidTr="00A61990">
        <w:trPr>
          <w:ins w:id="1773" w:author="Author" w:date="2026-09-30T13:42:00Z"/>
        </w:trPr>
        <w:tc>
          <w:tcPr>
            <w:tcW w:w="2231" w:type="dxa"/>
          </w:tcPr>
          <w:p w14:paraId="0D1AE7F1" w14:textId="77777777" w:rsidR="00A61990" w:rsidRDefault="000C0F2E">
            <w:pPr>
              <w:pStyle w:val="Compact"/>
              <w:spacing w:after="0" w:line="240" w:lineRule="auto"/>
              <w:jc w:val="left"/>
              <w:rPr>
                <w:ins w:id="1774" w:author="Author" w:date="2026-09-30T13:42:00Z"/>
              </w:rPr>
            </w:pPr>
            <w:ins w:id="1775" w:author="Author" w:date="2026-09-30T13:42:00Z">
              <w:r>
                <w:rPr>
                  <w:sz w:val="20"/>
                  <w:szCs w:val="20"/>
                </w:rPr>
                <w:t>Household size</w:t>
              </w:r>
            </w:ins>
          </w:p>
        </w:tc>
        <w:tc>
          <w:tcPr>
            <w:tcW w:w="883" w:type="dxa"/>
          </w:tcPr>
          <w:p w14:paraId="5C40BE7F" w14:textId="77777777" w:rsidR="00A61990" w:rsidRDefault="000C0F2E">
            <w:pPr>
              <w:pStyle w:val="Compact"/>
              <w:spacing w:after="0" w:line="240" w:lineRule="auto"/>
              <w:jc w:val="left"/>
              <w:rPr>
                <w:ins w:id="1776" w:author="Author" w:date="2026-09-30T13:42:00Z"/>
              </w:rPr>
            </w:pPr>
            <w:ins w:id="1777" w:author="Author" w:date="2026-09-30T13:42:00Z">
              <w:r>
                <w:rPr>
                  <w:sz w:val="20"/>
                  <w:szCs w:val="20"/>
                </w:rPr>
                <w:t>TVD</w:t>
              </w:r>
            </w:ins>
          </w:p>
        </w:tc>
        <w:tc>
          <w:tcPr>
            <w:tcW w:w="1030" w:type="dxa"/>
          </w:tcPr>
          <w:p w14:paraId="3AD905F3" w14:textId="77777777" w:rsidR="00A61990" w:rsidRDefault="000C0F2E">
            <w:pPr>
              <w:pStyle w:val="Compact"/>
              <w:spacing w:after="0" w:line="240" w:lineRule="auto"/>
              <w:jc w:val="right"/>
              <w:rPr>
                <w:ins w:id="1778" w:author="Author" w:date="2026-09-30T13:42:00Z"/>
              </w:rPr>
            </w:pPr>
            <w:ins w:id="1779" w:author="Author" w:date="2026-09-30T13:42:00Z">
              <w:r>
                <w:rPr>
                  <w:sz w:val="20"/>
                  <w:szCs w:val="20"/>
                </w:rPr>
                <w:t>0.028</w:t>
              </w:r>
            </w:ins>
          </w:p>
        </w:tc>
        <w:tc>
          <w:tcPr>
            <w:tcW w:w="883" w:type="dxa"/>
          </w:tcPr>
          <w:p w14:paraId="32C5FFC3" w14:textId="77777777" w:rsidR="00A61990" w:rsidRDefault="000C0F2E">
            <w:pPr>
              <w:pStyle w:val="Compact"/>
              <w:spacing w:after="0" w:line="240" w:lineRule="auto"/>
              <w:jc w:val="right"/>
              <w:rPr>
                <w:ins w:id="1780" w:author="Author" w:date="2026-09-30T13:42:00Z"/>
              </w:rPr>
            </w:pPr>
            <w:ins w:id="1781" w:author="Author" w:date="2026-09-30T13:42:00Z">
              <w:r>
                <w:rPr>
                  <w:sz w:val="20"/>
                  <w:szCs w:val="20"/>
                </w:rPr>
                <w:t>0.058</w:t>
              </w:r>
            </w:ins>
          </w:p>
        </w:tc>
        <w:tc>
          <w:tcPr>
            <w:tcW w:w="735" w:type="dxa"/>
          </w:tcPr>
          <w:p w14:paraId="70F1B66D" w14:textId="77777777" w:rsidR="00A61990" w:rsidRDefault="000C0F2E">
            <w:pPr>
              <w:pStyle w:val="Compact"/>
              <w:spacing w:after="0" w:line="240" w:lineRule="auto"/>
              <w:jc w:val="right"/>
              <w:rPr>
                <w:ins w:id="1782" w:author="Author" w:date="2026-09-30T13:42:00Z"/>
              </w:rPr>
            </w:pPr>
            <w:ins w:id="1783" w:author="Author" w:date="2026-09-30T13:42:00Z">
              <w:r>
                <w:rPr>
                  <w:sz w:val="20"/>
                  <w:szCs w:val="20"/>
                </w:rPr>
                <w:t>0.029</w:t>
              </w:r>
            </w:ins>
          </w:p>
        </w:tc>
        <w:tc>
          <w:tcPr>
            <w:tcW w:w="2713" w:type="dxa"/>
          </w:tcPr>
          <w:p w14:paraId="03F06498" w14:textId="77777777" w:rsidR="00A61990" w:rsidRDefault="000C0F2E">
            <w:pPr>
              <w:pStyle w:val="Compact"/>
              <w:spacing w:after="0" w:line="240" w:lineRule="auto"/>
              <w:jc w:val="right"/>
              <w:rPr>
                <w:ins w:id="1784" w:author="Author" w:date="2026-09-30T13:42:00Z"/>
              </w:rPr>
            </w:pPr>
            <w:ins w:id="1785" w:author="Author" w:date="2026-09-30T13:42:00Z">
              <w:r>
                <w:rPr>
                  <w:sz w:val="20"/>
                  <w:szCs w:val="20"/>
                </w:rPr>
                <w:t>0.029 [0.025–0.036]</w:t>
              </w:r>
            </w:ins>
          </w:p>
        </w:tc>
        <w:tc>
          <w:tcPr>
            <w:tcW w:w="885" w:type="dxa"/>
          </w:tcPr>
          <w:p w14:paraId="384FCB66" w14:textId="77777777" w:rsidR="00A61990" w:rsidRDefault="000C0F2E">
            <w:pPr>
              <w:pStyle w:val="Compact"/>
              <w:spacing w:after="0" w:line="240" w:lineRule="auto"/>
              <w:jc w:val="left"/>
              <w:rPr>
                <w:ins w:id="1786" w:author="Author" w:date="2026-09-30T13:42:00Z"/>
              </w:rPr>
            </w:pPr>
            <w:ins w:id="1787" w:author="Author" w:date="2026-09-30T13:42:00Z">
              <w:r>
                <w:rPr>
                  <w:sz w:val="20"/>
                  <w:szCs w:val="20"/>
                </w:rPr>
                <w:t>B0</w:t>
              </w:r>
            </w:ins>
          </w:p>
        </w:tc>
      </w:tr>
      <w:tr w:rsidR="00A61990" w14:paraId="791BF451" w14:textId="77777777" w:rsidTr="00A61990">
        <w:trPr>
          <w:ins w:id="1788" w:author="Author" w:date="2026-09-30T13:42:00Z"/>
        </w:trPr>
        <w:tc>
          <w:tcPr>
            <w:tcW w:w="2231" w:type="dxa"/>
          </w:tcPr>
          <w:p w14:paraId="34CB0D72" w14:textId="77777777" w:rsidR="00A61990" w:rsidRDefault="000C0F2E">
            <w:pPr>
              <w:pStyle w:val="Compact"/>
              <w:spacing w:after="0" w:line="240" w:lineRule="auto"/>
              <w:jc w:val="left"/>
              <w:rPr>
                <w:ins w:id="1789" w:author="Author" w:date="2026-09-30T13:42:00Z"/>
              </w:rPr>
            </w:pPr>
            <w:ins w:id="1790" w:author="Author" w:date="2026-09-30T13:42:00Z">
              <w:r>
                <w:rPr>
                  <w:sz w:val="20"/>
                  <w:szCs w:val="20"/>
                </w:rPr>
                <w:t>Economic family size</w:t>
              </w:r>
            </w:ins>
          </w:p>
        </w:tc>
        <w:tc>
          <w:tcPr>
            <w:tcW w:w="883" w:type="dxa"/>
          </w:tcPr>
          <w:p w14:paraId="6CCF8C27" w14:textId="77777777" w:rsidR="00A61990" w:rsidRDefault="000C0F2E">
            <w:pPr>
              <w:pStyle w:val="Compact"/>
              <w:spacing w:after="0" w:line="240" w:lineRule="auto"/>
              <w:jc w:val="left"/>
              <w:rPr>
                <w:ins w:id="1791" w:author="Author" w:date="2026-09-30T13:42:00Z"/>
              </w:rPr>
            </w:pPr>
            <w:ins w:id="1792" w:author="Author" w:date="2026-09-30T13:42:00Z">
              <w:r>
                <w:rPr>
                  <w:sz w:val="20"/>
                  <w:szCs w:val="20"/>
                </w:rPr>
                <w:t>TVD</w:t>
              </w:r>
            </w:ins>
          </w:p>
        </w:tc>
        <w:tc>
          <w:tcPr>
            <w:tcW w:w="1030" w:type="dxa"/>
          </w:tcPr>
          <w:p w14:paraId="7140A7C8" w14:textId="77777777" w:rsidR="00A61990" w:rsidRDefault="000C0F2E">
            <w:pPr>
              <w:pStyle w:val="Compact"/>
              <w:spacing w:after="0" w:line="240" w:lineRule="auto"/>
              <w:jc w:val="right"/>
              <w:rPr>
                <w:ins w:id="1793" w:author="Author" w:date="2026-09-30T13:42:00Z"/>
              </w:rPr>
            </w:pPr>
            <w:ins w:id="1794" w:author="Author" w:date="2026-09-30T13:42:00Z">
              <w:r>
                <w:rPr>
                  <w:sz w:val="20"/>
                  <w:szCs w:val="20"/>
                </w:rPr>
                <w:t>0.026</w:t>
              </w:r>
            </w:ins>
          </w:p>
        </w:tc>
        <w:tc>
          <w:tcPr>
            <w:tcW w:w="883" w:type="dxa"/>
          </w:tcPr>
          <w:p w14:paraId="587187FC" w14:textId="77777777" w:rsidR="00A61990" w:rsidRDefault="000C0F2E">
            <w:pPr>
              <w:pStyle w:val="Compact"/>
              <w:spacing w:after="0" w:line="240" w:lineRule="auto"/>
              <w:jc w:val="right"/>
              <w:rPr>
                <w:ins w:id="1795" w:author="Author" w:date="2026-09-30T13:42:00Z"/>
              </w:rPr>
            </w:pPr>
            <w:ins w:id="1796" w:author="Author" w:date="2026-09-30T13:42:00Z">
              <w:r>
                <w:rPr>
                  <w:sz w:val="20"/>
                  <w:szCs w:val="20"/>
                </w:rPr>
                <w:t>0.068</w:t>
              </w:r>
            </w:ins>
          </w:p>
        </w:tc>
        <w:tc>
          <w:tcPr>
            <w:tcW w:w="735" w:type="dxa"/>
          </w:tcPr>
          <w:p w14:paraId="167AB0C8" w14:textId="77777777" w:rsidR="00A61990" w:rsidRDefault="000C0F2E">
            <w:pPr>
              <w:pStyle w:val="Compact"/>
              <w:spacing w:after="0" w:line="240" w:lineRule="auto"/>
              <w:jc w:val="right"/>
              <w:rPr>
                <w:ins w:id="1797" w:author="Author" w:date="2026-09-30T13:42:00Z"/>
              </w:rPr>
            </w:pPr>
            <w:ins w:id="1798" w:author="Author" w:date="2026-09-30T13:42:00Z">
              <w:r>
                <w:rPr>
                  <w:sz w:val="20"/>
                  <w:szCs w:val="20"/>
                </w:rPr>
                <w:t>0.027</w:t>
              </w:r>
            </w:ins>
          </w:p>
        </w:tc>
        <w:tc>
          <w:tcPr>
            <w:tcW w:w="2713" w:type="dxa"/>
          </w:tcPr>
          <w:p w14:paraId="7BDCA126" w14:textId="77777777" w:rsidR="00A61990" w:rsidRDefault="000C0F2E">
            <w:pPr>
              <w:pStyle w:val="Compact"/>
              <w:spacing w:after="0" w:line="240" w:lineRule="auto"/>
              <w:jc w:val="right"/>
              <w:rPr>
                <w:ins w:id="1799" w:author="Author" w:date="2026-09-30T13:42:00Z"/>
              </w:rPr>
            </w:pPr>
            <w:ins w:id="1800" w:author="Author" w:date="2026-09-30T13:42:00Z">
              <w:r>
                <w:rPr>
                  <w:sz w:val="20"/>
                  <w:szCs w:val="20"/>
                </w:rPr>
                <w:t>0.028 [0.024–0.031]</w:t>
              </w:r>
            </w:ins>
          </w:p>
        </w:tc>
        <w:tc>
          <w:tcPr>
            <w:tcW w:w="885" w:type="dxa"/>
          </w:tcPr>
          <w:p w14:paraId="5A1F2D5B" w14:textId="77777777" w:rsidR="00A61990" w:rsidRDefault="000C0F2E">
            <w:pPr>
              <w:pStyle w:val="Compact"/>
              <w:spacing w:after="0" w:line="240" w:lineRule="auto"/>
              <w:jc w:val="left"/>
              <w:rPr>
                <w:ins w:id="1801" w:author="Author" w:date="2026-09-30T13:42:00Z"/>
              </w:rPr>
            </w:pPr>
            <w:ins w:id="1802" w:author="Author" w:date="2026-09-30T13:42:00Z">
              <w:r>
                <w:rPr>
                  <w:sz w:val="20"/>
                  <w:szCs w:val="20"/>
                </w:rPr>
                <w:t>B0</w:t>
              </w:r>
            </w:ins>
          </w:p>
        </w:tc>
      </w:tr>
      <w:tr w:rsidR="00A61990" w14:paraId="591F4E82" w14:textId="77777777" w:rsidTr="00A61990">
        <w:trPr>
          <w:ins w:id="1803" w:author="Author" w:date="2026-09-30T13:42:00Z"/>
        </w:trPr>
        <w:tc>
          <w:tcPr>
            <w:tcW w:w="2231" w:type="dxa"/>
          </w:tcPr>
          <w:p w14:paraId="4078B5B8" w14:textId="77777777" w:rsidR="00A61990" w:rsidRDefault="000C0F2E">
            <w:pPr>
              <w:pStyle w:val="Compact"/>
              <w:spacing w:after="0" w:line="240" w:lineRule="auto"/>
              <w:jc w:val="left"/>
              <w:rPr>
                <w:ins w:id="1804" w:author="Author" w:date="2026-09-30T13:42:00Z"/>
              </w:rPr>
            </w:pPr>
            <w:ins w:id="1805" w:author="Author" w:date="2026-09-30T13:42:00Z">
              <w:r>
                <w:rPr>
                  <w:sz w:val="20"/>
                  <w:szCs w:val="20"/>
                </w:rPr>
                <w:t>Census family size</w:t>
              </w:r>
            </w:ins>
          </w:p>
        </w:tc>
        <w:tc>
          <w:tcPr>
            <w:tcW w:w="883" w:type="dxa"/>
          </w:tcPr>
          <w:p w14:paraId="71E03C11" w14:textId="77777777" w:rsidR="00A61990" w:rsidRDefault="000C0F2E">
            <w:pPr>
              <w:pStyle w:val="Compact"/>
              <w:spacing w:after="0" w:line="240" w:lineRule="auto"/>
              <w:jc w:val="left"/>
              <w:rPr>
                <w:ins w:id="1806" w:author="Author" w:date="2026-09-30T13:42:00Z"/>
              </w:rPr>
            </w:pPr>
            <w:ins w:id="1807" w:author="Author" w:date="2026-09-30T13:42:00Z">
              <w:r>
                <w:rPr>
                  <w:sz w:val="20"/>
                  <w:szCs w:val="20"/>
                </w:rPr>
                <w:t>TVD</w:t>
              </w:r>
            </w:ins>
          </w:p>
        </w:tc>
        <w:tc>
          <w:tcPr>
            <w:tcW w:w="1030" w:type="dxa"/>
          </w:tcPr>
          <w:p w14:paraId="426D4B6A" w14:textId="77777777" w:rsidR="00A61990" w:rsidRDefault="000C0F2E">
            <w:pPr>
              <w:pStyle w:val="Compact"/>
              <w:spacing w:after="0" w:line="240" w:lineRule="auto"/>
              <w:jc w:val="right"/>
              <w:rPr>
                <w:ins w:id="1808" w:author="Author" w:date="2026-09-30T13:42:00Z"/>
              </w:rPr>
            </w:pPr>
            <w:ins w:id="1809" w:author="Author" w:date="2026-09-30T13:42:00Z">
              <w:r>
                <w:rPr>
                  <w:sz w:val="20"/>
                  <w:szCs w:val="20"/>
                </w:rPr>
                <w:t>0.023</w:t>
              </w:r>
            </w:ins>
          </w:p>
        </w:tc>
        <w:tc>
          <w:tcPr>
            <w:tcW w:w="883" w:type="dxa"/>
          </w:tcPr>
          <w:p w14:paraId="75F3096E" w14:textId="77777777" w:rsidR="00A61990" w:rsidRDefault="000C0F2E">
            <w:pPr>
              <w:pStyle w:val="Compact"/>
              <w:spacing w:after="0" w:line="240" w:lineRule="auto"/>
              <w:jc w:val="right"/>
              <w:rPr>
                <w:ins w:id="1810" w:author="Author" w:date="2026-09-30T13:42:00Z"/>
              </w:rPr>
            </w:pPr>
            <w:ins w:id="1811" w:author="Author" w:date="2026-09-30T13:42:00Z">
              <w:r>
                <w:rPr>
                  <w:sz w:val="20"/>
                  <w:szCs w:val="20"/>
                </w:rPr>
                <w:t>0.072</w:t>
              </w:r>
            </w:ins>
          </w:p>
        </w:tc>
        <w:tc>
          <w:tcPr>
            <w:tcW w:w="735" w:type="dxa"/>
          </w:tcPr>
          <w:p w14:paraId="07BDBEB2" w14:textId="77777777" w:rsidR="00A61990" w:rsidRDefault="000C0F2E">
            <w:pPr>
              <w:pStyle w:val="Compact"/>
              <w:spacing w:after="0" w:line="240" w:lineRule="auto"/>
              <w:jc w:val="right"/>
              <w:rPr>
                <w:ins w:id="1812" w:author="Author" w:date="2026-09-30T13:42:00Z"/>
              </w:rPr>
            </w:pPr>
            <w:ins w:id="1813" w:author="Author" w:date="2026-09-30T13:42:00Z">
              <w:r>
                <w:rPr>
                  <w:sz w:val="20"/>
                  <w:szCs w:val="20"/>
                </w:rPr>
                <w:t>0.026</w:t>
              </w:r>
            </w:ins>
          </w:p>
        </w:tc>
        <w:tc>
          <w:tcPr>
            <w:tcW w:w="2713" w:type="dxa"/>
          </w:tcPr>
          <w:p w14:paraId="15495E5A" w14:textId="77777777" w:rsidR="00A61990" w:rsidRDefault="000C0F2E">
            <w:pPr>
              <w:pStyle w:val="Compact"/>
              <w:spacing w:after="0" w:line="240" w:lineRule="auto"/>
              <w:jc w:val="right"/>
              <w:rPr>
                <w:ins w:id="1814" w:author="Author" w:date="2026-09-30T13:42:00Z"/>
              </w:rPr>
            </w:pPr>
            <w:ins w:id="1815" w:author="Author" w:date="2026-09-30T13:42:00Z">
              <w:r>
                <w:rPr>
                  <w:sz w:val="20"/>
                  <w:szCs w:val="20"/>
                </w:rPr>
                <w:t>0.026 [0.024–0.029]</w:t>
              </w:r>
            </w:ins>
          </w:p>
        </w:tc>
        <w:tc>
          <w:tcPr>
            <w:tcW w:w="885" w:type="dxa"/>
          </w:tcPr>
          <w:p w14:paraId="3AB55233" w14:textId="77777777" w:rsidR="00A61990" w:rsidRDefault="000C0F2E">
            <w:pPr>
              <w:pStyle w:val="Compact"/>
              <w:spacing w:after="0" w:line="240" w:lineRule="auto"/>
              <w:jc w:val="left"/>
              <w:rPr>
                <w:ins w:id="1816" w:author="Author" w:date="2026-09-30T13:42:00Z"/>
              </w:rPr>
            </w:pPr>
            <w:ins w:id="1817" w:author="Author" w:date="2026-09-30T13:42:00Z">
              <w:r>
                <w:rPr>
                  <w:sz w:val="20"/>
                  <w:szCs w:val="20"/>
                </w:rPr>
                <w:t>B0</w:t>
              </w:r>
            </w:ins>
          </w:p>
        </w:tc>
      </w:tr>
      <w:tr w:rsidR="00A61990" w14:paraId="383632F7" w14:textId="77777777" w:rsidTr="00A61990">
        <w:trPr>
          <w:ins w:id="1818" w:author="Author" w:date="2026-09-30T13:42:00Z"/>
        </w:trPr>
        <w:tc>
          <w:tcPr>
            <w:tcW w:w="2231" w:type="dxa"/>
          </w:tcPr>
          <w:p w14:paraId="2113C538" w14:textId="77777777" w:rsidR="00A61990" w:rsidRDefault="000C0F2E">
            <w:pPr>
              <w:pStyle w:val="Compact"/>
              <w:spacing w:after="0" w:line="240" w:lineRule="auto"/>
              <w:jc w:val="left"/>
              <w:rPr>
                <w:ins w:id="1819" w:author="Author" w:date="2026-09-30T13:42:00Z"/>
              </w:rPr>
            </w:pPr>
            <w:ins w:id="1820" w:author="Author" w:date="2026-09-30T13:42:00Z">
              <w:r>
                <w:rPr>
                  <w:sz w:val="20"/>
                  <w:szCs w:val="20"/>
                </w:rPr>
                <w:t>Census family status</w:t>
              </w:r>
            </w:ins>
          </w:p>
        </w:tc>
        <w:tc>
          <w:tcPr>
            <w:tcW w:w="883" w:type="dxa"/>
          </w:tcPr>
          <w:p w14:paraId="0E81AFB7" w14:textId="77777777" w:rsidR="00A61990" w:rsidRDefault="000C0F2E">
            <w:pPr>
              <w:pStyle w:val="Compact"/>
              <w:spacing w:after="0" w:line="240" w:lineRule="auto"/>
              <w:jc w:val="left"/>
              <w:rPr>
                <w:ins w:id="1821" w:author="Author" w:date="2026-09-30T13:42:00Z"/>
              </w:rPr>
            </w:pPr>
            <w:ins w:id="1822" w:author="Author" w:date="2026-09-30T13:42:00Z">
              <w:r>
                <w:rPr>
                  <w:sz w:val="20"/>
                  <w:szCs w:val="20"/>
                </w:rPr>
                <w:t>TVD</w:t>
              </w:r>
            </w:ins>
          </w:p>
        </w:tc>
        <w:tc>
          <w:tcPr>
            <w:tcW w:w="1030" w:type="dxa"/>
          </w:tcPr>
          <w:p w14:paraId="203EC611" w14:textId="77777777" w:rsidR="00A61990" w:rsidRDefault="000C0F2E">
            <w:pPr>
              <w:pStyle w:val="Compact"/>
              <w:spacing w:after="0" w:line="240" w:lineRule="auto"/>
              <w:jc w:val="right"/>
              <w:rPr>
                <w:ins w:id="1823" w:author="Author" w:date="2026-09-30T13:42:00Z"/>
              </w:rPr>
            </w:pPr>
            <w:ins w:id="1824" w:author="Author" w:date="2026-09-30T13:42:00Z">
              <w:r>
                <w:rPr>
                  <w:sz w:val="20"/>
                  <w:szCs w:val="20"/>
                </w:rPr>
                <w:t>0.014</w:t>
              </w:r>
            </w:ins>
          </w:p>
        </w:tc>
        <w:tc>
          <w:tcPr>
            <w:tcW w:w="883" w:type="dxa"/>
          </w:tcPr>
          <w:p w14:paraId="234131B3" w14:textId="77777777" w:rsidR="00A61990" w:rsidRDefault="000C0F2E">
            <w:pPr>
              <w:pStyle w:val="Compact"/>
              <w:spacing w:after="0" w:line="240" w:lineRule="auto"/>
              <w:jc w:val="right"/>
              <w:rPr>
                <w:ins w:id="1825" w:author="Author" w:date="2026-09-30T13:42:00Z"/>
              </w:rPr>
            </w:pPr>
            <w:ins w:id="1826" w:author="Author" w:date="2026-09-30T13:42:00Z">
              <w:r>
                <w:rPr>
                  <w:sz w:val="20"/>
                  <w:szCs w:val="20"/>
                </w:rPr>
                <w:t>0.031</w:t>
              </w:r>
            </w:ins>
          </w:p>
        </w:tc>
        <w:tc>
          <w:tcPr>
            <w:tcW w:w="735" w:type="dxa"/>
          </w:tcPr>
          <w:p w14:paraId="171C6A5C" w14:textId="77777777" w:rsidR="00A61990" w:rsidRDefault="000C0F2E">
            <w:pPr>
              <w:pStyle w:val="Compact"/>
              <w:spacing w:after="0" w:line="240" w:lineRule="auto"/>
              <w:jc w:val="right"/>
              <w:rPr>
                <w:ins w:id="1827" w:author="Author" w:date="2026-09-30T13:42:00Z"/>
              </w:rPr>
            </w:pPr>
            <w:ins w:id="1828" w:author="Author" w:date="2026-09-30T13:42:00Z">
              <w:r>
                <w:rPr>
                  <w:sz w:val="20"/>
                  <w:szCs w:val="20"/>
                </w:rPr>
                <w:t>0.025</w:t>
              </w:r>
            </w:ins>
          </w:p>
        </w:tc>
        <w:tc>
          <w:tcPr>
            <w:tcW w:w="2713" w:type="dxa"/>
          </w:tcPr>
          <w:p w14:paraId="38290617" w14:textId="77777777" w:rsidR="00A61990" w:rsidRDefault="000C0F2E">
            <w:pPr>
              <w:pStyle w:val="Compact"/>
              <w:spacing w:after="0" w:line="240" w:lineRule="auto"/>
              <w:jc w:val="right"/>
              <w:rPr>
                <w:ins w:id="1829" w:author="Author" w:date="2026-09-30T13:42:00Z"/>
              </w:rPr>
            </w:pPr>
            <w:ins w:id="1830" w:author="Author" w:date="2026-09-30T13:42:00Z">
              <w:r>
                <w:rPr>
                  <w:sz w:val="20"/>
                  <w:szCs w:val="20"/>
                </w:rPr>
                <w:t>0.026 [0.021–0.034]</w:t>
              </w:r>
            </w:ins>
          </w:p>
        </w:tc>
        <w:tc>
          <w:tcPr>
            <w:tcW w:w="885" w:type="dxa"/>
          </w:tcPr>
          <w:p w14:paraId="18DB82D0" w14:textId="77777777" w:rsidR="00A61990" w:rsidRDefault="000C0F2E">
            <w:pPr>
              <w:pStyle w:val="Compact"/>
              <w:spacing w:after="0" w:line="240" w:lineRule="auto"/>
              <w:jc w:val="left"/>
              <w:rPr>
                <w:ins w:id="1831" w:author="Author" w:date="2026-09-30T13:42:00Z"/>
              </w:rPr>
            </w:pPr>
            <w:ins w:id="1832" w:author="Author" w:date="2026-09-30T13:42:00Z">
              <w:r>
                <w:rPr>
                  <w:sz w:val="20"/>
                  <w:szCs w:val="20"/>
                </w:rPr>
                <w:t>B0</w:t>
              </w:r>
            </w:ins>
          </w:p>
        </w:tc>
      </w:tr>
      <w:tr w:rsidR="00A61990" w14:paraId="453989E9" w14:textId="77777777" w:rsidTr="00A61990">
        <w:trPr>
          <w:ins w:id="1833" w:author="Author" w:date="2026-09-30T13:42:00Z"/>
        </w:trPr>
        <w:tc>
          <w:tcPr>
            <w:tcW w:w="2231" w:type="dxa"/>
          </w:tcPr>
          <w:p w14:paraId="124DF990" w14:textId="77777777" w:rsidR="00A61990" w:rsidRDefault="000C0F2E">
            <w:pPr>
              <w:pStyle w:val="Compact"/>
              <w:spacing w:after="0" w:line="240" w:lineRule="auto"/>
              <w:jc w:val="left"/>
              <w:rPr>
                <w:ins w:id="1834" w:author="Author" w:date="2026-09-30T13:42:00Z"/>
              </w:rPr>
            </w:pPr>
            <w:ins w:id="1835" w:author="Author" w:date="2026-09-30T13:42:00Z">
              <w:r>
                <w:rPr>
                  <w:sz w:val="20"/>
                  <w:szCs w:val="20"/>
                </w:rPr>
                <w:t>Census family role</w:t>
              </w:r>
            </w:ins>
          </w:p>
        </w:tc>
        <w:tc>
          <w:tcPr>
            <w:tcW w:w="883" w:type="dxa"/>
          </w:tcPr>
          <w:p w14:paraId="546BB5E5" w14:textId="77777777" w:rsidR="00A61990" w:rsidRDefault="000C0F2E">
            <w:pPr>
              <w:pStyle w:val="Compact"/>
              <w:spacing w:after="0" w:line="240" w:lineRule="auto"/>
              <w:jc w:val="left"/>
              <w:rPr>
                <w:ins w:id="1836" w:author="Author" w:date="2026-09-30T13:42:00Z"/>
              </w:rPr>
            </w:pPr>
            <w:ins w:id="1837" w:author="Author" w:date="2026-09-30T13:42:00Z">
              <w:r>
                <w:rPr>
                  <w:sz w:val="20"/>
                  <w:szCs w:val="20"/>
                </w:rPr>
                <w:t>TVD</w:t>
              </w:r>
            </w:ins>
          </w:p>
        </w:tc>
        <w:tc>
          <w:tcPr>
            <w:tcW w:w="1030" w:type="dxa"/>
          </w:tcPr>
          <w:p w14:paraId="432DEEF4" w14:textId="77777777" w:rsidR="00A61990" w:rsidRDefault="000C0F2E">
            <w:pPr>
              <w:pStyle w:val="Compact"/>
              <w:spacing w:after="0" w:line="240" w:lineRule="auto"/>
              <w:jc w:val="right"/>
              <w:rPr>
                <w:ins w:id="1838" w:author="Author" w:date="2026-09-30T13:42:00Z"/>
              </w:rPr>
            </w:pPr>
            <w:ins w:id="1839" w:author="Author" w:date="2026-09-30T13:42:00Z">
              <w:r>
                <w:rPr>
                  <w:sz w:val="20"/>
                  <w:szCs w:val="20"/>
                </w:rPr>
                <w:t>0.014</w:t>
              </w:r>
            </w:ins>
          </w:p>
        </w:tc>
        <w:tc>
          <w:tcPr>
            <w:tcW w:w="883" w:type="dxa"/>
          </w:tcPr>
          <w:p w14:paraId="5434DB89" w14:textId="77777777" w:rsidR="00A61990" w:rsidRDefault="000C0F2E">
            <w:pPr>
              <w:pStyle w:val="Compact"/>
              <w:spacing w:after="0" w:line="240" w:lineRule="auto"/>
              <w:jc w:val="right"/>
              <w:rPr>
                <w:ins w:id="1840" w:author="Author" w:date="2026-09-30T13:42:00Z"/>
              </w:rPr>
            </w:pPr>
            <w:ins w:id="1841" w:author="Author" w:date="2026-09-30T13:42:00Z">
              <w:r>
                <w:rPr>
                  <w:sz w:val="20"/>
                  <w:szCs w:val="20"/>
                </w:rPr>
                <w:t>0.014</w:t>
              </w:r>
            </w:ins>
          </w:p>
        </w:tc>
        <w:tc>
          <w:tcPr>
            <w:tcW w:w="735" w:type="dxa"/>
          </w:tcPr>
          <w:p w14:paraId="0AD6E8E5" w14:textId="77777777" w:rsidR="00A61990" w:rsidRDefault="000C0F2E">
            <w:pPr>
              <w:pStyle w:val="Compact"/>
              <w:spacing w:after="0" w:line="240" w:lineRule="auto"/>
              <w:jc w:val="right"/>
              <w:rPr>
                <w:ins w:id="1842" w:author="Author" w:date="2026-09-30T13:42:00Z"/>
              </w:rPr>
            </w:pPr>
            <w:ins w:id="1843" w:author="Author" w:date="2026-09-30T13:42:00Z">
              <w:r>
                <w:rPr>
                  <w:sz w:val="20"/>
                  <w:szCs w:val="20"/>
                </w:rPr>
                <w:t>0.026</w:t>
              </w:r>
            </w:ins>
          </w:p>
        </w:tc>
        <w:tc>
          <w:tcPr>
            <w:tcW w:w="2713" w:type="dxa"/>
          </w:tcPr>
          <w:p w14:paraId="71B14FA9" w14:textId="77777777" w:rsidR="00A61990" w:rsidRDefault="000C0F2E">
            <w:pPr>
              <w:pStyle w:val="Compact"/>
              <w:spacing w:after="0" w:line="240" w:lineRule="auto"/>
              <w:jc w:val="right"/>
              <w:rPr>
                <w:ins w:id="1844" w:author="Author" w:date="2026-09-30T13:42:00Z"/>
              </w:rPr>
            </w:pPr>
            <w:ins w:id="1845" w:author="Author" w:date="2026-09-30T13:42:00Z">
              <w:r>
                <w:rPr>
                  <w:sz w:val="20"/>
                  <w:szCs w:val="20"/>
                </w:rPr>
                <w:t>0.026 [0.019–0.031]</w:t>
              </w:r>
            </w:ins>
          </w:p>
        </w:tc>
        <w:tc>
          <w:tcPr>
            <w:tcW w:w="885" w:type="dxa"/>
          </w:tcPr>
          <w:p w14:paraId="3A4A089F" w14:textId="77777777" w:rsidR="00A61990" w:rsidRDefault="000C0F2E">
            <w:pPr>
              <w:pStyle w:val="Compact"/>
              <w:spacing w:after="0" w:line="240" w:lineRule="auto"/>
              <w:jc w:val="left"/>
              <w:rPr>
                <w:ins w:id="1846" w:author="Author" w:date="2026-09-30T13:42:00Z"/>
              </w:rPr>
            </w:pPr>
            <w:ins w:id="1847" w:author="Author" w:date="2026-09-30T13:42:00Z">
              <w:r>
                <w:rPr>
                  <w:sz w:val="20"/>
                  <w:szCs w:val="20"/>
                </w:rPr>
                <w:t>B0</w:t>
              </w:r>
            </w:ins>
          </w:p>
        </w:tc>
      </w:tr>
      <w:tr w:rsidR="00A61990" w14:paraId="5D69C1D0" w14:textId="77777777" w:rsidTr="00A61990">
        <w:trPr>
          <w:ins w:id="1848" w:author="Author" w:date="2026-09-30T13:42:00Z"/>
        </w:trPr>
        <w:tc>
          <w:tcPr>
            <w:tcW w:w="2231" w:type="dxa"/>
          </w:tcPr>
          <w:p w14:paraId="4B6C9ACB" w14:textId="77777777" w:rsidR="00A61990" w:rsidRDefault="000C0F2E">
            <w:pPr>
              <w:pStyle w:val="Compact"/>
              <w:spacing w:after="0" w:line="240" w:lineRule="auto"/>
              <w:jc w:val="left"/>
              <w:rPr>
                <w:ins w:id="1849" w:author="Author" w:date="2026-09-30T13:42:00Z"/>
              </w:rPr>
            </w:pPr>
            <w:ins w:id="1850" w:author="Author" w:date="2026-09-30T13:42:00Z">
              <w:r>
                <w:rPr>
                  <w:sz w:val="20"/>
                  <w:szCs w:val="20"/>
                </w:rPr>
                <w:t>Province</w:t>
              </w:r>
            </w:ins>
          </w:p>
        </w:tc>
        <w:tc>
          <w:tcPr>
            <w:tcW w:w="883" w:type="dxa"/>
          </w:tcPr>
          <w:p w14:paraId="207B2DD9" w14:textId="77777777" w:rsidR="00A61990" w:rsidRDefault="000C0F2E">
            <w:pPr>
              <w:pStyle w:val="Compact"/>
              <w:spacing w:after="0" w:line="240" w:lineRule="auto"/>
              <w:jc w:val="left"/>
              <w:rPr>
                <w:ins w:id="1851" w:author="Author" w:date="2026-09-30T13:42:00Z"/>
              </w:rPr>
            </w:pPr>
            <w:ins w:id="1852" w:author="Author" w:date="2026-09-30T13:42:00Z">
              <w:r>
                <w:rPr>
                  <w:sz w:val="20"/>
                  <w:szCs w:val="20"/>
                </w:rPr>
                <w:t>TVD</w:t>
              </w:r>
            </w:ins>
          </w:p>
        </w:tc>
        <w:tc>
          <w:tcPr>
            <w:tcW w:w="1030" w:type="dxa"/>
          </w:tcPr>
          <w:p w14:paraId="309A97FA" w14:textId="77777777" w:rsidR="00A61990" w:rsidRDefault="000C0F2E">
            <w:pPr>
              <w:pStyle w:val="Compact"/>
              <w:spacing w:after="0" w:line="240" w:lineRule="auto"/>
              <w:jc w:val="right"/>
              <w:rPr>
                <w:ins w:id="1853" w:author="Author" w:date="2026-09-30T13:42:00Z"/>
              </w:rPr>
            </w:pPr>
            <w:ins w:id="1854" w:author="Author" w:date="2026-09-30T13:42:00Z">
              <w:r>
                <w:rPr>
                  <w:sz w:val="20"/>
                  <w:szCs w:val="20"/>
                </w:rPr>
                <w:t>0.004</w:t>
              </w:r>
            </w:ins>
          </w:p>
        </w:tc>
        <w:tc>
          <w:tcPr>
            <w:tcW w:w="883" w:type="dxa"/>
          </w:tcPr>
          <w:p w14:paraId="35C529DD" w14:textId="77777777" w:rsidR="00A61990" w:rsidRDefault="000C0F2E">
            <w:pPr>
              <w:pStyle w:val="Compact"/>
              <w:spacing w:after="0" w:line="240" w:lineRule="auto"/>
              <w:jc w:val="right"/>
              <w:rPr>
                <w:ins w:id="1855" w:author="Author" w:date="2026-09-30T13:42:00Z"/>
              </w:rPr>
            </w:pPr>
            <w:ins w:id="1856" w:author="Author" w:date="2026-09-30T13:42:00Z">
              <w:r>
                <w:rPr>
                  <w:sz w:val="20"/>
                  <w:szCs w:val="20"/>
                </w:rPr>
                <w:t>0.011</w:t>
              </w:r>
            </w:ins>
          </w:p>
        </w:tc>
        <w:tc>
          <w:tcPr>
            <w:tcW w:w="735" w:type="dxa"/>
          </w:tcPr>
          <w:p w14:paraId="67E3C72B" w14:textId="77777777" w:rsidR="00A61990" w:rsidRDefault="000C0F2E">
            <w:pPr>
              <w:pStyle w:val="Compact"/>
              <w:spacing w:after="0" w:line="240" w:lineRule="auto"/>
              <w:jc w:val="right"/>
              <w:rPr>
                <w:ins w:id="1857" w:author="Author" w:date="2026-09-30T13:42:00Z"/>
              </w:rPr>
            </w:pPr>
            <w:ins w:id="1858" w:author="Author" w:date="2026-09-30T13:42:00Z">
              <w:r>
                <w:rPr>
                  <w:sz w:val="20"/>
                  <w:szCs w:val="20"/>
                </w:rPr>
                <w:t>0.010</w:t>
              </w:r>
            </w:ins>
          </w:p>
        </w:tc>
        <w:tc>
          <w:tcPr>
            <w:tcW w:w="2713" w:type="dxa"/>
          </w:tcPr>
          <w:p w14:paraId="285CAC31" w14:textId="77777777" w:rsidR="00A61990" w:rsidRDefault="000C0F2E">
            <w:pPr>
              <w:pStyle w:val="Compact"/>
              <w:spacing w:after="0" w:line="240" w:lineRule="auto"/>
              <w:jc w:val="right"/>
              <w:rPr>
                <w:ins w:id="1859" w:author="Author" w:date="2026-09-30T13:42:00Z"/>
              </w:rPr>
            </w:pPr>
            <w:ins w:id="1860" w:author="Author" w:date="2026-09-30T13:42:00Z">
              <w:r>
                <w:rPr>
                  <w:sz w:val="20"/>
                  <w:szCs w:val="20"/>
                </w:rPr>
                <w:t>0.010 [0.008–0.013]</w:t>
              </w:r>
            </w:ins>
          </w:p>
        </w:tc>
        <w:tc>
          <w:tcPr>
            <w:tcW w:w="885" w:type="dxa"/>
          </w:tcPr>
          <w:p w14:paraId="0646990A" w14:textId="77777777" w:rsidR="00A61990" w:rsidRDefault="000C0F2E">
            <w:pPr>
              <w:pStyle w:val="Compact"/>
              <w:spacing w:after="0" w:line="240" w:lineRule="auto"/>
              <w:jc w:val="left"/>
              <w:rPr>
                <w:ins w:id="1861" w:author="Author" w:date="2026-09-30T13:42:00Z"/>
              </w:rPr>
            </w:pPr>
            <w:ins w:id="1862" w:author="Author" w:date="2026-09-30T13:42:00Z">
              <w:r>
                <w:rPr>
                  <w:sz w:val="20"/>
                  <w:szCs w:val="20"/>
                </w:rPr>
                <w:t>B0</w:t>
              </w:r>
            </w:ins>
          </w:p>
        </w:tc>
      </w:tr>
      <w:tr w:rsidR="00A61990" w14:paraId="573C911C" w14:textId="77777777" w:rsidTr="00A61990">
        <w:trPr>
          <w:ins w:id="1863" w:author="Author" w:date="2026-09-30T13:42:00Z"/>
        </w:trPr>
        <w:tc>
          <w:tcPr>
            <w:tcW w:w="2231" w:type="dxa"/>
          </w:tcPr>
          <w:p w14:paraId="3D3D36B5" w14:textId="77777777" w:rsidR="00A61990" w:rsidRDefault="000C0F2E">
            <w:pPr>
              <w:pStyle w:val="Compact"/>
              <w:spacing w:after="0" w:line="240" w:lineRule="auto"/>
              <w:jc w:val="left"/>
              <w:rPr>
                <w:ins w:id="1864" w:author="Author" w:date="2026-09-30T13:42:00Z"/>
              </w:rPr>
            </w:pPr>
            <w:ins w:id="1865" w:author="Author" w:date="2026-09-30T13:42:00Z">
              <w:r>
                <w:rPr>
                  <w:sz w:val="20"/>
                  <w:szCs w:val="20"/>
                </w:rPr>
                <w:t>Metropolitan area</w:t>
              </w:r>
            </w:ins>
          </w:p>
        </w:tc>
        <w:tc>
          <w:tcPr>
            <w:tcW w:w="883" w:type="dxa"/>
          </w:tcPr>
          <w:p w14:paraId="7068980A" w14:textId="77777777" w:rsidR="00A61990" w:rsidRDefault="000C0F2E">
            <w:pPr>
              <w:pStyle w:val="Compact"/>
              <w:spacing w:after="0" w:line="240" w:lineRule="auto"/>
              <w:jc w:val="left"/>
              <w:rPr>
                <w:ins w:id="1866" w:author="Author" w:date="2026-09-30T13:42:00Z"/>
              </w:rPr>
            </w:pPr>
            <w:ins w:id="1867" w:author="Author" w:date="2026-09-30T13:42:00Z">
              <w:r>
                <w:rPr>
                  <w:sz w:val="20"/>
                  <w:szCs w:val="20"/>
                </w:rPr>
                <w:t>TVD</w:t>
              </w:r>
            </w:ins>
          </w:p>
        </w:tc>
        <w:tc>
          <w:tcPr>
            <w:tcW w:w="1030" w:type="dxa"/>
          </w:tcPr>
          <w:p w14:paraId="779DB31D" w14:textId="77777777" w:rsidR="00A61990" w:rsidRDefault="000C0F2E">
            <w:pPr>
              <w:pStyle w:val="Compact"/>
              <w:spacing w:after="0" w:line="240" w:lineRule="auto"/>
              <w:jc w:val="right"/>
              <w:rPr>
                <w:ins w:id="1868" w:author="Author" w:date="2026-09-30T13:42:00Z"/>
              </w:rPr>
            </w:pPr>
            <w:ins w:id="1869" w:author="Author" w:date="2026-09-30T13:42:00Z">
              <w:r>
                <w:rPr>
                  <w:sz w:val="20"/>
                  <w:szCs w:val="20"/>
                </w:rPr>
                <w:t>0.004</w:t>
              </w:r>
            </w:ins>
          </w:p>
        </w:tc>
        <w:tc>
          <w:tcPr>
            <w:tcW w:w="883" w:type="dxa"/>
          </w:tcPr>
          <w:p w14:paraId="77ED468F" w14:textId="77777777" w:rsidR="00A61990" w:rsidRDefault="000C0F2E">
            <w:pPr>
              <w:pStyle w:val="Compact"/>
              <w:spacing w:after="0" w:line="240" w:lineRule="auto"/>
              <w:jc w:val="right"/>
              <w:rPr>
                <w:ins w:id="1870" w:author="Author" w:date="2026-09-30T13:42:00Z"/>
              </w:rPr>
            </w:pPr>
            <w:ins w:id="1871" w:author="Author" w:date="2026-09-30T13:42:00Z">
              <w:r>
                <w:rPr>
                  <w:sz w:val="20"/>
                  <w:szCs w:val="20"/>
                </w:rPr>
                <w:t>0.011</w:t>
              </w:r>
            </w:ins>
          </w:p>
        </w:tc>
        <w:tc>
          <w:tcPr>
            <w:tcW w:w="735" w:type="dxa"/>
          </w:tcPr>
          <w:p w14:paraId="64B8D2DC" w14:textId="77777777" w:rsidR="00A61990" w:rsidRDefault="000C0F2E">
            <w:pPr>
              <w:pStyle w:val="Compact"/>
              <w:spacing w:after="0" w:line="240" w:lineRule="auto"/>
              <w:jc w:val="right"/>
              <w:rPr>
                <w:ins w:id="1872" w:author="Author" w:date="2026-09-30T13:42:00Z"/>
              </w:rPr>
            </w:pPr>
            <w:ins w:id="1873" w:author="Author" w:date="2026-09-30T13:42:00Z">
              <w:r>
                <w:rPr>
                  <w:sz w:val="20"/>
                  <w:szCs w:val="20"/>
                </w:rPr>
                <w:t>0.015</w:t>
              </w:r>
            </w:ins>
          </w:p>
        </w:tc>
        <w:tc>
          <w:tcPr>
            <w:tcW w:w="2713" w:type="dxa"/>
          </w:tcPr>
          <w:p w14:paraId="217E25F4" w14:textId="77777777" w:rsidR="00A61990" w:rsidRDefault="000C0F2E">
            <w:pPr>
              <w:pStyle w:val="Compact"/>
              <w:spacing w:after="0" w:line="240" w:lineRule="auto"/>
              <w:jc w:val="right"/>
              <w:rPr>
                <w:ins w:id="1874" w:author="Author" w:date="2026-09-30T13:42:00Z"/>
              </w:rPr>
            </w:pPr>
            <w:ins w:id="1875" w:author="Author" w:date="2026-09-30T13:42:00Z">
              <w:r>
                <w:rPr>
                  <w:sz w:val="20"/>
                  <w:szCs w:val="20"/>
                </w:rPr>
                <w:t>0.015 [0.011–0.023]</w:t>
              </w:r>
            </w:ins>
          </w:p>
        </w:tc>
        <w:tc>
          <w:tcPr>
            <w:tcW w:w="885" w:type="dxa"/>
          </w:tcPr>
          <w:p w14:paraId="7F82C7EB" w14:textId="77777777" w:rsidR="00A61990" w:rsidRDefault="000C0F2E">
            <w:pPr>
              <w:pStyle w:val="Compact"/>
              <w:spacing w:after="0" w:line="240" w:lineRule="auto"/>
              <w:jc w:val="left"/>
              <w:rPr>
                <w:ins w:id="1876" w:author="Author" w:date="2026-09-30T13:42:00Z"/>
              </w:rPr>
            </w:pPr>
            <w:ins w:id="1877" w:author="Author" w:date="2026-09-30T13:42:00Z">
              <w:r>
                <w:rPr>
                  <w:sz w:val="20"/>
                  <w:szCs w:val="20"/>
                </w:rPr>
                <w:t>B0</w:t>
              </w:r>
            </w:ins>
          </w:p>
        </w:tc>
      </w:tr>
      <w:tr w:rsidR="00A61990" w14:paraId="4CD5BC93" w14:textId="77777777" w:rsidTr="00A61990">
        <w:trPr>
          <w:ins w:id="1878" w:author="Author" w:date="2026-09-30T13:42:00Z"/>
        </w:trPr>
        <w:tc>
          <w:tcPr>
            <w:tcW w:w="2231" w:type="dxa"/>
          </w:tcPr>
          <w:p w14:paraId="4997BA0F" w14:textId="77777777" w:rsidR="00A61990" w:rsidRDefault="000C0F2E">
            <w:pPr>
              <w:pStyle w:val="Compact"/>
              <w:spacing w:after="0" w:line="240" w:lineRule="auto"/>
              <w:jc w:val="left"/>
              <w:rPr>
                <w:ins w:id="1879" w:author="Author" w:date="2026-09-30T13:42:00Z"/>
              </w:rPr>
            </w:pPr>
            <w:ins w:id="1880" w:author="Author" w:date="2026-09-30T13:42:00Z">
              <w:r>
                <w:rPr>
                  <w:sz w:val="20"/>
                  <w:szCs w:val="20"/>
                </w:rPr>
                <w:t>Official languages</w:t>
              </w:r>
            </w:ins>
          </w:p>
        </w:tc>
        <w:tc>
          <w:tcPr>
            <w:tcW w:w="883" w:type="dxa"/>
          </w:tcPr>
          <w:p w14:paraId="5CC9B7F3" w14:textId="77777777" w:rsidR="00A61990" w:rsidRDefault="000C0F2E">
            <w:pPr>
              <w:pStyle w:val="Compact"/>
              <w:spacing w:after="0" w:line="240" w:lineRule="auto"/>
              <w:jc w:val="left"/>
              <w:rPr>
                <w:ins w:id="1881" w:author="Author" w:date="2026-09-30T13:42:00Z"/>
              </w:rPr>
            </w:pPr>
            <w:ins w:id="1882" w:author="Author" w:date="2026-09-30T13:42:00Z">
              <w:r>
                <w:rPr>
                  <w:sz w:val="20"/>
                  <w:szCs w:val="20"/>
                </w:rPr>
                <w:t>TVD</w:t>
              </w:r>
            </w:ins>
          </w:p>
        </w:tc>
        <w:tc>
          <w:tcPr>
            <w:tcW w:w="1030" w:type="dxa"/>
          </w:tcPr>
          <w:p w14:paraId="41A2D1B3" w14:textId="77777777" w:rsidR="00A61990" w:rsidRDefault="000C0F2E">
            <w:pPr>
              <w:pStyle w:val="Compact"/>
              <w:spacing w:after="0" w:line="240" w:lineRule="auto"/>
              <w:jc w:val="right"/>
              <w:rPr>
                <w:ins w:id="1883" w:author="Author" w:date="2026-09-30T13:42:00Z"/>
              </w:rPr>
            </w:pPr>
            <w:ins w:id="1884" w:author="Author" w:date="2026-09-30T13:42:00Z">
              <w:r>
                <w:rPr>
                  <w:sz w:val="20"/>
                  <w:szCs w:val="20"/>
                </w:rPr>
                <w:t>0.008</w:t>
              </w:r>
            </w:ins>
          </w:p>
        </w:tc>
        <w:tc>
          <w:tcPr>
            <w:tcW w:w="883" w:type="dxa"/>
          </w:tcPr>
          <w:p w14:paraId="1E539380" w14:textId="77777777" w:rsidR="00A61990" w:rsidRDefault="000C0F2E">
            <w:pPr>
              <w:pStyle w:val="Compact"/>
              <w:spacing w:after="0" w:line="240" w:lineRule="auto"/>
              <w:jc w:val="right"/>
              <w:rPr>
                <w:ins w:id="1885" w:author="Author" w:date="2026-09-30T13:42:00Z"/>
              </w:rPr>
            </w:pPr>
            <w:ins w:id="1886" w:author="Author" w:date="2026-09-30T13:42:00Z">
              <w:r>
                <w:rPr>
                  <w:sz w:val="20"/>
                  <w:szCs w:val="20"/>
                </w:rPr>
                <w:t>0.009</w:t>
              </w:r>
            </w:ins>
          </w:p>
        </w:tc>
        <w:tc>
          <w:tcPr>
            <w:tcW w:w="735" w:type="dxa"/>
          </w:tcPr>
          <w:p w14:paraId="074E5651" w14:textId="77777777" w:rsidR="00A61990" w:rsidRDefault="000C0F2E">
            <w:pPr>
              <w:pStyle w:val="Compact"/>
              <w:spacing w:after="0" w:line="240" w:lineRule="auto"/>
              <w:jc w:val="right"/>
              <w:rPr>
                <w:ins w:id="1887" w:author="Author" w:date="2026-09-30T13:42:00Z"/>
              </w:rPr>
            </w:pPr>
            <w:ins w:id="1888" w:author="Author" w:date="2026-09-30T13:42:00Z">
              <w:r>
                <w:rPr>
                  <w:sz w:val="20"/>
                  <w:szCs w:val="20"/>
                </w:rPr>
                <w:t>0.006</w:t>
              </w:r>
            </w:ins>
          </w:p>
        </w:tc>
        <w:tc>
          <w:tcPr>
            <w:tcW w:w="2713" w:type="dxa"/>
          </w:tcPr>
          <w:p w14:paraId="63521978" w14:textId="77777777" w:rsidR="00A61990" w:rsidRDefault="000C0F2E">
            <w:pPr>
              <w:pStyle w:val="Compact"/>
              <w:spacing w:after="0" w:line="240" w:lineRule="auto"/>
              <w:jc w:val="right"/>
              <w:rPr>
                <w:ins w:id="1889" w:author="Author" w:date="2026-09-30T13:42:00Z"/>
              </w:rPr>
            </w:pPr>
            <w:ins w:id="1890" w:author="Author" w:date="2026-09-30T13:42:00Z">
              <w:r>
                <w:rPr>
                  <w:sz w:val="20"/>
                  <w:szCs w:val="20"/>
                </w:rPr>
                <w:t>0.006 [0.004–0.007]</w:t>
              </w:r>
            </w:ins>
          </w:p>
        </w:tc>
        <w:tc>
          <w:tcPr>
            <w:tcW w:w="885" w:type="dxa"/>
          </w:tcPr>
          <w:p w14:paraId="5FA80BB3" w14:textId="77777777" w:rsidR="00A61990" w:rsidRDefault="000C0F2E">
            <w:pPr>
              <w:pStyle w:val="Compact"/>
              <w:spacing w:after="0" w:line="240" w:lineRule="auto"/>
              <w:jc w:val="left"/>
              <w:rPr>
                <w:ins w:id="1891" w:author="Author" w:date="2026-09-30T13:42:00Z"/>
              </w:rPr>
            </w:pPr>
            <w:ins w:id="1892" w:author="Author" w:date="2026-09-30T13:42:00Z">
              <w:r>
                <w:rPr>
                  <w:sz w:val="20"/>
                  <w:szCs w:val="20"/>
                </w:rPr>
                <w:t>CBVM</w:t>
              </w:r>
            </w:ins>
          </w:p>
        </w:tc>
      </w:tr>
      <w:tr w:rsidR="00A61990" w14:paraId="648957F5" w14:textId="77777777" w:rsidTr="00A61990">
        <w:trPr>
          <w:ins w:id="1893" w:author="Author" w:date="2026-09-30T13:42:00Z"/>
        </w:trPr>
        <w:tc>
          <w:tcPr>
            <w:tcW w:w="2231" w:type="dxa"/>
          </w:tcPr>
          <w:p w14:paraId="3EB0387B" w14:textId="77777777" w:rsidR="00A61990" w:rsidRDefault="000C0F2E">
            <w:pPr>
              <w:pStyle w:val="Compact"/>
              <w:spacing w:after="0" w:line="240" w:lineRule="auto"/>
              <w:jc w:val="left"/>
              <w:rPr>
                <w:ins w:id="1894" w:author="Author" w:date="2026-09-30T13:42:00Z"/>
              </w:rPr>
            </w:pPr>
            <w:ins w:id="1895" w:author="Author" w:date="2026-09-30T13:42:00Z">
              <w:r>
                <w:rPr>
                  <w:sz w:val="20"/>
                  <w:szCs w:val="20"/>
                </w:rPr>
                <w:t>Citizenship</w:t>
              </w:r>
            </w:ins>
          </w:p>
        </w:tc>
        <w:tc>
          <w:tcPr>
            <w:tcW w:w="883" w:type="dxa"/>
          </w:tcPr>
          <w:p w14:paraId="0973A1CD" w14:textId="77777777" w:rsidR="00A61990" w:rsidRDefault="000C0F2E">
            <w:pPr>
              <w:pStyle w:val="Compact"/>
              <w:spacing w:after="0" w:line="240" w:lineRule="auto"/>
              <w:jc w:val="left"/>
              <w:rPr>
                <w:ins w:id="1896" w:author="Author" w:date="2026-09-30T13:42:00Z"/>
              </w:rPr>
            </w:pPr>
            <w:ins w:id="1897" w:author="Author" w:date="2026-09-30T13:42:00Z">
              <w:r>
                <w:rPr>
                  <w:sz w:val="20"/>
                  <w:szCs w:val="20"/>
                </w:rPr>
                <w:t>TVD</w:t>
              </w:r>
            </w:ins>
          </w:p>
        </w:tc>
        <w:tc>
          <w:tcPr>
            <w:tcW w:w="1030" w:type="dxa"/>
          </w:tcPr>
          <w:p w14:paraId="3412E427" w14:textId="77777777" w:rsidR="00A61990" w:rsidRDefault="000C0F2E">
            <w:pPr>
              <w:pStyle w:val="Compact"/>
              <w:spacing w:after="0" w:line="240" w:lineRule="auto"/>
              <w:jc w:val="right"/>
              <w:rPr>
                <w:ins w:id="1898" w:author="Author" w:date="2026-09-30T13:42:00Z"/>
              </w:rPr>
            </w:pPr>
            <w:ins w:id="1899" w:author="Author" w:date="2026-09-30T13:42:00Z">
              <w:r>
                <w:rPr>
                  <w:sz w:val="20"/>
                  <w:szCs w:val="20"/>
                </w:rPr>
                <w:t>0.014</w:t>
              </w:r>
            </w:ins>
          </w:p>
        </w:tc>
        <w:tc>
          <w:tcPr>
            <w:tcW w:w="883" w:type="dxa"/>
          </w:tcPr>
          <w:p w14:paraId="53C78C3A" w14:textId="77777777" w:rsidR="00A61990" w:rsidRDefault="000C0F2E">
            <w:pPr>
              <w:pStyle w:val="Compact"/>
              <w:spacing w:after="0" w:line="240" w:lineRule="auto"/>
              <w:jc w:val="right"/>
              <w:rPr>
                <w:ins w:id="1900" w:author="Author" w:date="2026-09-30T13:42:00Z"/>
              </w:rPr>
            </w:pPr>
            <w:ins w:id="1901" w:author="Author" w:date="2026-09-30T13:42:00Z">
              <w:r>
                <w:rPr>
                  <w:sz w:val="20"/>
                  <w:szCs w:val="20"/>
                </w:rPr>
                <w:t>0.013</w:t>
              </w:r>
            </w:ins>
          </w:p>
        </w:tc>
        <w:tc>
          <w:tcPr>
            <w:tcW w:w="735" w:type="dxa"/>
          </w:tcPr>
          <w:p w14:paraId="295B61AB" w14:textId="77777777" w:rsidR="00A61990" w:rsidRDefault="000C0F2E">
            <w:pPr>
              <w:pStyle w:val="Compact"/>
              <w:spacing w:after="0" w:line="240" w:lineRule="auto"/>
              <w:jc w:val="right"/>
              <w:rPr>
                <w:ins w:id="1902" w:author="Author" w:date="2026-09-30T13:42:00Z"/>
              </w:rPr>
            </w:pPr>
            <w:ins w:id="1903" w:author="Author" w:date="2026-09-30T13:42:00Z">
              <w:r>
                <w:rPr>
                  <w:sz w:val="20"/>
                  <w:szCs w:val="20"/>
                </w:rPr>
                <w:t>0.022</w:t>
              </w:r>
            </w:ins>
          </w:p>
        </w:tc>
        <w:tc>
          <w:tcPr>
            <w:tcW w:w="2713" w:type="dxa"/>
          </w:tcPr>
          <w:p w14:paraId="31BE935F" w14:textId="77777777" w:rsidR="00A61990" w:rsidRDefault="000C0F2E">
            <w:pPr>
              <w:pStyle w:val="Compact"/>
              <w:spacing w:after="0" w:line="240" w:lineRule="auto"/>
              <w:jc w:val="right"/>
              <w:rPr>
                <w:ins w:id="1904" w:author="Author" w:date="2026-09-30T13:42:00Z"/>
              </w:rPr>
            </w:pPr>
            <w:ins w:id="1905" w:author="Author" w:date="2026-09-30T13:42:00Z">
              <w:r>
                <w:rPr>
                  <w:sz w:val="20"/>
                  <w:szCs w:val="20"/>
                </w:rPr>
                <w:t>0.022 [0.018–0.026]</w:t>
              </w:r>
            </w:ins>
          </w:p>
        </w:tc>
        <w:tc>
          <w:tcPr>
            <w:tcW w:w="885" w:type="dxa"/>
          </w:tcPr>
          <w:p w14:paraId="77286A77" w14:textId="77777777" w:rsidR="00A61990" w:rsidRDefault="000C0F2E">
            <w:pPr>
              <w:pStyle w:val="Compact"/>
              <w:spacing w:after="0" w:line="240" w:lineRule="auto"/>
              <w:jc w:val="left"/>
              <w:rPr>
                <w:ins w:id="1906" w:author="Author" w:date="2026-09-30T13:42:00Z"/>
              </w:rPr>
            </w:pPr>
            <w:ins w:id="1907" w:author="Author" w:date="2026-09-30T13:42:00Z">
              <w:r>
                <w:rPr>
                  <w:sz w:val="20"/>
                  <w:szCs w:val="20"/>
                </w:rPr>
                <w:t>B0</w:t>
              </w:r>
            </w:ins>
          </w:p>
        </w:tc>
      </w:tr>
      <w:tr w:rsidR="00A61990" w14:paraId="2176CB68" w14:textId="77777777" w:rsidTr="00A61990">
        <w:trPr>
          <w:ins w:id="1908" w:author="Author" w:date="2026-09-30T13:42:00Z"/>
        </w:trPr>
        <w:tc>
          <w:tcPr>
            <w:tcW w:w="2231" w:type="dxa"/>
          </w:tcPr>
          <w:p w14:paraId="04002E3F" w14:textId="77777777" w:rsidR="00A61990" w:rsidRDefault="000C0F2E">
            <w:pPr>
              <w:pStyle w:val="Compact"/>
              <w:spacing w:after="0" w:line="240" w:lineRule="auto"/>
              <w:jc w:val="left"/>
              <w:rPr>
                <w:ins w:id="1909" w:author="Author" w:date="2026-09-30T13:42:00Z"/>
              </w:rPr>
            </w:pPr>
            <w:ins w:id="1910" w:author="Author" w:date="2026-09-30T13:42:00Z">
              <w:r>
                <w:rPr>
                  <w:sz w:val="20"/>
                  <w:szCs w:val="20"/>
                </w:rPr>
                <w:t>Generation status</w:t>
              </w:r>
            </w:ins>
          </w:p>
        </w:tc>
        <w:tc>
          <w:tcPr>
            <w:tcW w:w="883" w:type="dxa"/>
          </w:tcPr>
          <w:p w14:paraId="15FACB01" w14:textId="77777777" w:rsidR="00A61990" w:rsidRDefault="000C0F2E">
            <w:pPr>
              <w:pStyle w:val="Compact"/>
              <w:spacing w:after="0" w:line="240" w:lineRule="auto"/>
              <w:jc w:val="left"/>
              <w:rPr>
                <w:ins w:id="1911" w:author="Author" w:date="2026-09-30T13:42:00Z"/>
              </w:rPr>
            </w:pPr>
            <w:ins w:id="1912" w:author="Author" w:date="2026-09-30T13:42:00Z">
              <w:r>
                <w:rPr>
                  <w:sz w:val="20"/>
                  <w:szCs w:val="20"/>
                </w:rPr>
                <w:t>TVD</w:t>
              </w:r>
            </w:ins>
          </w:p>
        </w:tc>
        <w:tc>
          <w:tcPr>
            <w:tcW w:w="1030" w:type="dxa"/>
          </w:tcPr>
          <w:p w14:paraId="514AADF8" w14:textId="77777777" w:rsidR="00A61990" w:rsidRDefault="000C0F2E">
            <w:pPr>
              <w:pStyle w:val="Compact"/>
              <w:spacing w:after="0" w:line="240" w:lineRule="auto"/>
              <w:jc w:val="right"/>
              <w:rPr>
                <w:ins w:id="1913" w:author="Author" w:date="2026-09-30T13:42:00Z"/>
              </w:rPr>
            </w:pPr>
            <w:ins w:id="1914" w:author="Author" w:date="2026-09-30T13:42:00Z">
              <w:r>
                <w:rPr>
                  <w:sz w:val="20"/>
                  <w:szCs w:val="20"/>
                </w:rPr>
                <w:t>0.017</w:t>
              </w:r>
            </w:ins>
          </w:p>
        </w:tc>
        <w:tc>
          <w:tcPr>
            <w:tcW w:w="883" w:type="dxa"/>
          </w:tcPr>
          <w:p w14:paraId="3900DD4F" w14:textId="77777777" w:rsidR="00A61990" w:rsidRDefault="000C0F2E">
            <w:pPr>
              <w:pStyle w:val="Compact"/>
              <w:spacing w:after="0" w:line="240" w:lineRule="auto"/>
              <w:jc w:val="right"/>
              <w:rPr>
                <w:ins w:id="1915" w:author="Author" w:date="2026-09-30T13:42:00Z"/>
              </w:rPr>
            </w:pPr>
            <w:ins w:id="1916" w:author="Author" w:date="2026-09-30T13:42:00Z">
              <w:r>
                <w:rPr>
                  <w:sz w:val="20"/>
                  <w:szCs w:val="20"/>
                </w:rPr>
                <w:t>0.018</w:t>
              </w:r>
            </w:ins>
          </w:p>
        </w:tc>
        <w:tc>
          <w:tcPr>
            <w:tcW w:w="735" w:type="dxa"/>
          </w:tcPr>
          <w:p w14:paraId="7136EDD9" w14:textId="77777777" w:rsidR="00A61990" w:rsidRDefault="000C0F2E">
            <w:pPr>
              <w:pStyle w:val="Compact"/>
              <w:spacing w:after="0" w:line="240" w:lineRule="auto"/>
              <w:jc w:val="right"/>
              <w:rPr>
                <w:ins w:id="1917" w:author="Author" w:date="2026-09-30T13:42:00Z"/>
              </w:rPr>
            </w:pPr>
            <w:ins w:id="1918" w:author="Author" w:date="2026-09-30T13:42:00Z">
              <w:r>
                <w:rPr>
                  <w:sz w:val="20"/>
                  <w:szCs w:val="20"/>
                </w:rPr>
                <w:t>0.027</w:t>
              </w:r>
            </w:ins>
          </w:p>
        </w:tc>
        <w:tc>
          <w:tcPr>
            <w:tcW w:w="2713" w:type="dxa"/>
          </w:tcPr>
          <w:p w14:paraId="634F88FA" w14:textId="77777777" w:rsidR="00A61990" w:rsidRDefault="000C0F2E">
            <w:pPr>
              <w:pStyle w:val="Compact"/>
              <w:spacing w:after="0" w:line="240" w:lineRule="auto"/>
              <w:jc w:val="right"/>
              <w:rPr>
                <w:ins w:id="1919" w:author="Author" w:date="2026-09-30T13:42:00Z"/>
              </w:rPr>
            </w:pPr>
            <w:ins w:id="1920" w:author="Author" w:date="2026-09-30T13:42:00Z">
              <w:r>
                <w:rPr>
                  <w:sz w:val="20"/>
                  <w:szCs w:val="20"/>
                </w:rPr>
                <w:t>0.027 [0.022–0.032]</w:t>
              </w:r>
            </w:ins>
          </w:p>
        </w:tc>
        <w:tc>
          <w:tcPr>
            <w:tcW w:w="885" w:type="dxa"/>
          </w:tcPr>
          <w:p w14:paraId="7D46D56E" w14:textId="77777777" w:rsidR="00A61990" w:rsidRDefault="000C0F2E">
            <w:pPr>
              <w:pStyle w:val="Compact"/>
              <w:spacing w:after="0" w:line="240" w:lineRule="auto"/>
              <w:jc w:val="left"/>
              <w:rPr>
                <w:ins w:id="1921" w:author="Author" w:date="2026-09-30T13:42:00Z"/>
              </w:rPr>
            </w:pPr>
            <w:ins w:id="1922" w:author="Author" w:date="2026-09-30T13:42:00Z">
              <w:r>
                <w:rPr>
                  <w:sz w:val="20"/>
                  <w:szCs w:val="20"/>
                </w:rPr>
                <w:t>B0</w:t>
              </w:r>
            </w:ins>
          </w:p>
        </w:tc>
      </w:tr>
      <w:tr w:rsidR="00A61990" w14:paraId="461FE79A" w14:textId="77777777" w:rsidTr="00A61990">
        <w:trPr>
          <w:ins w:id="1923" w:author="Author" w:date="2026-09-30T13:42:00Z"/>
        </w:trPr>
        <w:tc>
          <w:tcPr>
            <w:tcW w:w="2231" w:type="dxa"/>
          </w:tcPr>
          <w:p w14:paraId="656624BA" w14:textId="77777777" w:rsidR="00A61990" w:rsidRDefault="000C0F2E">
            <w:pPr>
              <w:pStyle w:val="Compact"/>
              <w:spacing w:after="0" w:line="240" w:lineRule="auto"/>
              <w:jc w:val="left"/>
              <w:rPr>
                <w:ins w:id="1924" w:author="Author" w:date="2026-09-30T13:42:00Z"/>
              </w:rPr>
            </w:pPr>
            <w:ins w:id="1925" w:author="Author" w:date="2026-09-30T13:42:00Z">
              <w:r>
                <w:rPr>
                  <w:sz w:val="20"/>
                  <w:szCs w:val="20"/>
                </w:rPr>
                <w:t>School attendance</w:t>
              </w:r>
            </w:ins>
          </w:p>
        </w:tc>
        <w:tc>
          <w:tcPr>
            <w:tcW w:w="883" w:type="dxa"/>
          </w:tcPr>
          <w:p w14:paraId="1A9BEC82" w14:textId="77777777" w:rsidR="00A61990" w:rsidRDefault="000C0F2E">
            <w:pPr>
              <w:pStyle w:val="Compact"/>
              <w:spacing w:after="0" w:line="240" w:lineRule="auto"/>
              <w:jc w:val="left"/>
              <w:rPr>
                <w:ins w:id="1926" w:author="Author" w:date="2026-09-30T13:42:00Z"/>
              </w:rPr>
            </w:pPr>
            <w:ins w:id="1927" w:author="Author" w:date="2026-09-30T13:42:00Z">
              <w:r>
                <w:rPr>
                  <w:sz w:val="20"/>
                  <w:szCs w:val="20"/>
                </w:rPr>
                <w:t>TVD</w:t>
              </w:r>
            </w:ins>
          </w:p>
        </w:tc>
        <w:tc>
          <w:tcPr>
            <w:tcW w:w="1030" w:type="dxa"/>
          </w:tcPr>
          <w:p w14:paraId="6ACCF125" w14:textId="77777777" w:rsidR="00A61990" w:rsidRDefault="000C0F2E">
            <w:pPr>
              <w:pStyle w:val="Compact"/>
              <w:spacing w:after="0" w:line="240" w:lineRule="auto"/>
              <w:jc w:val="right"/>
              <w:rPr>
                <w:ins w:id="1928" w:author="Author" w:date="2026-09-30T13:42:00Z"/>
              </w:rPr>
            </w:pPr>
            <w:ins w:id="1929" w:author="Author" w:date="2026-09-30T13:42:00Z">
              <w:r>
                <w:rPr>
                  <w:sz w:val="20"/>
                  <w:szCs w:val="20"/>
                </w:rPr>
                <w:t>0.028</w:t>
              </w:r>
            </w:ins>
          </w:p>
        </w:tc>
        <w:tc>
          <w:tcPr>
            <w:tcW w:w="883" w:type="dxa"/>
          </w:tcPr>
          <w:p w14:paraId="534C01F1" w14:textId="77777777" w:rsidR="00A61990" w:rsidRDefault="000C0F2E">
            <w:pPr>
              <w:pStyle w:val="Compact"/>
              <w:spacing w:after="0" w:line="240" w:lineRule="auto"/>
              <w:jc w:val="right"/>
              <w:rPr>
                <w:ins w:id="1930" w:author="Author" w:date="2026-09-30T13:42:00Z"/>
              </w:rPr>
            </w:pPr>
            <w:ins w:id="1931" w:author="Author" w:date="2026-09-30T13:42:00Z">
              <w:r>
                <w:rPr>
                  <w:sz w:val="20"/>
                  <w:szCs w:val="20"/>
                </w:rPr>
                <w:t>0.001</w:t>
              </w:r>
            </w:ins>
          </w:p>
        </w:tc>
        <w:tc>
          <w:tcPr>
            <w:tcW w:w="735" w:type="dxa"/>
          </w:tcPr>
          <w:p w14:paraId="25F34ACD" w14:textId="77777777" w:rsidR="00A61990" w:rsidRDefault="000C0F2E">
            <w:pPr>
              <w:pStyle w:val="Compact"/>
              <w:spacing w:after="0" w:line="240" w:lineRule="auto"/>
              <w:jc w:val="right"/>
              <w:rPr>
                <w:ins w:id="1932" w:author="Author" w:date="2026-09-30T13:42:00Z"/>
              </w:rPr>
            </w:pPr>
            <w:ins w:id="1933" w:author="Author" w:date="2026-09-30T13:42:00Z">
              <w:r>
                <w:rPr>
                  <w:sz w:val="20"/>
                  <w:szCs w:val="20"/>
                </w:rPr>
                <w:t>0.030</w:t>
              </w:r>
            </w:ins>
          </w:p>
        </w:tc>
        <w:tc>
          <w:tcPr>
            <w:tcW w:w="2713" w:type="dxa"/>
          </w:tcPr>
          <w:p w14:paraId="0189628F" w14:textId="77777777" w:rsidR="00A61990" w:rsidRDefault="000C0F2E">
            <w:pPr>
              <w:pStyle w:val="Compact"/>
              <w:spacing w:after="0" w:line="240" w:lineRule="auto"/>
              <w:jc w:val="right"/>
              <w:rPr>
                <w:ins w:id="1934" w:author="Author" w:date="2026-09-30T13:42:00Z"/>
              </w:rPr>
            </w:pPr>
            <w:ins w:id="1935" w:author="Author" w:date="2026-09-30T13:42:00Z">
              <w:r>
                <w:rPr>
                  <w:sz w:val="20"/>
                  <w:szCs w:val="20"/>
                </w:rPr>
                <w:t>0.031 [0.030–0.034]</w:t>
              </w:r>
            </w:ins>
          </w:p>
        </w:tc>
        <w:tc>
          <w:tcPr>
            <w:tcW w:w="885" w:type="dxa"/>
          </w:tcPr>
          <w:p w14:paraId="0E96B163" w14:textId="77777777" w:rsidR="00A61990" w:rsidRDefault="000C0F2E">
            <w:pPr>
              <w:pStyle w:val="Compact"/>
              <w:spacing w:after="0" w:line="240" w:lineRule="auto"/>
              <w:jc w:val="left"/>
              <w:rPr>
                <w:ins w:id="1936" w:author="Author" w:date="2026-09-30T13:42:00Z"/>
              </w:rPr>
            </w:pPr>
            <w:ins w:id="1937" w:author="Author" w:date="2026-09-30T13:42:00Z">
              <w:r>
                <w:rPr>
                  <w:sz w:val="20"/>
                  <w:szCs w:val="20"/>
                </w:rPr>
                <w:t>B0</w:t>
              </w:r>
            </w:ins>
          </w:p>
        </w:tc>
      </w:tr>
      <w:tr w:rsidR="00A61990" w14:paraId="6BD318F7" w14:textId="77777777" w:rsidTr="00A61990">
        <w:trPr>
          <w:ins w:id="1938" w:author="Author" w:date="2026-09-30T13:42:00Z"/>
        </w:trPr>
        <w:tc>
          <w:tcPr>
            <w:tcW w:w="2231" w:type="dxa"/>
          </w:tcPr>
          <w:p w14:paraId="5104CC9C" w14:textId="77777777" w:rsidR="00A61990" w:rsidRDefault="000C0F2E">
            <w:pPr>
              <w:pStyle w:val="Compact"/>
              <w:spacing w:after="0" w:line="240" w:lineRule="auto"/>
              <w:jc w:val="left"/>
              <w:rPr>
                <w:ins w:id="1939" w:author="Author" w:date="2026-09-30T13:42:00Z"/>
              </w:rPr>
            </w:pPr>
            <w:ins w:id="1940" w:author="Author" w:date="2026-09-30T13:42:00Z">
              <w:r>
                <w:rPr>
                  <w:sz w:val="20"/>
                  <w:szCs w:val="20"/>
                </w:rPr>
                <w:t>Field of study</w:t>
              </w:r>
            </w:ins>
          </w:p>
        </w:tc>
        <w:tc>
          <w:tcPr>
            <w:tcW w:w="883" w:type="dxa"/>
          </w:tcPr>
          <w:p w14:paraId="402A4DBF" w14:textId="77777777" w:rsidR="00A61990" w:rsidRDefault="000C0F2E">
            <w:pPr>
              <w:pStyle w:val="Compact"/>
              <w:spacing w:after="0" w:line="240" w:lineRule="auto"/>
              <w:jc w:val="left"/>
              <w:rPr>
                <w:ins w:id="1941" w:author="Author" w:date="2026-09-30T13:42:00Z"/>
              </w:rPr>
            </w:pPr>
            <w:ins w:id="1942" w:author="Author" w:date="2026-09-30T13:42:00Z">
              <w:r>
                <w:rPr>
                  <w:sz w:val="20"/>
                  <w:szCs w:val="20"/>
                </w:rPr>
                <w:t>TVD</w:t>
              </w:r>
            </w:ins>
          </w:p>
        </w:tc>
        <w:tc>
          <w:tcPr>
            <w:tcW w:w="1030" w:type="dxa"/>
          </w:tcPr>
          <w:p w14:paraId="31F56065" w14:textId="77777777" w:rsidR="00A61990" w:rsidRDefault="000C0F2E">
            <w:pPr>
              <w:pStyle w:val="Compact"/>
              <w:spacing w:after="0" w:line="240" w:lineRule="auto"/>
              <w:jc w:val="right"/>
              <w:rPr>
                <w:ins w:id="1943" w:author="Author" w:date="2026-09-30T13:42:00Z"/>
              </w:rPr>
            </w:pPr>
            <w:ins w:id="1944" w:author="Author" w:date="2026-09-30T13:42:00Z">
              <w:r>
                <w:rPr>
                  <w:sz w:val="20"/>
                  <w:szCs w:val="20"/>
                </w:rPr>
                <w:t>0.020</w:t>
              </w:r>
            </w:ins>
          </w:p>
        </w:tc>
        <w:tc>
          <w:tcPr>
            <w:tcW w:w="883" w:type="dxa"/>
          </w:tcPr>
          <w:p w14:paraId="2D7FCB86" w14:textId="77777777" w:rsidR="00A61990" w:rsidRDefault="000C0F2E">
            <w:pPr>
              <w:pStyle w:val="Compact"/>
              <w:spacing w:after="0" w:line="240" w:lineRule="auto"/>
              <w:jc w:val="right"/>
              <w:rPr>
                <w:ins w:id="1945" w:author="Author" w:date="2026-09-30T13:42:00Z"/>
              </w:rPr>
            </w:pPr>
            <w:ins w:id="1946" w:author="Author" w:date="2026-09-30T13:42:00Z">
              <w:r>
                <w:rPr>
                  <w:sz w:val="20"/>
                  <w:szCs w:val="20"/>
                </w:rPr>
                <w:t>0.017</w:t>
              </w:r>
            </w:ins>
          </w:p>
        </w:tc>
        <w:tc>
          <w:tcPr>
            <w:tcW w:w="735" w:type="dxa"/>
          </w:tcPr>
          <w:p w14:paraId="1AAF9C70" w14:textId="77777777" w:rsidR="00A61990" w:rsidRDefault="000C0F2E">
            <w:pPr>
              <w:pStyle w:val="Compact"/>
              <w:spacing w:after="0" w:line="240" w:lineRule="auto"/>
              <w:jc w:val="right"/>
              <w:rPr>
                <w:ins w:id="1947" w:author="Author" w:date="2026-09-30T13:42:00Z"/>
              </w:rPr>
            </w:pPr>
            <w:ins w:id="1948" w:author="Author" w:date="2026-09-30T13:42:00Z">
              <w:r>
                <w:rPr>
                  <w:sz w:val="20"/>
                  <w:szCs w:val="20"/>
                </w:rPr>
                <w:t>0.021</w:t>
              </w:r>
            </w:ins>
          </w:p>
        </w:tc>
        <w:tc>
          <w:tcPr>
            <w:tcW w:w="2713" w:type="dxa"/>
          </w:tcPr>
          <w:p w14:paraId="5E113679" w14:textId="77777777" w:rsidR="00A61990" w:rsidRDefault="000C0F2E">
            <w:pPr>
              <w:pStyle w:val="Compact"/>
              <w:spacing w:after="0" w:line="240" w:lineRule="auto"/>
              <w:jc w:val="right"/>
              <w:rPr>
                <w:ins w:id="1949" w:author="Author" w:date="2026-09-30T13:42:00Z"/>
              </w:rPr>
            </w:pPr>
            <w:ins w:id="1950" w:author="Author" w:date="2026-09-30T13:42:00Z">
              <w:r>
                <w:rPr>
                  <w:sz w:val="20"/>
                  <w:szCs w:val="20"/>
                </w:rPr>
                <w:t>0.021 [0.020–0.022]</w:t>
              </w:r>
            </w:ins>
          </w:p>
        </w:tc>
        <w:tc>
          <w:tcPr>
            <w:tcW w:w="885" w:type="dxa"/>
          </w:tcPr>
          <w:p w14:paraId="5563AC3A" w14:textId="77777777" w:rsidR="00A61990" w:rsidRDefault="000C0F2E">
            <w:pPr>
              <w:pStyle w:val="Compact"/>
              <w:spacing w:after="0" w:line="240" w:lineRule="auto"/>
              <w:jc w:val="left"/>
              <w:rPr>
                <w:ins w:id="1951" w:author="Author" w:date="2026-09-30T13:42:00Z"/>
              </w:rPr>
            </w:pPr>
            <w:ins w:id="1952" w:author="Author" w:date="2026-09-30T13:42:00Z">
              <w:r>
                <w:rPr>
                  <w:sz w:val="20"/>
                  <w:szCs w:val="20"/>
                </w:rPr>
                <w:t>B0</w:t>
              </w:r>
            </w:ins>
          </w:p>
        </w:tc>
      </w:tr>
      <w:tr w:rsidR="00A61990" w14:paraId="5420CA64" w14:textId="77777777" w:rsidTr="00A61990">
        <w:trPr>
          <w:ins w:id="1953" w:author="Author" w:date="2026-09-30T13:42:00Z"/>
        </w:trPr>
        <w:tc>
          <w:tcPr>
            <w:tcW w:w="2231" w:type="dxa"/>
          </w:tcPr>
          <w:p w14:paraId="1C71AB27" w14:textId="77777777" w:rsidR="00A61990" w:rsidRDefault="000C0F2E">
            <w:pPr>
              <w:pStyle w:val="Compact"/>
              <w:spacing w:after="0" w:line="240" w:lineRule="auto"/>
              <w:jc w:val="left"/>
              <w:rPr>
                <w:ins w:id="1954" w:author="Author" w:date="2026-09-30T13:42:00Z"/>
              </w:rPr>
            </w:pPr>
            <w:ins w:id="1955" w:author="Author" w:date="2026-09-30T13:42:00Z">
              <w:r>
                <w:rPr>
                  <w:sz w:val="20"/>
                  <w:szCs w:val="20"/>
                </w:rPr>
                <w:t>Labour force status</w:t>
              </w:r>
            </w:ins>
          </w:p>
        </w:tc>
        <w:tc>
          <w:tcPr>
            <w:tcW w:w="883" w:type="dxa"/>
          </w:tcPr>
          <w:p w14:paraId="4FBFAE8A" w14:textId="77777777" w:rsidR="00A61990" w:rsidRDefault="000C0F2E">
            <w:pPr>
              <w:pStyle w:val="Compact"/>
              <w:spacing w:after="0" w:line="240" w:lineRule="auto"/>
              <w:jc w:val="left"/>
              <w:rPr>
                <w:ins w:id="1956" w:author="Author" w:date="2026-09-30T13:42:00Z"/>
              </w:rPr>
            </w:pPr>
            <w:ins w:id="1957" w:author="Author" w:date="2026-09-30T13:42:00Z">
              <w:r>
                <w:rPr>
                  <w:sz w:val="20"/>
                  <w:szCs w:val="20"/>
                </w:rPr>
                <w:t>TVD</w:t>
              </w:r>
            </w:ins>
          </w:p>
        </w:tc>
        <w:tc>
          <w:tcPr>
            <w:tcW w:w="1030" w:type="dxa"/>
          </w:tcPr>
          <w:p w14:paraId="0797C6E4" w14:textId="77777777" w:rsidR="00A61990" w:rsidRDefault="000C0F2E">
            <w:pPr>
              <w:pStyle w:val="Compact"/>
              <w:spacing w:after="0" w:line="240" w:lineRule="auto"/>
              <w:jc w:val="right"/>
              <w:rPr>
                <w:ins w:id="1958" w:author="Author" w:date="2026-09-30T13:42:00Z"/>
              </w:rPr>
            </w:pPr>
            <w:ins w:id="1959" w:author="Author" w:date="2026-09-30T13:42:00Z">
              <w:r>
                <w:rPr>
                  <w:sz w:val="20"/>
                  <w:szCs w:val="20"/>
                </w:rPr>
                <w:t>0.034</w:t>
              </w:r>
            </w:ins>
          </w:p>
        </w:tc>
        <w:tc>
          <w:tcPr>
            <w:tcW w:w="883" w:type="dxa"/>
          </w:tcPr>
          <w:p w14:paraId="64B5DBBD" w14:textId="77777777" w:rsidR="00A61990" w:rsidRDefault="000C0F2E">
            <w:pPr>
              <w:pStyle w:val="Compact"/>
              <w:spacing w:after="0" w:line="240" w:lineRule="auto"/>
              <w:jc w:val="right"/>
              <w:rPr>
                <w:ins w:id="1960" w:author="Author" w:date="2026-09-30T13:42:00Z"/>
              </w:rPr>
            </w:pPr>
            <w:ins w:id="1961" w:author="Author" w:date="2026-09-30T13:42:00Z">
              <w:r>
                <w:rPr>
                  <w:sz w:val="20"/>
                  <w:szCs w:val="20"/>
                </w:rPr>
                <w:t>0.024</w:t>
              </w:r>
            </w:ins>
          </w:p>
        </w:tc>
        <w:tc>
          <w:tcPr>
            <w:tcW w:w="735" w:type="dxa"/>
          </w:tcPr>
          <w:p w14:paraId="2FBBC35E" w14:textId="77777777" w:rsidR="00A61990" w:rsidRDefault="000C0F2E">
            <w:pPr>
              <w:pStyle w:val="Compact"/>
              <w:spacing w:after="0" w:line="240" w:lineRule="auto"/>
              <w:jc w:val="right"/>
              <w:rPr>
                <w:ins w:id="1962" w:author="Author" w:date="2026-09-30T13:42:00Z"/>
              </w:rPr>
            </w:pPr>
            <w:ins w:id="1963" w:author="Author" w:date="2026-09-30T13:42:00Z">
              <w:r>
                <w:rPr>
                  <w:sz w:val="20"/>
                  <w:szCs w:val="20"/>
                </w:rPr>
                <w:t>0.034</w:t>
              </w:r>
            </w:ins>
          </w:p>
        </w:tc>
        <w:tc>
          <w:tcPr>
            <w:tcW w:w="2713" w:type="dxa"/>
          </w:tcPr>
          <w:p w14:paraId="5142C198" w14:textId="77777777" w:rsidR="00A61990" w:rsidRDefault="000C0F2E">
            <w:pPr>
              <w:pStyle w:val="Compact"/>
              <w:spacing w:after="0" w:line="240" w:lineRule="auto"/>
              <w:jc w:val="right"/>
              <w:rPr>
                <w:ins w:id="1964" w:author="Author" w:date="2026-09-30T13:42:00Z"/>
              </w:rPr>
            </w:pPr>
            <w:ins w:id="1965" w:author="Author" w:date="2026-09-30T13:42:00Z">
              <w:r>
                <w:rPr>
                  <w:sz w:val="20"/>
                  <w:szCs w:val="20"/>
                </w:rPr>
                <w:t>0.036 [0.033–0.038]</w:t>
              </w:r>
            </w:ins>
          </w:p>
        </w:tc>
        <w:tc>
          <w:tcPr>
            <w:tcW w:w="885" w:type="dxa"/>
          </w:tcPr>
          <w:p w14:paraId="0909B2E6" w14:textId="77777777" w:rsidR="00A61990" w:rsidRDefault="000C0F2E">
            <w:pPr>
              <w:pStyle w:val="Compact"/>
              <w:spacing w:after="0" w:line="240" w:lineRule="auto"/>
              <w:jc w:val="left"/>
              <w:rPr>
                <w:ins w:id="1966" w:author="Author" w:date="2026-09-30T13:42:00Z"/>
              </w:rPr>
            </w:pPr>
            <w:ins w:id="1967" w:author="Author" w:date="2026-09-30T13:42:00Z">
              <w:r>
                <w:rPr>
                  <w:sz w:val="20"/>
                  <w:szCs w:val="20"/>
                </w:rPr>
                <w:t>B0</w:t>
              </w:r>
            </w:ins>
          </w:p>
        </w:tc>
      </w:tr>
      <w:tr w:rsidR="00A61990" w14:paraId="0EB0072B" w14:textId="77777777" w:rsidTr="00A61990">
        <w:trPr>
          <w:ins w:id="1968" w:author="Author" w:date="2026-09-30T13:42:00Z"/>
        </w:trPr>
        <w:tc>
          <w:tcPr>
            <w:tcW w:w="2231" w:type="dxa"/>
          </w:tcPr>
          <w:p w14:paraId="090137F2" w14:textId="77777777" w:rsidR="00A61990" w:rsidRDefault="000C0F2E">
            <w:pPr>
              <w:pStyle w:val="Compact"/>
              <w:spacing w:after="0" w:line="240" w:lineRule="auto"/>
              <w:jc w:val="left"/>
              <w:rPr>
                <w:ins w:id="1969" w:author="Author" w:date="2026-09-30T13:42:00Z"/>
              </w:rPr>
            </w:pPr>
            <w:ins w:id="1970" w:author="Author" w:date="2026-09-30T13:42:00Z">
              <w:r>
                <w:rPr>
                  <w:sz w:val="20"/>
                  <w:szCs w:val="20"/>
                </w:rPr>
                <w:t>Class of worker</w:t>
              </w:r>
            </w:ins>
          </w:p>
        </w:tc>
        <w:tc>
          <w:tcPr>
            <w:tcW w:w="883" w:type="dxa"/>
          </w:tcPr>
          <w:p w14:paraId="0ECBFBAF" w14:textId="77777777" w:rsidR="00A61990" w:rsidRDefault="000C0F2E">
            <w:pPr>
              <w:pStyle w:val="Compact"/>
              <w:spacing w:after="0" w:line="240" w:lineRule="auto"/>
              <w:jc w:val="left"/>
              <w:rPr>
                <w:ins w:id="1971" w:author="Author" w:date="2026-09-30T13:42:00Z"/>
              </w:rPr>
            </w:pPr>
            <w:ins w:id="1972" w:author="Author" w:date="2026-09-30T13:42:00Z">
              <w:r>
                <w:rPr>
                  <w:sz w:val="20"/>
                  <w:szCs w:val="20"/>
                </w:rPr>
                <w:t>TVD</w:t>
              </w:r>
            </w:ins>
          </w:p>
        </w:tc>
        <w:tc>
          <w:tcPr>
            <w:tcW w:w="1030" w:type="dxa"/>
          </w:tcPr>
          <w:p w14:paraId="428327F7" w14:textId="77777777" w:rsidR="00A61990" w:rsidRDefault="000C0F2E">
            <w:pPr>
              <w:pStyle w:val="Compact"/>
              <w:spacing w:after="0" w:line="240" w:lineRule="auto"/>
              <w:jc w:val="right"/>
              <w:rPr>
                <w:ins w:id="1973" w:author="Author" w:date="2026-09-30T13:42:00Z"/>
              </w:rPr>
            </w:pPr>
            <w:ins w:id="1974" w:author="Author" w:date="2026-09-30T13:42:00Z">
              <w:r>
                <w:rPr>
                  <w:sz w:val="20"/>
                  <w:szCs w:val="20"/>
                </w:rPr>
                <w:t>0.026</w:t>
              </w:r>
            </w:ins>
          </w:p>
        </w:tc>
        <w:tc>
          <w:tcPr>
            <w:tcW w:w="883" w:type="dxa"/>
          </w:tcPr>
          <w:p w14:paraId="3CA0FBD5" w14:textId="77777777" w:rsidR="00A61990" w:rsidRDefault="000C0F2E">
            <w:pPr>
              <w:pStyle w:val="Compact"/>
              <w:spacing w:after="0" w:line="240" w:lineRule="auto"/>
              <w:jc w:val="right"/>
              <w:rPr>
                <w:ins w:id="1975" w:author="Author" w:date="2026-09-30T13:42:00Z"/>
              </w:rPr>
            </w:pPr>
            <w:ins w:id="1976" w:author="Author" w:date="2026-09-30T13:42:00Z">
              <w:r>
                <w:rPr>
                  <w:sz w:val="20"/>
                  <w:szCs w:val="20"/>
                </w:rPr>
                <w:t>0.017</w:t>
              </w:r>
            </w:ins>
          </w:p>
        </w:tc>
        <w:tc>
          <w:tcPr>
            <w:tcW w:w="735" w:type="dxa"/>
          </w:tcPr>
          <w:p w14:paraId="06E9F0B3" w14:textId="77777777" w:rsidR="00A61990" w:rsidRDefault="000C0F2E">
            <w:pPr>
              <w:pStyle w:val="Compact"/>
              <w:spacing w:after="0" w:line="240" w:lineRule="auto"/>
              <w:jc w:val="right"/>
              <w:rPr>
                <w:ins w:id="1977" w:author="Author" w:date="2026-09-30T13:42:00Z"/>
              </w:rPr>
            </w:pPr>
            <w:ins w:id="1978" w:author="Author" w:date="2026-09-30T13:42:00Z">
              <w:r>
                <w:rPr>
                  <w:sz w:val="20"/>
                  <w:szCs w:val="20"/>
                </w:rPr>
                <w:t>0.022</w:t>
              </w:r>
            </w:ins>
          </w:p>
        </w:tc>
        <w:tc>
          <w:tcPr>
            <w:tcW w:w="2713" w:type="dxa"/>
          </w:tcPr>
          <w:p w14:paraId="57C3C018" w14:textId="77777777" w:rsidR="00A61990" w:rsidRDefault="000C0F2E">
            <w:pPr>
              <w:pStyle w:val="Compact"/>
              <w:spacing w:after="0" w:line="240" w:lineRule="auto"/>
              <w:jc w:val="right"/>
              <w:rPr>
                <w:ins w:id="1979" w:author="Author" w:date="2026-09-30T13:42:00Z"/>
              </w:rPr>
            </w:pPr>
            <w:ins w:id="1980" w:author="Author" w:date="2026-09-30T13:42:00Z">
              <w:r>
                <w:rPr>
                  <w:sz w:val="20"/>
                  <w:szCs w:val="20"/>
                </w:rPr>
                <w:t>0.023 [0.021–0.024]</w:t>
              </w:r>
            </w:ins>
          </w:p>
        </w:tc>
        <w:tc>
          <w:tcPr>
            <w:tcW w:w="885" w:type="dxa"/>
          </w:tcPr>
          <w:p w14:paraId="0BAD33FC" w14:textId="77777777" w:rsidR="00A61990" w:rsidRDefault="000C0F2E">
            <w:pPr>
              <w:pStyle w:val="Compact"/>
              <w:spacing w:after="0" w:line="240" w:lineRule="auto"/>
              <w:jc w:val="left"/>
              <w:rPr>
                <w:ins w:id="1981" w:author="Author" w:date="2026-09-30T13:42:00Z"/>
              </w:rPr>
            </w:pPr>
            <w:ins w:id="1982" w:author="Author" w:date="2026-09-30T13:42:00Z">
              <w:r>
                <w:rPr>
                  <w:sz w:val="20"/>
                  <w:szCs w:val="20"/>
                </w:rPr>
                <w:t>CBVM</w:t>
              </w:r>
            </w:ins>
          </w:p>
        </w:tc>
      </w:tr>
      <w:tr w:rsidR="00A61990" w14:paraId="5CABC845" w14:textId="77777777" w:rsidTr="00A61990">
        <w:trPr>
          <w:ins w:id="1983" w:author="Author" w:date="2026-09-30T13:42:00Z"/>
        </w:trPr>
        <w:tc>
          <w:tcPr>
            <w:tcW w:w="2231" w:type="dxa"/>
          </w:tcPr>
          <w:p w14:paraId="120FAE14" w14:textId="77777777" w:rsidR="00A61990" w:rsidRDefault="000C0F2E">
            <w:pPr>
              <w:pStyle w:val="Compact"/>
              <w:spacing w:after="0" w:line="240" w:lineRule="auto"/>
              <w:jc w:val="left"/>
              <w:rPr>
                <w:ins w:id="1984" w:author="Author" w:date="2026-09-30T13:42:00Z"/>
              </w:rPr>
            </w:pPr>
            <w:ins w:id="1985" w:author="Author" w:date="2026-09-30T13:42:00Z">
              <w:r>
                <w:rPr>
                  <w:sz w:val="20"/>
                  <w:szCs w:val="20"/>
                </w:rPr>
                <w:t>Occupation</w:t>
              </w:r>
            </w:ins>
          </w:p>
        </w:tc>
        <w:tc>
          <w:tcPr>
            <w:tcW w:w="883" w:type="dxa"/>
          </w:tcPr>
          <w:p w14:paraId="7E95E43E" w14:textId="77777777" w:rsidR="00A61990" w:rsidRDefault="000C0F2E">
            <w:pPr>
              <w:pStyle w:val="Compact"/>
              <w:spacing w:after="0" w:line="240" w:lineRule="auto"/>
              <w:jc w:val="left"/>
              <w:rPr>
                <w:ins w:id="1986" w:author="Author" w:date="2026-09-30T13:42:00Z"/>
              </w:rPr>
            </w:pPr>
            <w:ins w:id="1987" w:author="Author" w:date="2026-09-30T13:42:00Z">
              <w:r>
                <w:rPr>
                  <w:sz w:val="20"/>
                  <w:szCs w:val="20"/>
                </w:rPr>
                <w:t>TVD</w:t>
              </w:r>
            </w:ins>
          </w:p>
        </w:tc>
        <w:tc>
          <w:tcPr>
            <w:tcW w:w="1030" w:type="dxa"/>
          </w:tcPr>
          <w:p w14:paraId="57621A74" w14:textId="77777777" w:rsidR="00A61990" w:rsidRDefault="000C0F2E">
            <w:pPr>
              <w:pStyle w:val="Compact"/>
              <w:spacing w:after="0" w:line="240" w:lineRule="auto"/>
              <w:jc w:val="right"/>
              <w:rPr>
                <w:ins w:id="1988" w:author="Author" w:date="2026-09-30T13:42:00Z"/>
              </w:rPr>
            </w:pPr>
            <w:ins w:id="1989" w:author="Author" w:date="2026-09-30T13:42:00Z">
              <w:r>
                <w:rPr>
                  <w:sz w:val="20"/>
                  <w:szCs w:val="20"/>
                </w:rPr>
                <w:t>0.055</w:t>
              </w:r>
            </w:ins>
          </w:p>
        </w:tc>
        <w:tc>
          <w:tcPr>
            <w:tcW w:w="883" w:type="dxa"/>
          </w:tcPr>
          <w:p w14:paraId="699DBEC3" w14:textId="77777777" w:rsidR="00A61990" w:rsidRDefault="000C0F2E">
            <w:pPr>
              <w:pStyle w:val="Compact"/>
              <w:spacing w:after="0" w:line="240" w:lineRule="auto"/>
              <w:jc w:val="right"/>
              <w:rPr>
                <w:ins w:id="1990" w:author="Author" w:date="2026-09-30T13:42:00Z"/>
              </w:rPr>
            </w:pPr>
            <w:ins w:id="1991" w:author="Author" w:date="2026-09-30T13:42:00Z">
              <w:r>
                <w:rPr>
                  <w:sz w:val="20"/>
                  <w:szCs w:val="20"/>
                </w:rPr>
                <w:t>0.069</w:t>
              </w:r>
            </w:ins>
          </w:p>
        </w:tc>
        <w:tc>
          <w:tcPr>
            <w:tcW w:w="735" w:type="dxa"/>
          </w:tcPr>
          <w:p w14:paraId="63AC2AE2" w14:textId="77777777" w:rsidR="00A61990" w:rsidRDefault="000C0F2E">
            <w:pPr>
              <w:pStyle w:val="Compact"/>
              <w:spacing w:after="0" w:line="240" w:lineRule="auto"/>
              <w:jc w:val="right"/>
              <w:rPr>
                <w:ins w:id="1992" w:author="Author" w:date="2026-09-30T13:42:00Z"/>
              </w:rPr>
            </w:pPr>
            <w:ins w:id="1993" w:author="Author" w:date="2026-09-30T13:42:00Z">
              <w:r>
                <w:rPr>
                  <w:sz w:val="20"/>
                  <w:szCs w:val="20"/>
                </w:rPr>
                <w:t>0.054</w:t>
              </w:r>
            </w:ins>
          </w:p>
        </w:tc>
        <w:tc>
          <w:tcPr>
            <w:tcW w:w="2713" w:type="dxa"/>
          </w:tcPr>
          <w:p w14:paraId="5EF61D74" w14:textId="77777777" w:rsidR="00A61990" w:rsidRDefault="000C0F2E">
            <w:pPr>
              <w:pStyle w:val="Compact"/>
              <w:spacing w:after="0" w:line="240" w:lineRule="auto"/>
              <w:jc w:val="right"/>
              <w:rPr>
                <w:ins w:id="1994" w:author="Author" w:date="2026-09-30T13:42:00Z"/>
              </w:rPr>
            </w:pPr>
            <w:ins w:id="1995" w:author="Author" w:date="2026-09-30T13:42:00Z">
              <w:r>
                <w:rPr>
                  <w:sz w:val="20"/>
                  <w:szCs w:val="20"/>
                </w:rPr>
                <w:t>0.055 [0.054–0.055]</w:t>
              </w:r>
            </w:ins>
          </w:p>
        </w:tc>
        <w:tc>
          <w:tcPr>
            <w:tcW w:w="885" w:type="dxa"/>
          </w:tcPr>
          <w:p w14:paraId="22D4E6ED" w14:textId="77777777" w:rsidR="00A61990" w:rsidRDefault="000C0F2E">
            <w:pPr>
              <w:pStyle w:val="Compact"/>
              <w:spacing w:after="0" w:line="240" w:lineRule="auto"/>
              <w:jc w:val="left"/>
              <w:rPr>
                <w:ins w:id="1996" w:author="Author" w:date="2026-09-30T13:42:00Z"/>
              </w:rPr>
            </w:pPr>
            <w:ins w:id="1997" w:author="Author" w:date="2026-09-30T13:42:00Z">
              <w:r>
                <w:rPr>
                  <w:sz w:val="20"/>
                  <w:szCs w:val="20"/>
                </w:rPr>
                <w:t>CBVM</w:t>
              </w:r>
            </w:ins>
          </w:p>
        </w:tc>
      </w:tr>
      <w:tr w:rsidR="00A61990" w14:paraId="0EF15E99" w14:textId="77777777" w:rsidTr="00A61990">
        <w:trPr>
          <w:ins w:id="1998" w:author="Author" w:date="2026-09-30T13:42:00Z"/>
        </w:trPr>
        <w:tc>
          <w:tcPr>
            <w:tcW w:w="2231" w:type="dxa"/>
          </w:tcPr>
          <w:p w14:paraId="452EE56B" w14:textId="77777777" w:rsidR="00A61990" w:rsidRDefault="000C0F2E">
            <w:pPr>
              <w:pStyle w:val="Compact"/>
              <w:spacing w:after="0" w:line="240" w:lineRule="auto"/>
              <w:jc w:val="left"/>
              <w:rPr>
                <w:ins w:id="1999" w:author="Author" w:date="2026-09-30T13:42:00Z"/>
              </w:rPr>
            </w:pPr>
            <w:ins w:id="2000" w:author="Author" w:date="2026-09-30T13:42:00Z">
              <w:r>
                <w:rPr>
                  <w:sz w:val="20"/>
                  <w:szCs w:val="20"/>
                </w:rPr>
                <w:t>Hours worked</w:t>
              </w:r>
            </w:ins>
          </w:p>
        </w:tc>
        <w:tc>
          <w:tcPr>
            <w:tcW w:w="883" w:type="dxa"/>
          </w:tcPr>
          <w:p w14:paraId="3324185B" w14:textId="77777777" w:rsidR="00A61990" w:rsidRDefault="000C0F2E">
            <w:pPr>
              <w:pStyle w:val="Compact"/>
              <w:spacing w:after="0" w:line="240" w:lineRule="auto"/>
              <w:jc w:val="left"/>
              <w:rPr>
                <w:ins w:id="2001" w:author="Author" w:date="2026-09-30T13:42:00Z"/>
              </w:rPr>
            </w:pPr>
            <w:ins w:id="2002" w:author="Author" w:date="2026-09-30T13:42:00Z">
              <w:r>
                <w:rPr>
                  <w:sz w:val="20"/>
                  <w:szCs w:val="20"/>
                </w:rPr>
                <w:t>TVD</w:t>
              </w:r>
            </w:ins>
          </w:p>
        </w:tc>
        <w:tc>
          <w:tcPr>
            <w:tcW w:w="1030" w:type="dxa"/>
          </w:tcPr>
          <w:p w14:paraId="0AC736C6" w14:textId="77777777" w:rsidR="00A61990" w:rsidRDefault="000C0F2E">
            <w:pPr>
              <w:pStyle w:val="Compact"/>
              <w:spacing w:after="0" w:line="240" w:lineRule="auto"/>
              <w:jc w:val="right"/>
              <w:rPr>
                <w:ins w:id="2003" w:author="Author" w:date="2026-09-30T13:42:00Z"/>
              </w:rPr>
            </w:pPr>
            <w:ins w:id="2004" w:author="Author" w:date="2026-09-30T13:42:00Z">
              <w:r>
                <w:rPr>
                  <w:sz w:val="20"/>
                  <w:szCs w:val="20"/>
                </w:rPr>
                <w:t>0.172</w:t>
              </w:r>
            </w:ins>
          </w:p>
        </w:tc>
        <w:tc>
          <w:tcPr>
            <w:tcW w:w="883" w:type="dxa"/>
          </w:tcPr>
          <w:p w14:paraId="178D09FF" w14:textId="77777777" w:rsidR="00A61990" w:rsidRDefault="000C0F2E">
            <w:pPr>
              <w:pStyle w:val="Compact"/>
              <w:spacing w:after="0" w:line="240" w:lineRule="auto"/>
              <w:jc w:val="right"/>
              <w:rPr>
                <w:ins w:id="2005" w:author="Author" w:date="2026-09-30T13:42:00Z"/>
              </w:rPr>
            </w:pPr>
            <w:ins w:id="2006" w:author="Author" w:date="2026-09-30T13:42:00Z">
              <w:r>
                <w:rPr>
                  <w:sz w:val="20"/>
                  <w:szCs w:val="20"/>
                </w:rPr>
                <w:t>0.190</w:t>
              </w:r>
            </w:ins>
          </w:p>
        </w:tc>
        <w:tc>
          <w:tcPr>
            <w:tcW w:w="735" w:type="dxa"/>
          </w:tcPr>
          <w:p w14:paraId="18C53ABB" w14:textId="77777777" w:rsidR="00A61990" w:rsidRDefault="000C0F2E">
            <w:pPr>
              <w:pStyle w:val="Compact"/>
              <w:spacing w:after="0" w:line="240" w:lineRule="auto"/>
              <w:jc w:val="right"/>
              <w:rPr>
                <w:ins w:id="2007" w:author="Author" w:date="2026-09-30T13:42:00Z"/>
              </w:rPr>
            </w:pPr>
            <w:ins w:id="2008" w:author="Author" w:date="2026-09-30T13:42:00Z">
              <w:r>
                <w:rPr>
                  <w:sz w:val="20"/>
                  <w:szCs w:val="20"/>
                </w:rPr>
                <w:t>0.173</w:t>
              </w:r>
            </w:ins>
          </w:p>
        </w:tc>
        <w:tc>
          <w:tcPr>
            <w:tcW w:w="2713" w:type="dxa"/>
          </w:tcPr>
          <w:p w14:paraId="616AC929" w14:textId="77777777" w:rsidR="00A61990" w:rsidRDefault="000C0F2E">
            <w:pPr>
              <w:pStyle w:val="Compact"/>
              <w:spacing w:after="0" w:line="240" w:lineRule="auto"/>
              <w:jc w:val="right"/>
              <w:rPr>
                <w:ins w:id="2009" w:author="Author" w:date="2026-09-30T13:42:00Z"/>
              </w:rPr>
            </w:pPr>
            <w:ins w:id="2010" w:author="Author" w:date="2026-09-30T13:42:00Z">
              <w:r>
                <w:rPr>
                  <w:sz w:val="20"/>
                  <w:szCs w:val="20"/>
                </w:rPr>
                <w:t>0.173 [0.171–0.174]</w:t>
              </w:r>
            </w:ins>
          </w:p>
        </w:tc>
        <w:tc>
          <w:tcPr>
            <w:tcW w:w="885" w:type="dxa"/>
          </w:tcPr>
          <w:p w14:paraId="58B410B2" w14:textId="77777777" w:rsidR="00A61990" w:rsidRDefault="000C0F2E">
            <w:pPr>
              <w:pStyle w:val="Compact"/>
              <w:spacing w:after="0" w:line="240" w:lineRule="auto"/>
              <w:jc w:val="left"/>
              <w:rPr>
                <w:ins w:id="2011" w:author="Author" w:date="2026-09-30T13:42:00Z"/>
              </w:rPr>
            </w:pPr>
            <w:ins w:id="2012" w:author="Author" w:date="2026-09-30T13:42:00Z">
              <w:r>
                <w:rPr>
                  <w:sz w:val="20"/>
                  <w:szCs w:val="20"/>
                </w:rPr>
                <w:t>B0</w:t>
              </w:r>
            </w:ins>
          </w:p>
        </w:tc>
      </w:tr>
      <w:tr w:rsidR="00A61990" w14:paraId="6DD8F5B7" w14:textId="77777777" w:rsidTr="00A61990">
        <w:trPr>
          <w:ins w:id="2013" w:author="Author" w:date="2026-09-30T13:42:00Z"/>
        </w:trPr>
        <w:tc>
          <w:tcPr>
            <w:tcW w:w="2231" w:type="dxa"/>
          </w:tcPr>
          <w:p w14:paraId="5CC6D691" w14:textId="77777777" w:rsidR="00A61990" w:rsidRDefault="000C0F2E">
            <w:pPr>
              <w:pStyle w:val="Compact"/>
              <w:spacing w:after="0" w:line="240" w:lineRule="auto"/>
              <w:jc w:val="left"/>
              <w:rPr>
                <w:ins w:id="2014" w:author="Author" w:date="2026-09-30T13:42:00Z"/>
              </w:rPr>
            </w:pPr>
            <w:ins w:id="2015" w:author="Author" w:date="2026-09-30T13:42:00Z">
              <w:r>
                <w:rPr>
                  <w:sz w:val="20"/>
                  <w:szCs w:val="20"/>
                </w:rPr>
                <w:t>Place of work status</w:t>
              </w:r>
            </w:ins>
          </w:p>
        </w:tc>
        <w:tc>
          <w:tcPr>
            <w:tcW w:w="883" w:type="dxa"/>
          </w:tcPr>
          <w:p w14:paraId="5322615A" w14:textId="77777777" w:rsidR="00A61990" w:rsidRDefault="000C0F2E">
            <w:pPr>
              <w:pStyle w:val="Compact"/>
              <w:spacing w:after="0" w:line="240" w:lineRule="auto"/>
              <w:jc w:val="left"/>
              <w:rPr>
                <w:ins w:id="2016" w:author="Author" w:date="2026-09-30T13:42:00Z"/>
              </w:rPr>
            </w:pPr>
            <w:ins w:id="2017" w:author="Author" w:date="2026-09-30T13:42:00Z">
              <w:r>
                <w:rPr>
                  <w:sz w:val="20"/>
                  <w:szCs w:val="20"/>
                </w:rPr>
                <w:t>TVD</w:t>
              </w:r>
            </w:ins>
          </w:p>
        </w:tc>
        <w:tc>
          <w:tcPr>
            <w:tcW w:w="1030" w:type="dxa"/>
          </w:tcPr>
          <w:p w14:paraId="68FD8A04" w14:textId="77777777" w:rsidR="00A61990" w:rsidRDefault="000C0F2E">
            <w:pPr>
              <w:pStyle w:val="Compact"/>
              <w:spacing w:after="0" w:line="240" w:lineRule="auto"/>
              <w:jc w:val="right"/>
              <w:rPr>
                <w:ins w:id="2018" w:author="Author" w:date="2026-09-30T13:42:00Z"/>
              </w:rPr>
            </w:pPr>
            <w:ins w:id="2019" w:author="Author" w:date="2026-09-30T13:42:00Z">
              <w:r>
                <w:rPr>
                  <w:sz w:val="20"/>
                  <w:szCs w:val="20"/>
                </w:rPr>
                <w:t>0.171</w:t>
              </w:r>
            </w:ins>
          </w:p>
        </w:tc>
        <w:tc>
          <w:tcPr>
            <w:tcW w:w="883" w:type="dxa"/>
          </w:tcPr>
          <w:p w14:paraId="61A4B0DD" w14:textId="77777777" w:rsidR="00A61990" w:rsidRDefault="000C0F2E">
            <w:pPr>
              <w:pStyle w:val="Compact"/>
              <w:spacing w:after="0" w:line="240" w:lineRule="auto"/>
              <w:jc w:val="right"/>
              <w:rPr>
                <w:ins w:id="2020" w:author="Author" w:date="2026-09-30T13:42:00Z"/>
              </w:rPr>
            </w:pPr>
            <w:ins w:id="2021" w:author="Author" w:date="2026-09-30T13:42:00Z">
              <w:r>
                <w:rPr>
                  <w:sz w:val="20"/>
                  <w:szCs w:val="20"/>
                </w:rPr>
                <w:t>0.141</w:t>
              </w:r>
            </w:ins>
          </w:p>
        </w:tc>
        <w:tc>
          <w:tcPr>
            <w:tcW w:w="735" w:type="dxa"/>
          </w:tcPr>
          <w:p w14:paraId="06220054" w14:textId="77777777" w:rsidR="00A61990" w:rsidRDefault="000C0F2E">
            <w:pPr>
              <w:pStyle w:val="Compact"/>
              <w:spacing w:after="0" w:line="240" w:lineRule="auto"/>
              <w:jc w:val="right"/>
              <w:rPr>
                <w:ins w:id="2022" w:author="Author" w:date="2026-09-30T13:42:00Z"/>
              </w:rPr>
            </w:pPr>
            <w:ins w:id="2023" w:author="Author" w:date="2026-09-30T13:42:00Z">
              <w:r>
                <w:rPr>
                  <w:sz w:val="20"/>
                  <w:szCs w:val="20"/>
                </w:rPr>
                <w:t>0.168</w:t>
              </w:r>
            </w:ins>
          </w:p>
        </w:tc>
        <w:tc>
          <w:tcPr>
            <w:tcW w:w="2713" w:type="dxa"/>
          </w:tcPr>
          <w:p w14:paraId="61735B86" w14:textId="77777777" w:rsidR="00A61990" w:rsidRDefault="000C0F2E">
            <w:pPr>
              <w:pStyle w:val="Compact"/>
              <w:spacing w:after="0" w:line="240" w:lineRule="auto"/>
              <w:jc w:val="right"/>
              <w:rPr>
                <w:ins w:id="2024" w:author="Author" w:date="2026-09-30T13:42:00Z"/>
              </w:rPr>
            </w:pPr>
            <w:ins w:id="2025" w:author="Author" w:date="2026-09-30T13:42:00Z">
              <w:r>
                <w:rPr>
                  <w:sz w:val="20"/>
                  <w:szCs w:val="20"/>
                </w:rPr>
                <w:t>0.168 [0.167–0.170]</w:t>
              </w:r>
            </w:ins>
          </w:p>
        </w:tc>
        <w:tc>
          <w:tcPr>
            <w:tcW w:w="885" w:type="dxa"/>
          </w:tcPr>
          <w:p w14:paraId="218B08AF" w14:textId="77777777" w:rsidR="00A61990" w:rsidRDefault="000C0F2E">
            <w:pPr>
              <w:pStyle w:val="Compact"/>
              <w:spacing w:after="0" w:line="240" w:lineRule="auto"/>
              <w:jc w:val="left"/>
              <w:rPr>
                <w:ins w:id="2026" w:author="Author" w:date="2026-09-30T13:42:00Z"/>
              </w:rPr>
            </w:pPr>
            <w:ins w:id="2027" w:author="Author" w:date="2026-09-30T13:42:00Z">
              <w:r>
                <w:rPr>
                  <w:sz w:val="20"/>
                  <w:szCs w:val="20"/>
                </w:rPr>
                <w:t>CBVM</w:t>
              </w:r>
            </w:ins>
          </w:p>
        </w:tc>
      </w:tr>
      <w:tr w:rsidR="00A61990" w14:paraId="101199C4" w14:textId="77777777" w:rsidTr="00A61990">
        <w:trPr>
          <w:ins w:id="2028" w:author="Author" w:date="2026-09-30T13:42:00Z"/>
        </w:trPr>
        <w:tc>
          <w:tcPr>
            <w:tcW w:w="2231" w:type="dxa"/>
          </w:tcPr>
          <w:p w14:paraId="37576D02" w14:textId="77777777" w:rsidR="00A61990" w:rsidRDefault="000C0F2E">
            <w:pPr>
              <w:pStyle w:val="Compact"/>
              <w:spacing w:after="0" w:line="240" w:lineRule="auto"/>
              <w:jc w:val="left"/>
              <w:rPr>
                <w:ins w:id="2029" w:author="Author" w:date="2026-09-30T13:42:00Z"/>
              </w:rPr>
            </w:pPr>
            <w:ins w:id="2030" w:author="Author" w:date="2026-09-30T13:42:00Z">
              <w:r>
                <w:rPr>
                  <w:sz w:val="20"/>
                  <w:szCs w:val="20"/>
                </w:rPr>
                <w:t>Commuting mode</w:t>
              </w:r>
            </w:ins>
          </w:p>
        </w:tc>
        <w:tc>
          <w:tcPr>
            <w:tcW w:w="883" w:type="dxa"/>
          </w:tcPr>
          <w:p w14:paraId="2FFDC590" w14:textId="77777777" w:rsidR="00A61990" w:rsidRDefault="000C0F2E">
            <w:pPr>
              <w:pStyle w:val="Compact"/>
              <w:spacing w:after="0" w:line="240" w:lineRule="auto"/>
              <w:jc w:val="left"/>
              <w:rPr>
                <w:ins w:id="2031" w:author="Author" w:date="2026-09-30T13:42:00Z"/>
              </w:rPr>
            </w:pPr>
            <w:ins w:id="2032" w:author="Author" w:date="2026-09-30T13:42:00Z">
              <w:r>
                <w:rPr>
                  <w:sz w:val="20"/>
                  <w:szCs w:val="20"/>
                </w:rPr>
                <w:t>TVD</w:t>
              </w:r>
            </w:ins>
          </w:p>
        </w:tc>
        <w:tc>
          <w:tcPr>
            <w:tcW w:w="1030" w:type="dxa"/>
          </w:tcPr>
          <w:p w14:paraId="3590E501" w14:textId="77777777" w:rsidR="00A61990" w:rsidRDefault="000C0F2E">
            <w:pPr>
              <w:pStyle w:val="Compact"/>
              <w:spacing w:after="0" w:line="240" w:lineRule="auto"/>
              <w:jc w:val="right"/>
              <w:rPr>
                <w:ins w:id="2033" w:author="Author" w:date="2026-09-30T13:42:00Z"/>
              </w:rPr>
            </w:pPr>
            <w:ins w:id="2034" w:author="Author" w:date="2026-09-30T13:42:00Z">
              <w:r>
                <w:rPr>
                  <w:sz w:val="20"/>
                  <w:szCs w:val="20"/>
                </w:rPr>
                <w:t>0.170</w:t>
              </w:r>
            </w:ins>
          </w:p>
        </w:tc>
        <w:tc>
          <w:tcPr>
            <w:tcW w:w="883" w:type="dxa"/>
          </w:tcPr>
          <w:p w14:paraId="12AE19FA" w14:textId="77777777" w:rsidR="00A61990" w:rsidRDefault="000C0F2E">
            <w:pPr>
              <w:pStyle w:val="Compact"/>
              <w:spacing w:after="0" w:line="240" w:lineRule="auto"/>
              <w:jc w:val="right"/>
              <w:rPr>
                <w:ins w:id="2035" w:author="Author" w:date="2026-09-30T13:42:00Z"/>
              </w:rPr>
            </w:pPr>
            <w:ins w:id="2036" w:author="Author" w:date="2026-09-30T13:42:00Z">
              <w:r>
                <w:rPr>
                  <w:sz w:val="20"/>
                  <w:szCs w:val="20"/>
                </w:rPr>
                <w:t>0.141</w:t>
              </w:r>
            </w:ins>
          </w:p>
        </w:tc>
        <w:tc>
          <w:tcPr>
            <w:tcW w:w="735" w:type="dxa"/>
          </w:tcPr>
          <w:p w14:paraId="3C2751A7" w14:textId="77777777" w:rsidR="00A61990" w:rsidRDefault="000C0F2E">
            <w:pPr>
              <w:pStyle w:val="Compact"/>
              <w:spacing w:after="0" w:line="240" w:lineRule="auto"/>
              <w:jc w:val="right"/>
              <w:rPr>
                <w:ins w:id="2037" w:author="Author" w:date="2026-09-30T13:42:00Z"/>
              </w:rPr>
            </w:pPr>
            <w:ins w:id="2038" w:author="Author" w:date="2026-09-30T13:42:00Z">
              <w:r>
                <w:rPr>
                  <w:sz w:val="20"/>
                  <w:szCs w:val="20"/>
                </w:rPr>
                <w:t>0.167</w:t>
              </w:r>
            </w:ins>
          </w:p>
        </w:tc>
        <w:tc>
          <w:tcPr>
            <w:tcW w:w="2713" w:type="dxa"/>
          </w:tcPr>
          <w:p w14:paraId="4B745899" w14:textId="77777777" w:rsidR="00A61990" w:rsidRDefault="000C0F2E">
            <w:pPr>
              <w:pStyle w:val="Compact"/>
              <w:spacing w:after="0" w:line="240" w:lineRule="auto"/>
              <w:jc w:val="right"/>
              <w:rPr>
                <w:ins w:id="2039" w:author="Author" w:date="2026-09-30T13:42:00Z"/>
              </w:rPr>
            </w:pPr>
            <w:ins w:id="2040" w:author="Author" w:date="2026-09-30T13:42:00Z">
              <w:r>
                <w:rPr>
                  <w:sz w:val="20"/>
                  <w:szCs w:val="20"/>
                </w:rPr>
                <w:t>0.167 [0.166–0.169]</w:t>
              </w:r>
            </w:ins>
          </w:p>
        </w:tc>
        <w:tc>
          <w:tcPr>
            <w:tcW w:w="885" w:type="dxa"/>
          </w:tcPr>
          <w:p w14:paraId="4977B2C2" w14:textId="77777777" w:rsidR="00A61990" w:rsidRDefault="000C0F2E">
            <w:pPr>
              <w:pStyle w:val="Compact"/>
              <w:spacing w:after="0" w:line="240" w:lineRule="auto"/>
              <w:jc w:val="left"/>
              <w:rPr>
                <w:ins w:id="2041" w:author="Author" w:date="2026-09-30T13:42:00Z"/>
              </w:rPr>
            </w:pPr>
            <w:ins w:id="2042" w:author="Author" w:date="2026-09-30T13:42:00Z">
              <w:r>
                <w:rPr>
                  <w:sz w:val="20"/>
                  <w:szCs w:val="20"/>
                </w:rPr>
                <w:t>CBVM</w:t>
              </w:r>
            </w:ins>
          </w:p>
        </w:tc>
      </w:tr>
      <w:tr w:rsidR="00A61990" w14:paraId="5F0A9ECD" w14:textId="77777777" w:rsidTr="00A61990">
        <w:trPr>
          <w:ins w:id="2043" w:author="Author" w:date="2026-09-30T13:42:00Z"/>
        </w:trPr>
        <w:tc>
          <w:tcPr>
            <w:tcW w:w="2231" w:type="dxa"/>
          </w:tcPr>
          <w:p w14:paraId="0E44AD27" w14:textId="77777777" w:rsidR="00A61990" w:rsidRDefault="000C0F2E">
            <w:pPr>
              <w:pStyle w:val="Compact"/>
              <w:spacing w:after="0" w:line="240" w:lineRule="auto"/>
              <w:jc w:val="left"/>
              <w:rPr>
                <w:ins w:id="2044" w:author="Author" w:date="2026-09-30T13:42:00Z"/>
              </w:rPr>
            </w:pPr>
            <w:ins w:id="2045" w:author="Author" w:date="2026-09-30T13:42:00Z">
              <w:r>
                <w:rPr>
                  <w:sz w:val="20"/>
                  <w:szCs w:val="20"/>
                </w:rPr>
                <w:t>Employment income</w:t>
              </w:r>
            </w:ins>
          </w:p>
        </w:tc>
        <w:tc>
          <w:tcPr>
            <w:tcW w:w="883" w:type="dxa"/>
          </w:tcPr>
          <w:p w14:paraId="7BB36670" w14:textId="77777777" w:rsidR="00A61990" w:rsidRDefault="000C0F2E">
            <w:pPr>
              <w:pStyle w:val="Compact"/>
              <w:spacing w:after="0" w:line="240" w:lineRule="auto"/>
              <w:jc w:val="left"/>
              <w:rPr>
                <w:ins w:id="2046" w:author="Author" w:date="2026-09-30T13:42:00Z"/>
              </w:rPr>
            </w:pPr>
            <w:ins w:id="2047" w:author="Author" w:date="2026-09-30T13:42:00Z">
              <w:r>
                <w:rPr>
                  <w:sz w:val="20"/>
                  <w:szCs w:val="20"/>
                </w:rPr>
                <w:t>W1</w:t>
              </w:r>
            </w:ins>
          </w:p>
        </w:tc>
        <w:tc>
          <w:tcPr>
            <w:tcW w:w="1030" w:type="dxa"/>
          </w:tcPr>
          <w:p w14:paraId="2C6DDC83" w14:textId="77777777" w:rsidR="00A61990" w:rsidRDefault="000C0F2E">
            <w:pPr>
              <w:pStyle w:val="Compact"/>
              <w:spacing w:after="0" w:line="240" w:lineRule="auto"/>
              <w:jc w:val="right"/>
              <w:rPr>
                <w:ins w:id="2048" w:author="Author" w:date="2026-09-30T13:42:00Z"/>
              </w:rPr>
            </w:pPr>
            <w:ins w:id="2049" w:author="Author" w:date="2026-09-30T13:42:00Z">
              <w:r>
                <w:rPr>
                  <w:sz w:val="20"/>
                  <w:szCs w:val="20"/>
                </w:rPr>
                <w:t>0.003</w:t>
              </w:r>
            </w:ins>
          </w:p>
        </w:tc>
        <w:tc>
          <w:tcPr>
            <w:tcW w:w="883" w:type="dxa"/>
          </w:tcPr>
          <w:p w14:paraId="0DB150F4" w14:textId="77777777" w:rsidR="00A61990" w:rsidRDefault="000C0F2E">
            <w:pPr>
              <w:pStyle w:val="Compact"/>
              <w:spacing w:after="0" w:line="240" w:lineRule="auto"/>
              <w:jc w:val="right"/>
              <w:rPr>
                <w:ins w:id="2050" w:author="Author" w:date="2026-09-30T13:42:00Z"/>
              </w:rPr>
            </w:pPr>
            <w:ins w:id="2051" w:author="Author" w:date="2026-09-30T13:42:00Z">
              <w:r>
                <w:rPr>
                  <w:sz w:val="20"/>
                  <w:szCs w:val="20"/>
                </w:rPr>
                <w:t>0.003</w:t>
              </w:r>
            </w:ins>
          </w:p>
        </w:tc>
        <w:tc>
          <w:tcPr>
            <w:tcW w:w="735" w:type="dxa"/>
          </w:tcPr>
          <w:p w14:paraId="667B5F6E" w14:textId="77777777" w:rsidR="00A61990" w:rsidRDefault="000C0F2E">
            <w:pPr>
              <w:pStyle w:val="Compact"/>
              <w:spacing w:after="0" w:line="240" w:lineRule="auto"/>
              <w:jc w:val="right"/>
              <w:rPr>
                <w:ins w:id="2052" w:author="Author" w:date="2026-09-30T13:42:00Z"/>
              </w:rPr>
            </w:pPr>
            <w:ins w:id="2053" w:author="Author" w:date="2026-09-30T13:42:00Z">
              <w:r>
                <w:rPr>
                  <w:sz w:val="20"/>
                  <w:szCs w:val="20"/>
                </w:rPr>
                <w:t>0.005</w:t>
              </w:r>
            </w:ins>
          </w:p>
        </w:tc>
        <w:tc>
          <w:tcPr>
            <w:tcW w:w="2713" w:type="dxa"/>
          </w:tcPr>
          <w:p w14:paraId="2608E10B" w14:textId="77777777" w:rsidR="00A61990" w:rsidRDefault="000C0F2E">
            <w:pPr>
              <w:pStyle w:val="Compact"/>
              <w:spacing w:after="0" w:line="240" w:lineRule="auto"/>
              <w:jc w:val="right"/>
              <w:rPr>
                <w:ins w:id="2054" w:author="Author" w:date="2026-09-30T13:42:00Z"/>
              </w:rPr>
            </w:pPr>
            <w:ins w:id="2055" w:author="Author" w:date="2026-09-30T13:42:00Z">
              <w:r>
                <w:rPr>
                  <w:sz w:val="20"/>
                  <w:szCs w:val="20"/>
                </w:rPr>
                <w:t>0.005 [0.005–0.006]</w:t>
              </w:r>
            </w:ins>
          </w:p>
        </w:tc>
        <w:tc>
          <w:tcPr>
            <w:tcW w:w="885" w:type="dxa"/>
          </w:tcPr>
          <w:p w14:paraId="3DAE33EB" w14:textId="77777777" w:rsidR="00A61990" w:rsidRDefault="000C0F2E">
            <w:pPr>
              <w:pStyle w:val="Compact"/>
              <w:spacing w:after="0" w:line="240" w:lineRule="auto"/>
              <w:jc w:val="left"/>
              <w:rPr>
                <w:ins w:id="2056" w:author="Author" w:date="2026-09-30T13:42:00Z"/>
              </w:rPr>
            </w:pPr>
            <w:ins w:id="2057" w:author="Author" w:date="2026-09-30T13:42:00Z">
              <w:r>
                <w:rPr>
                  <w:sz w:val="20"/>
                  <w:szCs w:val="20"/>
                </w:rPr>
                <w:t>B0</w:t>
              </w:r>
            </w:ins>
          </w:p>
        </w:tc>
      </w:tr>
      <w:tr w:rsidR="00A61990" w14:paraId="5563E086" w14:textId="77777777" w:rsidTr="00A61990">
        <w:trPr>
          <w:ins w:id="2058" w:author="Author" w:date="2026-09-30T13:42:00Z"/>
        </w:trPr>
        <w:tc>
          <w:tcPr>
            <w:tcW w:w="2231" w:type="dxa"/>
          </w:tcPr>
          <w:p w14:paraId="357B15E9" w14:textId="77777777" w:rsidR="00A61990" w:rsidRDefault="000C0F2E">
            <w:pPr>
              <w:pStyle w:val="Compact"/>
              <w:spacing w:after="0" w:line="240" w:lineRule="auto"/>
              <w:jc w:val="left"/>
              <w:rPr>
                <w:ins w:id="2059" w:author="Author" w:date="2026-09-30T13:42:00Z"/>
              </w:rPr>
            </w:pPr>
            <w:ins w:id="2060" w:author="Author" w:date="2026-09-30T13:42:00Z">
              <w:r>
                <w:rPr>
                  <w:sz w:val="20"/>
                  <w:szCs w:val="20"/>
                </w:rPr>
                <w:t>Total income</w:t>
              </w:r>
            </w:ins>
          </w:p>
        </w:tc>
        <w:tc>
          <w:tcPr>
            <w:tcW w:w="883" w:type="dxa"/>
          </w:tcPr>
          <w:p w14:paraId="4E0453A6" w14:textId="77777777" w:rsidR="00A61990" w:rsidRDefault="000C0F2E">
            <w:pPr>
              <w:pStyle w:val="Compact"/>
              <w:spacing w:after="0" w:line="240" w:lineRule="auto"/>
              <w:jc w:val="left"/>
              <w:rPr>
                <w:ins w:id="2061" w:author="Author" w:date="2026-09-30T13:42:00Z"/>
              </w:rPr>
            </w:pPr>
            <w:ins w:id="2062" w:author="Author" w:date="2026-09-30T13:42:00Z">
              <w:r>
                <w:rPr>
                  <w:sz w:val="20"/>
                  <w:szCs w:val="20"/>
                </w:rPr>
                <w:t>W1</w:t>
              </w:r>
            </w:ins>
          </w:p>
        </w:tc>
        <w:tc>
          <w:tcPr>
            <w:tcW w:w="1030" w:type="dxa"/>
          </w:tcPr>
          <w:p w14:paraId="1709F680" w14:textId="77777777" w:rsidR="00A61990" w:rsidRDefault="000C0F2E">
            <w:pPr>
              <w:pStyle w:val="Compact"/>
              <w:spacing w:after="0" w:line="240" w:lineRule="auto"/>
              <w:jc w:val="right"/>
              <w:rPr>
                <w:ins w:id="2063" w:author="Author" w:date="2026-09-30T13:42:00Z"/>
              </w:rPr>
            </w:pPr>
            <w:ins w:id="2064" w:author="Author" w:date="2026-09-30T13:42:00Z">
              <w:r>
                <w:rPr>
                  <w:sz w:val="20"/>
                  <w:szCs w:val="20"/>
                </w:rPr>
                <w:t>0.006</w:t>
              </w:r>
            </w:ins>
          </w:p>
        </w:tc>
        <w:tc>
          <w:tcPr>
            <w:tcW w:w="883" w:type="dxa"/>
          </w:tcPr>
          <w:p w14:paraId="74425541" w14:textId="77777777" w:rsidR="00A61990" w:rsidRDefault="000C0F2E">
            <w:pPr>
              <w:pStyle w:val="Compact"/>
              <w:spacing w:after="0" w:line="240" w:lineRule="auto"/>
              <w:jc w:val="right"/>
              <w:rPr>
                <w:ins w:id="2065" w:author="Author" w:date="2026-09-30T13:42:00Z"/>
              </w:rPr>
            </w:pPr>
            <w:ins w:id="2066" w:author="Author" w:date="2026-09-30T13:42:00Z">
              <w:r>
                <w:rPr>
                  <w:sz w:val="20"/>
                  <w:szCs w:val="20"/>
                </w:rPr>
                <w:t>0.003</w:t>
              </w:r>
            </w:ins>
          </w:p>
        </w:tc>
        <w:tc>
          <w:tcPr>
            <w:tcW w:w="735" w:type="dxa"/>
          </w:tcPr>
          <w:p w14:paraId="2FCD86C4" w14:textId="77777777" w:rsidR="00A61990" w:rsidRDefault="000C0F2E">
            <w:pPr>
              <w:pStyle w:val="Compact"/>
              <w:spacing w:after="0" w:line="240" w:lineRule="auto"/>
              <w:jc w:val="right"/>
              <w:rPr>
                <w:ins w:id="2067" w:author="Author" w:date="2026-09-30T13:42:00Z"/>
              </w:rPr>
            </w:pPr>
            <w:ins w:id="2068" w:author="Author" w:date="2026-09-30T13:42:00Z">
              <w:r>
                <w:rPr>
                  <w:sz w:val="20"/>
                  <w:szCs w:val="20"/>
                </w:rPr>
                <w:t>0.008</w:t>
              </w:r>
            </w:ins>
          </w:p>
        </w:tc>
        <w:tc>
          <w:tcPr>
            <w:tcW w:w="2713" w:type="dxa"/>
          </w:tcPr>
          <w:p w14:paraId="7AB7D342" w14:textId="77777777" w:rsidR="00A61990" w:rsidRDefault="000C0F2E">
            <w:pPr>
              <w:pStyle w:val="Compact"/>
              <w:spacing w:after="0" w:line="240" w:lineRule="auto"/>
              <w:jc w:val="right"/>
              <w:rPr>
                <w:ins w:id="2069" w:author="Author" w:date="2026-09-30T13:42:00Z"/>
              </w:rPr>
            </w:pPr>
            <w:ins w:id="2070" w:author="Author" w:date="2026-09-30T13:42:00Z">
              <w:r>
                <w:rPr>
                  <w:sz w:val="20"/>
                  <w:szCs w:val="20"/>
                </w:rPr>
                <w:t>0.008 [0.007–0.009]</w:t>
              </w:r>
            </w:ins>
          </w:p>
        </w:tc>
        <w:tc>
          <w:tcPr>
            <w:tcW w:w="885" w:type="dxa"/>
          </w:tcPr>
          <w:p w14:paraId="793084CF" w14:textId="77777777" w:rsidR="00A61990" w:rsidRDefault="000C0F2E">
            <w:pPr>
              <w:pStyle w:val="Compact"/>
              <w:spacing w:after="0" w:line="240" w:lineRule="auto"/>
              <w:jc w:val="left"/>
              <w:rPr>
                <w:ins w:id="2071" w:author="Author" w:date="2026-09-30T13:42:00Z"/>
              </w:rPr>
            </w:pPr>
            <w:ins w:id="2072" w:author="Author" w:date="2026-09-30T13:42:00Z">
              <w:r>
                <w:rPr>
                  <w:sz w:val="20"/>
                  <w:szCs w:val="20"/>
                </w:rPr>
                <w:t>B0</w:t>
              </w:r>
            </w:ins>
          </w:p>
        </w:tc>
      </w:tr>
      <w:tr w:rsidR="00A61990" w14:paraId="6D8AB40E" w14:textId="77777777" w:rsidTr="00A61990">
        <w:trPr>
          <w:ins w:id="2073" w:author="Author" w:date="2026-09-30T13:42:00Z"/>
        </w:trPr>
        <w:tc>
          <w:tcPr>
            <w:tcW w:w="2231" w:type="dxa"/>
          </w:tcPr>
          <w:p w14:paraId="73A96119" w14:textId="77777777" w:rsidR="00A61990" w:rsidRDefault="000C0F2E">
            <w:pPr>
              <w:pStyle w:val="Compact"/>
              <w:spacing w:after="0" w:line="240" w:lineRule="auto"/>
              <w:jc w:val="left"/>
              <w:rPr>
                <w:ins w:id="2074" w:author="Author" w:date="2026-09-30T13:42:00Z"/>
              </w:rPr>
            </w:pPr>
            <w:ins w:id="2075" w:author="Author" w:date="2026-09-30T13:42:00Z">
              <w:r>
                <w:rPr>
                  <w:sz w:val="20"/>
                  <w:szCs w:val="20"/>
                </w:rPr>
                <w:t>Income after tax</w:t>
              </w:r>
            </w:ins>
          </w:p>
        </w:tc>
        <w:tc>
          <w:tcPr>
            <w:tcW w:w="883" w:type="dxa"/>
          </w:tcPr>
          <w:p w14:paraId="43FEF5EA" w14:textId="77777777" w:rsidR="00A61990" w:rsidRDefault="000C0F2E">
            <w:pPr>
              <w:pStyle w:val="Compact"/>
              <w:spacing w:after="0" w:line="240" w:lineRule="auto"/>
              <w:jc w:val="left"/>
              <w:rPr>
                <w:ins w:id="2076" w:author="Author" w:date="2026-09-30T13:42:00Z"/>
              </w:rPr>
            </w:pPr>
            <w:ins w:id="2077" w:author="Author" w:date="2026-09-30T13:42:00Z">
              <w:r>
                <w:rPr>
                  <w:sz w:val="20"/>
                  <w:szCs w:val="20"/>
                </w:rPr>
                <w:t>W1</w:t>
              </w:r>
            </w:ins>
          </w:p>
        </w:tc>
        <w:tc>
          <w:tcPr>
            <w:tcW w:w="1030" w:type="dxa"/>
          </w:tcPr>
          <w:p w14:paraId="272CF956" w14:textId="77777777" w:rsidR="00A61990" w:rsidRDefault="000C0F2E">
            <w:pPr>
              <w:pStyle w:val="Compact"/>
              <w:spacing w:after="0" w:line="240" w:lineRule="auto"/>
              <w:jc w:val="right"/>
              <w:rPr>
                <w:ins w:id="2078" w:author="Author" w:date="2026-09-30T13:42:00Z"/>
              </w:rPr>
            </w:pPr>
            <w:ins w:id="2079" w:author="Author" w:date="2026-09-30T13:42:00Z">
              <w:r>
                <w:rPr>
                  <w:sz w:val="20"/>
                  <w:szCs w:val="20"/>
                </w:rPr>
                <w:t>0.002</w:t>
              </w:r>
            </w:ins>
          </w:p>
        </w:tc>
        <w:tc>
          <w:tcPr>
            <w:tcW w:w="883" w:type="dxa"/>
          </w:tcPr>
          <w:p w14:paraId="03661E3B" w14:textId="77777777" w:rsidR="00A61990" w:rsidRDefault="000C0F2E">
            <w:pPr>
              <w:pStyle w:val="Compact"/>
              <w:spacing w:after="0" w:line="240" w:lineRule="auto"/>
              <w:jc w:val="right"/>
              <w:rPr>
                <w:ins w:id="2080" w:author="Author" w:date="2026-09-30T13:42:00Z"/>
              </w:rPr>
            </w:pPr>
            <w:ins w:id="2081" w:author="Author" w:date="2026-09-30T13:42:00Z">
              <w:r>
                <w:rPr>
                  <w:sz w:val="20"/>
                  <w:szCs w:val="20"/>
                </w:rPr>
                <w:t>0.003</w:t>
              </w:r>
            </w:ins>
          </w:p>
        </w:tc>
        <w:tc>
          <w:tcPr>
            <w:tcW w:w="735" w:type="dxa"/>
          </w:tcPr>
          <w:p w14:paraId="7FA26392" w14:textId="77777777" w:rsidR="00A61990" w:rsidRDefault="000C0F2E">
            <w:pPr>
              <w:pStyle w:val="Compact"/>
              <w:spacing w:after="0" w:line="240" w:lineRule="auto"/>
              <w:jc w:val="right"/>
              <w:rPr>
                <w:ins w:id="2082" w:author="Author" w:date="2026-09-30T13:42:00Z"/>
              </w:rPr>
            </w:pPr>
            <w:ins w:id="2083" w:author="Author" w:date="2026-09-30T13:42:00Z">
              <w:r>
                <w:rPr>
                  <w:sz w:val="20"/>
                  <w:szCs w:val="20"/>
                </w:rPr>
                <w:t>0.003</w:t>
              </w:r>
            </w:ins>
          </w:p>
        </w:tc>
        <w:tc>
          <w:tcPr>
            <w:tcW w:w="2713" w:type="dxa"/>
          </w:tcPr>
          <w:p w14:paraId="13D2C357" w14:textId="77777777" w:rsidR="00A61990" w:rsidRDefault="000C0F2E">
            <w:pPr>
              <w:pStyle w:val="Compact"/>
              <w:spacing w:after="0" w:line="240" w:lineRule="auto"/>
              <w:jc w:val="right"/>
              <w:rPr>
                <w:ins w:id="2084" w:author="Author" w:date="2026-09-30T13:42:00Z"/>
              </w:rPr>
            </w:pPr>
            <w:ins w:id="2085" w:author="Author" w:date="2026-09-30T13:42:00Z">
              <w:r>
                <w:rPr>
                  <w:sz w:val="20"/>
                  <w:szCs w:val="20"/>
                </w:rPr>
                <w:t>0.003 [0.003–0.003]</w:t>
              </w:r>
            </w:ins>
          </w:p>
        </w:tc>
        <w:tc>
          <w:tcPr>
            <w:tcW w:w="885" w:type="dxa"/>
          </w:tcPr>
          <w:p w14:paraId="179C9848" w14:textId="77777777" w:rsidR="00A61990" w:rsidRDefault="000C0F2E">
            <w:pPr>
              <w:pStyle w:val="Compact"/>
              <w:spacing w:after="0" w:line="240" w:lineRule="auto"/>
              <w:jc w:val="left"/>
              <w:rPr>
                <w:ins w:id="2086" w:author="Author" w:date="2026-09-30T13:42:00Z"/>
              </w:rPr>
            </w:pPr>
            <w:ins w:id="2087" w:author="Author" w:date="2026-09-30T13:42:00Z">
              <w:r>
                <w:rPr>
                  <w:sz w:val="20"/>
                  <w:szCs w:val="20"/>
                </w:rPr>
                <w:t>B0</w:t>
              </w:r>
            </w:ins>
          </w:p>
        </w:tc>
      </w:tr>
      <w:tr w:rsidR="00A61990" w14:paraId="50FC42A7" w14:textId="77777777" w:rsidTr="00A61990">
        <w:trPr>
          <w:ins w:id="2088" w:author="Author" w:date="2026-09-30T13:42:00Z"/>
        </w:trPr>
        <w:tc>
          <w:tcPr>
            <w:tcW w:w="2231" w:type="dxa"/>
          </w:tcPr>
          <w:p w14:paraId="7D2A7C3C" w14:textId="77777777" w:rsidR="00A61990" w:rsidRDefault="000C0F2E">
            <w:pPr>
              <w:pStyle w:val="Compact"/>
              <w:spacing w:after="0" w:line="240" w:lineRule="auto"/>
              <w:jc w:val="left"/>
              <w:rPr>
                <w:ins w:id="2089" w:author="Author" w:date="2026-09-30T13:42:00Z"/>
              </w:rPr>
            </w:pPr>
            <w:ins w:id="2090" w:author="Author" w:date="2026-09-30T13:42:00Z">
              <w:r>
                <w:rPr>
                  <w:sz w:val="20"/>
                  <w:szCs w:val="20"/>
                </w:rPr>
                <w:t>Mean over the 24 variables</w:t>
              </w:r>
            </w:ins>
          </w:p>
        </w:tc>
        <w:tc>
          <w:tcPr>
            <w:tcW w:w="883" w:type="dxa"/>
          </w:tcPr>
          <w:p w14:paraId="61ED1370" w14:textId="77777777" w:rsidR="00A61990" w:rsidRDefault="00A61990">
            <w:pPr>
              <w:pStyle w:val="Compact"/>
              <w:spacing w:after="0" w:line="240" w:lineRule="auto"/>
              <w:rPr>
                <w:ins w:id="2091" w:author="Author" w:date="2026-09-30T13:42:00Z"/>
              </w:rPr>
            </w:pPr>
          </w:p>
        </w:tc>
        <w:tc>
          <w:tcPr>
            <w:tcW w:w="1030" w:type="dxa"/>
          </w:tcPr>
          <w:p w14:paraId="5F0FA373" w14:textId="77777777" w:rsidR="00A61990" w:rsidRDefault="000C0F2E">
            <w:pPr>
              <w:pStyle w:val="Compact"/>
              <w:spacing w:after="0" w:line="240" w:lineRule="auto"/>
              <w:jc w:val="right"/>
              <w:rPr>
                <w:ins w:id="2092" w:author="Author" w:date="2026-09-30T13:42:00Z"/>
              </w:rPr>
            </w:pPr>
            <w:ins w:id="2093" w:author="Author" w:date="2026-09-30T13:42:00Z">
              <w:r>
                <w:rPr>
                  <w:sz w:val="20"/>
                  <w:szCs w:val="20"/>
                </w:rPr>
                <w:t>0.037</w:t>
              </w:r>
            </w:ins>
          </w:p>
        </w:tc>
        <w:tc>
          <w:tcPr>
            <w:tcW w:w="883" w:type="dxa"/>
          </w:tcPr>
          <w:p w14:paraId="75FE64F7" w14:textId="77777777" w:rsidR="00A61990" w:rsidRDefault="000C0F2E">
            <w:pPr>
              <w:pStyle w:val="Compact"/>
              <w:spacing w:after="0" w:line="240" w:lineRule="auto"/>
              <w:jc w:val="right"/>
              <w:rPr>
                <w:ins w:id="2094" w:author="Author" w:date="2026-09-30T13:42:00Z"/>
              </w:rPr>
            </w:pPr>
            <w:ins w:id="2095" w:author="Author" w:date="2026-09-30T13:42:00Z">
              <w:r>
                <w:rPr>
                  <w:sz w:val="20"/>
                  <w:szCs w:val="20"/>
                </w:rPr>
                <w:t>0.041</w:t>
              </w:r>
            </w:ins>
          </w:p>
        </w:tc>
        <w:tc>
          <w:tcPr>
            <w:tcW w:w="735" w:type="dxa"/>
          </w:tcPr>
          <w:p w14:paraId="3B74510A" w14:textId="77777777" w:rsidR="00A61990" w:rsidRDefault="000C0F2E">
            <w:pPr>
              <w:pStyle w:val="Compact"/>
              <w:spacing w:after="0" w:line="240" w:lineRule="auto"/>
              <w:jc w:val="right"/>
              <w:rPr>
                <w:ins w:id="2096" w:author="Author" w:date="2026-09-30T13:42:00Z"/>
              </w:rPr>
            </w:pPr>
            <w:ins w:id="2097" w:author="Author" w:date="2026-09-30T13:42:00Z">
              <w:r>
                <w:rPr>
                  <w:sz w:val="20"/>
                  <w:szCs w:val="20"/>
                </w:rPr>
                <w:t>0.039</w:t>
              </w:r>
            </w:ins>
          </w:p>
        </w:tc>
        <w:tc>
          <w:tcPr>
            <w:tcW w:w="2713" w:type="dxa"/>
          </w:tcPr>
          <w:p w14:paraId="7855C977" w14:textId="77777777" w:rsidR="00A61990" w:rsidRDefault="000C0F2E">
            <w:pPr>
              <w:pStyle w:val="Compact"/>
              <w:spacing w:after="0" w:line="240" w:lineRule="auto"/>
              <w:jc w:val="right"/>
              <w:rPr>
                <w:ins w:id="2098" w:author="Author" w:date="2026-09-30T13:42:00Z"/>
              </w:rPr>
            </w:pPr>
            <w:ins w:id="2099" w:author="Author" w:date="2026-09-30T13:42:00Z">
              <w:r>
                <w:rPr>
                  <w:sz w:val="20"/>
                  <w:szCs w:val="20"/>
                </w:rPr>
                <w:t>0.040</w:t>
              </w:r>
            </w:ins>
          </w:p>
        </w:tc>
        <w:tc>
          <w:tcPr>
            <w:tcW w:w="885" w:type="dxa"/>
          </w:tcPr>
          <w:p w14:paraId="0E1EDC76" w14:textId="77777777" w:rsidR="00A61990" w:rsidRDefault="000C0F2E">
            <w:pPr>
              <w:pStyle w:val="Compact"/>
              <w:spacing w:after="0" w:line="240" w:lineRule="auto"/>
              <w:jc w:val="left"/>
              <w:rPr>
                <w:ins w:id="2100" w:author="Author" w:date="2026-09-30T13:42:00Z"/>
              </w:rPr>
            </w:pPr>
            <w:ins w:id="2101" w:author="Author" w:date="2026-09-30T13:42:00Z">
              <w:r>
                <w:rPr>
                  <w:sz w:val="20"/>
                  <w:szCs w:val="20"/>
                </w:rPr>
                <w:t>CBVM closer on 7 of 24</w:t>
              </w:r>
            </w:ins>
          </w:p>
        </w:tc>
      </w:tr>
    </w:tbl>
    <w:p w14:paraId="7895EBD0" w14:textId="77777777" w:rsidR="00A61990" w:rsidRDefault="000C0F2E">
      <w:pPr>
        <w:pStyle w:val="Heading2"/>
        <w:rPr>
          <w:ins w:id="2102" w:author="Author" w:date="2026-09-30T13:42:00Z"/>
        </w:rPr>
      </w:pPr>
      <w:bookmarkStart w:id="2103" w:name="X69518ebcf1ddc0d80f4f7e07c4a89a5d3caeee8"/>
      <w:bookmarkEnd w:id="1707"/>
      <w:ins w:id="2104" w:author="Author" w:date="2026-09-30T13:42:00Z">
        <w:r>
          <w:t>4.3 Energy consequences of the occupancy schedules (demonstration)</w:t>
        </w:r>
      </w:ins>
    </w:p>
    <w:p w14:paraId="2A848107" w14:textId="77777777" w:rsidR="00A61990" w:rsidRDefault="000C0F2E">
      <w:pPr>
        <w:pStyle w:val="FirstParagraph"/>
        <w:rPr>
          <w:ins w:id="2105" w:author="Author" w:date="2026-09-30T13:42:00Z"/>
        </w:rPr>
      </w:pPr>
      <w:ins w:id="2106" w:author="Author" w:date="2026-09-30T13:42:00Z">
        <w:r>
          <w:t>The simulations ask one question: are the occupancy differences between cycles, and the projected cohort, large enough to change simulated energy use in fixed buildings? Annual end-use ener</w:t>
        </w:r>
        <w:r>
          <w:t>gy was read from the annual summary report of each EnergyPlus run and divided by the net conditioned floor area; interior equipment and lighting energy agree with the hourly meters to within 0.02 %. The stopping rule reached its 30-draw limit with 31 of th</w:t>
        </w:r>
        <w:r>
          <w:t xml:space="preserve">e 60 heating and cooling intervals within ±1 % of their means; the other 29 reached half-widths of 1.0 to 4.7 % of their means (median of all 60: 0.9 %). The target was therefore not met in every cell, and all results below are reported with the intervals </w:t>
        </w:r>
        <w:r>
          <w:t>actually achieved.</w:t>
        </w:r>
      </w:ins>
    </w:p>
    <w:p w14:paraId="3856A3C3" w14:textId="77777777" w:rsidR="00A61990" w:rsidRDefault="000C0F2E">
      <w:pPr>
        <w:pStyle w:val="BodyText"/>
        <w:rPr>
          <w:ins w:id="2107" w:author="Author" w:date="2026-09-30T13:42:00Z"/>
        </w:rPr>
      </w:pPr>
      <w:ins w:id="2108" w:author="Author" w:date="2026-09-30T13:42:00Z">
        <w:r>
          <w:t>Figure 10 and Table 10 give the deviation of each scenario from the Default. In the three house neighbourhoods, the survey-based schedules raise heating by 6.2 to 16.4 % and lower cooling by 1.0 to 9.0 %. In the three apartment neighbour</w:t>
        </w:r>
        <w:r>
          <w:t xml:space="preserve">hoods the same schedules raise heating by only 0.3 to 1.5 % and lower cooling by 1.1 to 6.5 %. The heating response is small in the apartment buildings because their heating intensity is much higher (Default 78 to 100 kWh/m², against 6 to 13 kWh/m² in the </w:t>
        </w:r>
        <w:r>
          <w:t>house NUs), so the same change in internal gains is a small share of the heat balance. All 30 heating deviations and 29 of the 30 cooling deviations have intervals that exclude zero; the exception is the 2022 cooling deviation of RC-R. Equipment (−1.9 to −</w:t>
        </w:r>
        <w:r>
          <w:t>5.8 %), DHW (0 to −14.5 %) and lighting (−8.0 to −18.9 %) are also lower than in the Default, because the Default schedule assumes more hours at home.</w:t>
        </w:r>
      </w:ins>
    </w:p>
    <w:p w14:paraId="6ED54ED9" w14:textId="77777777" w:rsidR="00A61990" w:rsidRDefault="000C0F2E">
      <w:pPr>
        <w:pStyle w:val="BodyText"/>
        <w:keepNext/>
        <w:jc w:val="center"/>
        <w:rPr>
          <w:ins w:id="2109" w:author="Author" w:date="2026-09-30T13:42:00Z"/>
        </w:rPr>
      </w:pPr>
      <w:ins w:id="2110" w:author="Author" w:date="2026-09-30T13:42:00Z">
        <w:r>
          <w:rPr>
            <w:noProof/>
          </w:rPr>
          <w:drawing>
            <wp:inline distT="0" distB="0" distL="0" distR="0" wp14:anchorId="4CCFE7CF" wp14:editId="5EFCDFC4">
              <wp:extent cx="5334000" cy="3491345"/>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Fig15_annual_deviation_R1.png"/>
                      <pic:cNvPicPr>
                        <a:picLocks noChangeAspect="1" noChangeArrowheads="1"/>
                      </pic:cNvPicPr>
                    </pic:nvPicPr>
                    <pic:blipFill>
                      <a:blip r:embed="rId21"/>
                      <a:stretch>
                        <a:fillRect/>
                      </a:stretch>
                    </pic:blipFill>
                    <pic:spPr bwMode="auto">
                      <a:xfrm>
                        <a:off x="0" y="0"/>
                        <a:ext cx="5334000" cy="3491345"/>
                      </a:xfrm>
                      <a:prstGeom prst="rect">
                        <a:avLst/>
                      </a:prstGeom>
                      <a:noFill/>
                      <a:ln w="9525">
                        <a:noFill/>
                        <a:headEnd/>
                        <a:tailEnd/>
                      </a:ln>
                    </pic:spPr>
                  </pic:pic>
                </a:graphicData>
              </a:graphic>
            </wp:inline>
          </w:drawing>
        </w:r>
      </w:ins>
    </w:p>
    <w:p w14:paraId="083EC0F7" w14:textId="77777777" w:rsidR="00A61990" w:rsidRDefault="000C0F2E">
      <w:pPr>
        <w:pStyle w:val="BodyText"/>
        <w:rPr>
          <w:ins w:id="2111" w:author="Author" w:date="2026-09-30T13:42:00Z"/>
        </w:rPr>
      </w:pPr>
      <w:ins w:id="2112" w:author="Author" w:date="2026-09-30T13:42:00Z">
        <w:r>
          <w:t>Figure 10. Deviation of annual end-use energy from the Default schedules, by neighbourhood unit and sce</w:t>
        </w:r>
        <w:r>
          <w:t>nario year: (a) heating, (b) cooling, (c) electric equipment, (d) domestic hot water. Bars are means over 30 draws; error bars are 95 % confidence intervals. RC-R, RC-D and RC-T are house neighbourhoods; RC-MR2, RC-MR3 and RC-HR2 are apartment neighbourhoo</w:t>
        </w:r>
        <w:r>
          <w:t>ds.</w:t>
        </w:r>
      </w:ins>
    </w:p>
    <w:p w14:paraId="6A7D6705" w14:textId="77777777" w:rsidR="00A61990" w:rsidRDefault="000C0F2E">
      <w:pPr>
        <w:pStyle w:val="BodyText"/>
        <w:rPr>
          <w:ins w:id="2113" w:author="Author" w:date="2026-09-30T13:42:00Z"/>
        </w:rPr>
      </w:pPr>
      <w:ins w:id="2114" w:author="Author" w:date="2026-09-30T13:42:00Z">
        <w:r>
          <w:t>Table 10. Deviation of annual heating and cooling from the Default (%), mean over 30 draws with 95 % confidence interval in brackets. Default values in kWh/m² of net conditioned floor area.</w:t>
        </w:r>
      </w:ins>
    </w:p>
    <w:tbl>
      <w:tblPr>
        <w:tblStyle w:val="Table"/>
        <w:tblW w:w="5000" w:type="pct"/>
        <w:tblLayout w:type="fixed"/>
        <w:tblCellMar>
          <w:left w:w="72" w:type="dxa"/>
          <w:right w:w="72" w:type="dxa"/>
        </w:tblCellMar>
        <w:tblLook w:val="0020" w:firstRow="1" w:lastRow="0" w:firstColumn="0" w:lastColumn="0" w:noHBand="0" w:noVBand="0"/>
      </w:tblPr>
      <w:tblGrid>
        <w:gridCol w:w="435"/>
        <w:gridCol w:w="821"/>
        <w:gridCol w:w="821"/>
        <w:gridCol w:w="1493"/>
        <w:gridCol w:w="1486"/>
        <w:gridCol w:w="1500"/>
        <w:gridCol w:w="1444"/>
        <w:gridCol w:w="1504"/>
      </w:tblGrid>
      <w:tr w:rsidR="00A61990" w14:paraId="266EEC91" w14:textId="77777777" w:rsidTr="00A61990">
        <w:trPr>
          <w:cnfStyle w:val="100000000000" w:firstRow="1" w:lastRow="0" w:firstColumn="0" w:lastColumn="0" w:oddVBand="0" w:evenVBand="0" w:oddHBand="0" w:evenHBand="0" w:firstRowFirstColumn="0" w:firstRowLastColumn="0" w:lastRowFirstColumn="0" w:lastRowLastColumn="0"/>
          <w:tblHeader/>
          <w:ins w:id="2115" w:author="Author" w:date="2026-09-30T13:42:00Z"/>
        </w:trPr>
        <w:tc>
          <w:tcPr>
            <w:tcW w:w="429" w:type="dxa"/>
          </w:tcPr>
          <w:p w14:paraId="67E619DC" w14:textId="77777777" w:rsidR="00A61990" w:rsidRDefault="000C0F2E">
            <w:pPr>
              <w:pStyle w:val="Compact"/>
              <w:spacing w:after="0" w:line="240" w:lineRule="auto"/>
              <w:jc w:val="left"/>
              <w:rPr>
                <w:ins w:id="2116" w:author="Author" w:date="2026-09-30T13:42:00Z"/>
              </w:rPr>
            </w:pPr>
            <w:ins w:id="2117" w:author="Author" w:date="2026-09-30T13:42:00Z">
              <w:r>
                <w:rPr>
                  <w:sz w:val="20"/>
                  <w:szCs w:val="20"/>
                </w:rPr>
                <w:t>NU</w:t>
              </w:r>
            </w:ins>
          </w:p>
        </w:tc>
        <w:tc>
          <w:tcPr>
            <w:tcW w:w="809" w:type="dxa"/>
          </w:tcPr>
          <w:p w14:paraId="017AEE1C" w14:textId="77777777" w:rsidR="00A61990" w:rsidRDefault="000C0F2E">
            <w:pPr>
              <w:pStyle w:val="Compact"/>
              <w:spacing w:after="0" w:line="240" w:lineRule="auto"/>
              <w:jc w:val="left"/>
              <w:rPr>
                <w:ins w:id="2118" w:author="Author" w:date="2026-09-30T13:42:00Z"/>
              </w:rPr>
            </w:pPr>
            <w:ins w:id="2119" w:author="Author" w:date="2026-09-30T13:42:00Z">
              <w:r>
                <w:rPr>
                  <w:sz w:val="20"/>
                  <w:szCs w:val="20"/>
                </w:rPr>
                <w:t>End use</w:t>
              </w:r>
            </w:ins>
          </w:p>
        </w:tc>
        <w:tc>
          <w:tcPr>
            <w:tcW w:w="809" w:type="dxa"/>
          </w:tcPr>
          <w:p w14:paraId="640D4BD6" w14:textId="77777777" w:rsidR="00A61990" w:rsidRDefault="000C0F2E">
            <w:pPr>
              <w:pStyle w:val="Compact"/>
              <w:spacing w:after="0" w:line="240" w:lineRule="auto"/>
              <w:jc w:val="right"/>
              <w:rPr>
                <w:ins w:id="2120" w:author="Author" w:date="2026-09-30T13:42:00Z"/>
              </w:rPr>
            </w:pPr>
            <w:ins w:id="2121" w:author="Author" w:date="2026-09-30T13:42:00Z">
              <w:r>
                <w:rPr>
                  <w:sz w:val="20"/>
                  <w:szCs w:val="20"/>
                </w:rPr>
                <w:t>Default (kWh/m²)</w:t>
              </w:r>
            </w:ins>
          </w:p>
        </w:tc>
        <w:tc>
          <w:tcPr>
            <w:tcW w:w="1470" w:type="dxa"/>
          </w:tcPr>
          <w:p w14:paraId="6D233C43" w14:textId="77777777" w:rsidR="00A61990" w:rsidRDefault="000C0F2E">
            <w:pPr>
              <w:pStyle w:val="Compact"/>
              <w:spacing w:after="0" w:line="240" w:lineRule="auto"/>
              <w:jc w:val="right"/>
              <w:rPr>
                <w:ins w:id="2122" w:author="Author" w:date="2026-09-30T13:42:00Z"/>
              </w:rPr>
            </w:pPr>
            <w:ins w:id="2123" w:author="Author" w:date="2026-09-30T13:42:00Z">
              <w:r>
                <w:rPr>
                  <w:sz w:val="20"/>
                  <w:szCs w:val="20"/>
                </w:rPr>
                <w:t>2005</w:t>
              </w:r>
            </w:ins>
          </w:p>
        </w:tc>
        <w:tc>
          <w:tcPr>
            <w:tcW w:w="1463" w:type="dxa"/>
          </w:tcPr>
          <w:p w14:paraId="7BCBD4BE" w14:textId="77777777" w:rsidR="00A61990" w:rsidRDefault="000C0F2E">
            <w:pPr>
              <w:pStyle w:val="Compact"/>
              <w:spacing w:after="0" w:line="240" w:lineRule="auto"/>
              <w:jc w:val="right"/>
              <w:rPr>
                <w:ins w:id="2124" w:author="Author" w:date="2026-09-30T13:42:00Z"/>
              </w:rPr>
            </w:pPr>
            <w:ins w:id="2125" w:author="Author" w:date="2026-09-30T13:42:00Z">
              <w:r>
                <w:rPr>
                  <w:sz w:val="20"/>
                  <w:szCs w:val="20"/>
                </w:rPr>
                <w:t>2010</w:t>
              </w:r>
            </w:ins>
          </w:p>
        </w:tc>
        <w:tc>
          <w:tcPr>
            <w:tcW w:w="1477" w:type="dxa"/>
          </w:tcPr>
          <w:p w14:paraId="55AD6758" w14:textId="77777777" w:rsidR="00A61990" w:rsidRDefault="000C0F2E">
            <w:pPr>
              <w:pStyle w:val="Compact"/>
              <w:spacing w:after="0" w:line="240" w:lineRule="auto"/>
              <w:jc w:val="right"/>
              <w:rPr>
                <w:ins w:id="2126" w:author="Author" w:date="2026-09-30T13:42:00Z"/>
              </w:rPr>
            </w:pPr>
            <w:ins w:id="2127" w:author="Author" w:date="2026-09-30T13:42:00Z">
              <w:r>
                <w:rPr>
                  <w:sz w:val="20"/>
                  <w:szCs w:val="20"/>
                </w:rPr>
                <w:t>2015</w:t>
              </w:r>
            </w:ins>
          </w:p>
        </w:tc>
        <w:tc>
          <w:tcPr>
            <w:tcW w:w="1422" w:type="dxa"/>
          </w:tcPr>
          <w:p w14:paraId="78629194" w14:textId="77777777" w:rsidR="00A61990" w:rsidRDefault="000C0F2E">
            <w:pPr>
              <w:pStyle w:val="Compact"/>
              <w:spacing w:after="0" w:line="240" w:lineRule="auto"/>
              <w:jc w:val="right"/>
              <w:rPr>
                <w:ins w:id="2128" w:author="Author" w:date="2026-09-30T13:42:00Z"/>
              </w:rPr>
            </w:pPr>
            <w:ins w:id="2129" w:author="Author" w:date="2026-09-30T13:42:00Z">
              <w:r>
                <w:rPr>
                  <w:sz w:val="20"/>
                  <w:szCs w:val="20"/>
                </w:rPr>
                <w:t>2022</w:t>
              </w:r>
            </w:ins>
          </w:p>
        </w:tc>
        <w:tc>
          <w:tcPr>
            <w:tcW w:w="1481" w:type="dxa"/>
          </w:tcPr>
          <w:p w14:paraId="7877C935" w14:textId="77777777" w:rsidR="00A61990" w:rsidRDefault="000C0F2E">
            <w:pPr>
              <w:pStyle w:val="Compact"/>
              <w:spacing w:after="0" w:line="240" w:lineRule="auto"/>
              <w:jc w:val="right"/>
              <w:rPr>
                <w:ins w:id="2130" w:author="Author" w:date="2026-09-30T13:42:00Z"/>
              </w:rPr>
            </w:pPr>
            <w:ins w:id="2131" w:author="Author" w:date="2026-09-30T13:42:00Z">
              <w:r>
                <w:rPr>
                  <w:sz w:val="20"/>
                  <w:szCs w:val="20"/>
                </w:rPr>
                <w:t>2025</w:t>
              </w:r>
            </w:ins>
          </w:p>
        </w:tc>
      </w:tr>
      <w:tr w:rsidR="00A61990" w14:paraId="6B709AD9" w14:textId="77777777" w:rsidTr="00A61990">
        <w:trPr>
          <w:ins w:id="2132" w:author="Author" w:date="2026-09-30T13:42:00Z"/>
        </w:trPr>
        <w:tc>
          <w:tcPr>
            <w:tcW w:w="429" w:type="dxa"/>
          </w:tcPr>
          <w:p w14:paraId="08764953" w14:textId="77777777" w:rsidR="00A61990" w:rsidRDefault="000C0F2E">
            <w:pPr>
              <w:pStyle w:val="Compact"/>
              <w:spacing w:after="0" w:line="240" w:lineRule="auto"/>
              <w:jc w:val="left"/>
              <w:rPr>
                <w:ins w:id="2133" w:author="Author" w:date="2026-09-30T13:42:00Z"/>
              </w:rPr>
            </w:pPr>
            <w:ins w:id="2134" w:author="Author" w:date="2026-09-30T13:42:00Z">
              <w:r>
                <w:rPr>
                  <w:sz w:val="20"/>
                  <w:szCs w:val="20"/>
                </w:rPr>
                <w:t>RC-R</w:t>
              </w:r>
            </w:ins>
          </w:p>
        </w:tc>
        <w:tc>
          <w:tcPr>
            <w:tcW w:w="809" w:type="dxa"/>
          </w:tcPr>
          <w:p w14:paraId="3CE7B60A" w14:textId="77777777" w:rsidR="00A61990" w:rsidRDefault="000C0F2E">
            <w:pPr>
              <w:pStyle w:val="Compact"/>
              <w:spacing w:after="0" w:line="240" w:lineRule="auto"/>
              <w:jc w:val="left"/>
              <w:rPr>
                <w:ins w:id="2135" w:author="Author" w:date="2026-09-30T13:42:00Z"/>
              </w:rPr>
            </w:pPr>
            <w:ins w:id="2136" w:author="Author" w:date="2026-09-30T13:42:00Z">
              <w:r>
                <w:rPr>
                  <w:sz w:val="20"/>
                  <w:szCs w:val="20"/>
                </w:rPr>
                <w:t>Heating</w:t>
              </w:r>
            </w:ins>
          </w:p>
        </w:tc>
        <w:tc>
          <w:tcPr>
            <w:tcW w:w="809" w:type="dxa"/>
          </w:tcPr>
          <w:p w14:paraId="203F8303" w14:textId="77777777" w:rsidR="00A61990" w:rsidRDefault="000C0F2E">
            <w:pPr>
              <w:pStyle w:val="Compact"/>
              <w:spacing w:after="0" w:line="240" w:lineRule="auto"/>
              <w:jc w:val="right"/>
              <w:rPr>
                <w:ins w:id="2137" w:author="Author" w:date="2026-09-30T13:42:00Z"/>
              </w:rPr>
            </w:pPr>
            <w:ins w:id="2138" w:author="Author" w:date="2026-09-30T13:42:00Z">
              <w:r>
                <w:rPr>
                  <w:sz w:val="20"/>
                  <w:szCs w:val="20"/>
                </w:rPr>
                <w:t>9.8</w:t>
              </w:r>
            </w:ins>
          </w:p>
        </w:tc>
        <w:tc>
          <w:tcPr>
            <w:tcW w:w="1470" w:type="dxa"/>
          </w:tcPr>
          <w:p w14:paraId="3F91DAB7" w14:textId="77777777" w:rsidR="00A61990" w:rsidRDefault="000C0F2E">
            <w:pPr>
              <w:pStyle w:val="Compact"/>
              <w:spacing w:after="0" w:line="240" w:lineRule="auto"/>
              <w:jc w:val="right"/>
              <w:rPr>
                <w:ins w:id="2139" w:author="Author" w:date="2026-09-30T13:42:00Z"/>
              </w:rPr>
            </w:pPr>
            <w:ins w:id="2140" w:author="Author" w:date="2026-09-30T13:42:00Z">
              <w:r>
                <w:rPr>
                  <w:sz w:val="20"/>
                  <w:szCs w:val="20"/>
                </w:rPr>
                <w:t>+14.5 (+10.4, +18.5)</w:t>
              </w:r>
            </w:ins>
          </w:p>
        </w:tc>
        <w:tc>
          <w:tcPr>
            <w:tcW w:w="1463" w:type="dxa"/>
          </w:tcPr>
          <w:p w14:paraId="5980630A" w14:textId="77777777" w:rsidR="00A61990" w:rsidRDefault="000C0F2E">
            <w:pPr>
              <w:pStyle w:val="Compact"/>
              <w:spacing w:after="0" w:line="240" w:lineRule="auto"/>
              <w:jc w:val="right"/>
              <w:rPr>
                <w:ins w:id="2141" w:author="Author" w:date="2026-09-30T13:42:00Z"/>
              </w:rPr>
            </w:pPr>
            <w:ins w:id="2142" w:author="Author" w:date="2026-09-30T13:42:00Z">
              <w:r>
                <w:rPr>
                  <w:sz w:val="20"/>
                  <w:szCs w:val="20"/>
                </w:rPr>
                <w:t>+13.6 (+9.2, +18.1)</w:t>
              </w:r>
            </w:ins>
          </w:p>
        </w:tc>
        <w:tc>
          <w:tcPr>
            <w:tcW w:w="1477" w:type="dxa"/>
          </w:tcPr>
          <w:p w14:paraId="2D645831" w14:textId="77777777" w:rsidR="00A61990" w:rsidRDefault="000C0F2E">
            <w:pPr>
              <w:pStyle w:val="Compact"/>
              <w:spacing w:after="0" w:line="240" w:lineRule="auto"/>
              <w:jc w:val="right"/>
              <w:rPr>
                <w:ins w:id="2143" w:author="Author" w:date="2026-09-30T13:42:00Z"/>
              </w:rPr>
            </w:pPr>
            <w:ins w:id="2144" w:author="Author" w:date="2026-09-30T13:42:00Z">
              <w:r>
                <w:rPr>
                  <w:sz w:val="20"/>
                  <w:szCs w:val="20"/>
                </w:rPr>
                <w:t>+13.2 (+8.5, +17.9)</w:t>
              </w:r>
            </w:ins>
          </w:p>
        </w:tc>
        <w:tc>
          <w:tcPr>
            <w:tcW w:w="1422" w:type="dxa"/>
          </w:tcPr>
          <w:p w14:paraId="7D98164E" w14:textId="77777777" w:rsidR="00A61990" w:rsidRDefault="000C0F2E">
            <w:pPr>
              <w:pStyle w:val="Compact"/>
              <w:spacing w:after="0" w:line="240" w:lineRule="auto"/>
              <w:jc w:val="right"/>
              <w:rPr>
                <w:ins w:id="2145" w:author="Author" w:date="2026-09-30T13:42:00Z"/>
              </w:rPr>
            </w:pPr>
            <w:ins w:id="2146" w:author="Author" w:date="2026-09-30T13:42:00Z">
              <w:r>
                <w:rPr>
                  <w:sz w:val="20"/>
                  <w:szCs w:val="20"/>
                </w:rPr>
                <w:t>+7.0 (+2.0, +12.0)</w:t>
              </w:r>
            </w:ins>
          </w:p>
        </w:tc>
        <w:tc>
          <w:tcPr>
            <w:tcW w:w="1481" w:type="dxa"/>
          </w:tcPr>
          <w:p w14:paraId="4E9CAB9E" w14:textId="77777777" w:rsidR="00A61990" w:rsidRDefault="000C0F2E">
            <w:pPr>
              <w:pStyle w:val="Compact"/>
              <w:spacing w:after="0" w:line="240" w:lineRule="auto"/>
              <w:jc w:val="right"/>
              <w:rPr>
                <w:ins w:id="2147" w:author="Author" w:date="2026-09-30T13:42:00Z"/>
              </w:rPr>
            </w:pPr>
            <w:ins w:id="2148" w:author="Author" w:date="2026-09-30T13:42:00Z">
              <w:r>
                <w:rPr>
                  <w:sz w:val="20"/>
                  <w:szCs w:val="20"/>
                </w:rPr>
                <w:t>+13.7 (+8.7, +18.8)</w:t>
              </w:r>
            </w:ins>
          </w:p>
        </w:tc>
      </w:tr>
      <w:tr w:rsidR="00A61990" w14:paraId="39D0AA0C" w14:textId="77777777" w:rsidTr="00A61990">
        <w:trPr>
          <w:ins w:id="2149" w:author="Author" w:date="2026-09-30T13:42:00Z"/>
        </w:trPr>
        <w:tc>
          <w:tcPr>
            <w:tcW w:w="429" w:type="dxa"/>
          </w:tcPr>
          <w:p w14:paraId="59F1577D" w14:textId="77777777" w:rsidR="00A61990" w:rsidRDefault="000C0F2E">
            <w:pPr>
              <w:pStyle w:val="Compact"/>
              <w:spacing w:after="0" w:line="240" w:lineRule="auto"/>
              <w:jc w:val="left"/>
              <w:rPr>
                <w:ins w:id="2150" w:author="Author" w:date="2026-09-30T13:42:00Z"/>
              </w:rPr>
            </w:pPr>
            <w:ins w:id="2151" w:author="Author" w:date="2026-09-30T13:42:00Z">
              <w:r>
                <w:rPr>
                  <w:sz w:val="20"/>
                  <w:szCs w:val="20"/>
                </w:rPr>
                <w:t>RC-R</w:t>
              </w:r>
            </w:ins>
          </w:p>
        </w:tc>
        <w:tc>
          <w:tcPr>
            <w:tcW w:w="809" w:type="dxa"/>
          </w:tcPr>
          <w:p w14:paraId="1AB63C8A" w14:textId="77777777" w:rsidR="00A61990" w:rsidRDefault="000C0F2E">
            <w:pPr>
              <w:pStyle w:val="Compact"/>
              <w:spacing w:after="0" w:line="240" w:lineRule="auto"/>
              <w:jc w:val="left"/>
              <w:rPr>
                <w:ins w:id="2152" w:author="Author" w:date="2026-09-30T13:42:00Z"/>
              </w:rPr>
            </w:pPr>
            <w:ins w:id="2153" w:author="Author" w:date="2026-09-30T13:42:00Z">
              <w:r>
                <w:rPr>
                  <w:sz w:val="20"/>
                  <w:szCs w:val="20"/>
                </w:rPr>
                <w:t>Cooling</w:t>
              </w:r>
            </w:ins>
          </w:p>
        </w:tc>
        <w:tc>
          <w:tcPr>
            <w:tcW w:w="809" w:type="dxa"/>
          </w:tcPr>
          <w:p w14:paraId="5C3D43B6" w14:textId="77777777" w:rsidR="00A61990" w:rsidRDefault="000C0F2E">
            <w:pPr>
              <w:pStyle w:val="Compact"/>
              <w:spacing w:after="0" w:line="240" w:lineRule="auto"/>
              <w:jc w:val="right"/>
              <w:rPr>
                <w:ins w:id="2154" w:author="Author" w:date="2026-09-30T13:42:00Z"/>
              </w:rPr>
            </w:pPr>
            <w:ins w:id="2155" w:author="Author" w:date="2026-09-30T13:42:00Z">
              <w:r>
                <w:rPr>
                  <w:sz w:val="20"/>
                  <w:szCs w:val="20"/>
                </w:rPr>
                <w:t>27.0</w:t>
              </w:r>
            </w:ins>
          </w:p>
        </w:tc>
        <w:tc>
          <w:tcPr>
            <w:tcW w:w="1470" w:type="dxa"/>
          </w:tcPr>
          <w:p w14:paraId="355B8532" w14:textId="77777777" w:rsidR="00A61990" w:rsidRDefault="000C0F2E">
            <w:pPr>
              <w:pStyle w:val="Compact"/>
              <w:spacing w:after="0" w:line="240" w:lineRule="auto"/>
              <w:jc w:val="right"/>
              <w:rPr>
                <w:ins w:id="2156" w:author="Author" w:date="2026-09-30T13:42:00Z"/>
              </w:rPr>
            </w:pPr>
            <w:ins w:id="2157" w:author="Author" w:date="2026-09-30T13:42:00Z">
              <w:r>
                <w:rPr>
                  <w:sz w:val="20"/>
                  <w:szCs w:val="20"/>
                </w:rPr>
                <w:t>-9.0 (-11.3, -6.7)</w:t>
              </w:r>
            </w:ins>
          </w:p>
        </w:tc>
        <w:tc>
          <w:tcPr>
            <w:tcW w:w="1463" w:type="dxa"/>
          </w:tcPr>
          <w:p w14:paraId="13118E1B" w14:textId="77777777" w:rsidR="00A61990" w:rsidRDefault="000C0F2E">
            <w:pPr>
              <w:pStyle w:val="Compact"/>
              <w:spacing w:after="0" w:line="240" w:lineRule="auto"/>
              <w:jc w:val="right"/>
              <w:rPr>
                <w:ins w:id="2158" w:author="Author" w:date="2026-09-30T13:42:00Z"/>
              </w:rPr>
            </w:pPr>
            <w:ins w:id="2159" w:author="Author" w:date="2026-09-30T13:42:00Z">
              <w:r>
                <w:rPr>
                  <w:sz w:val="20"/>
                  <w:szCs w:val="20"/>
                </w:rPr>
                <w:t>-7.4 (-10.0, -4.7)</w:t>
              </w:r>
            </w:ins>
          </w:p>
        </w:tc>
        <w:tc>
          <w:tcPr>
            <w:tcW w:w="1477" w:type="dxa"/>
          </w:tcPr>
          <w:p w14:paraId="23856B77" w14:textId="77777777" w:rsidR="00A61990" w:rsidRDefault="000C0F2E">
            <w:pPr>
              <w:pStyle w:val="Compact"/>
              <w:spacing w:after="0" w:line="240" w:lineRule="auto"/>
              <w:jc w:val="right"/>
              <w:rPr>
                <w:ins w:id="2160" w:author="Author" w:date="2026-09-30T13:42:00Z"/>
              </w:rPr>
            </w:pPr>
            <w:ins w:id="2161" w:author="Author" w:date="2026-09-30T13:42:00Z">
              <w:r>
                <w:rPr>
                  <w:sz w:val="20"/>
                  <w:szCs w:val="20"/>
                </w:rPr>
                <w:t>-7.7 (-10.7, -4.7)</w:t>
              </w:r>
            </w:ins>
          </w:p>
        </w:tc>
        <w:tc>
          <w:tcPr>
            <w:tcW w:w="1422" w:type="dxa"/>
          </w:tcPr>
          <w:p w14:paraId="50787CE9" w14:textId="77777777" w:rsidR="00A61990" w:rsidRDefault="000C0F2E">
            <w:pPr>
              <w:pStyle w:val="Compact"/>
              <w:spacing w:after="0" w:line="240" w:lineRule="auto"/>
              <w:jc w:val="right"/>
              <w:rPr>
                <w:ins w:id="2162" w:author="Author" w:date="2026-09-30T13:42:00Z"/>
              </w:rPr>
            </w:pPr>
            <w:ins w:id="2163" w:author="Author" w:date="2026-09-30T13:42:00Z">
              <w:r>
                <w:rPr>
                  <w:sz w:val="20"/>
                  <w:szCs w:val="20"/>
                </w:rPr>
                <w:t>-2.0 (-5.8, +1.9)</w:t>
              </w:r>
            </w:ins>
          </w:p>
        </w:tc>
        <w:tc>
          <w:tcPr>
            <w:tcW w:w="1481" w:type="dxa"/>
          </w:tcPr>
          <w:p w14:paraId="395CD7D4" w14:textId="77777777" w:rsidR="00A61990" w:rsidRDefault="000C0F2E">
            <w:pPr>
              <w:pStyle w:val="Compact"/>
              <w:spacing w:after="0" w:line="240" w:lineRule="auto"/>
              <w:jc w:val="right"/>
              <w:rPr>
                <w:ins w:id="2164" w:author="Author" w:date="2026-09-30T13:42:00Z"/>
              </w:rPr>
            </w:pPr>
            <w:ins w:id="2165" w:author="Author" w:date="2026-09-30T13:42:00Z">
              <w:r>
                <w:rPr>
                  <w:sz w:val="20"/>
                  <w:szCs w:val="20"/>
                </w:rPr>
                <w:t>-6.8 (-10.0, -3.5)</w:t>
              </w:r>
            </w:ins>
          </w:p>
        </w:tc>
      </w:tr>
      <w:tr w:rsidR="00A61990" w14:paraId="496F6814" w14:textId="77777777" w:rsidTr="00A61990">
        <w:trPr>
          <w:ins w:id="2166" w:author="Author" w:date="2026-09-30T13:42:00Z"/>
        </w:trPr>
        <w:tc>
          <w:tcPr>
            <w:tcW w:w="429" w:type="dxa"/>
          </w:tcPr>
          <w:p w14:paraId="15185385" w14:textId="77777777" w:rsidR="00A61990" w:rsidRDefault="000C0F2E">
            <w:pPr>
              <w:pStyle w:val="Compact"/>
              <w:spacing w:after="0" w:line="240" w:lineRule="auto"/>
              <w:jc w:val="left"/>
              <w:rPr>
                <w:ins w:id="2167" w:author="Author" w:date="2026-09-30T13:42:00Z"/>
              </w:rPr>
            </w:pPr>
            <w:ins w:id="2168" w:author="Author" w:date="2026-09-30T13:42:00Z">
              <w:r>
                <w:rPr>
                  <w:sz w:val="20"/>
                  <w:szCs w:val="20"/>
                </w:rPr>
                <w:t>RC-D</w:t>
              </w:r>
            </w:ins>
          </w:p>
        </w:tc>
        <w:tc>
          <w:tcPr>
            <w:tcW w:w="809" w:type="dxa"/>
          </w:tcPr>
          <w:p w14:paraId="6148E1E4" w14:textId="77777777" w:rsidR="00A61990" w:rsidRDefault="000C0F2E">
            <w:pPr>
              <w:pStyle w:val="Compact"/>
              <w:spacing w:after="0" w:line="240" w:lineRule="auto"/>
              <w:jc w:val="left"/>
              <w:rPr>
                <w:ins w:id="2169" w:author="Author" w:date="2026-09-30T13:42:00Z"/>
              </w:rPr>
            </w:pPr>
            <w:ins w:id="2170" w:author="Author" w:date="2026-09-30T13:42:00Z">
              <w:r>
                <w:rPr>
                  <w:sz w:val="20"/>
                  <w:szCs w:val="20"/>
                </w:rPr>
                <w:t>Heating</w:t>
              </w:r>
            </w:ins>
          </w:p>
        </w:tc>
        <w:tc>
          <w:tcPr>
            <w:tcW w:w="809" w:type="dxa"/>
          </w:tcPr>
          <w:p w14:paraId="440EDA18" w14:textId="77777777" w:rsidR="00A61990" w:rsidRDefault="000C0F2E">
            <w:pPr>
              <w:pStyle w:val="Compact"/>
              <w:spacing w:after="0" w:line="240" w:lineRule="auto"/>
              <w:jc w:val="right"/>
              <w:rPr>
                <w:ins w:id="2171" w:author="Author" w:date="2026-09-30T13:42:00Z"/>
              </w:rPr>
            </w:pPr>
            <w:ins w:id="2172" w:author="Author" w:date="2026-09-30T13:42:00Z">
              <w:r>
                <w:rPr>
                  <w:sz w:val="20"/>
                  <w:szCs w:val="20"/>
                </w:rPr>
                <w:t>13.0</w:t>
              </w:r>
            </w:ins>
          </w:p>
        </w:tc>
        <w:tc>
          <w:tcPr>
            <w:tcW w:w="1470" w:type="dxa"/>
          </w:tcPr>
          <w:p w14:paraId="08D1A4A3" w14:textId="77777777" w:rsidR="00A61990" w:rsidRDefault="000C0F2E">
            <w:pPr>
              <w:pStyle w:val="Compact"/>
              <w:spacing w:after="0" w:line="240" w:lineRule="auto"/>
              <w:jc w:val="right"/>
              <w:rPr>
                <w:ins w:id="2173" w:author="Author" w:date="2026-09-30T13:42:00Z"/>
              </w:rPr>
            </w:pPr>
            <w:ins w:id="2174" w:author="Author" w:date="2026-09-30T13:42:00Z">
              <w:r>
                <w:rPr>
                  <w:sz w:val="20"/>
                  <w:szCs w:val="20"/>
                </w:rPr>
                <w:t>+9.8 (+7.0, +12.5)</w:t>
              </w:r>
            </w:ins>
          </w:p>
        </w:tc>
        <w:tc>
          <w:tcPr>
            <w:tcW w:w="1463" w:type="dxa"/>
          </w:tcPr>
          <w:p w14:paraId="6DA5B37D" w14:textId="77777777" w:rsidR="00A61990" w:rsidRDefault="000C0F2E">
            <w:pPr>
              <w:pStyle w:val="Compact"/>
              <w:spacing w:after="0" w:line="240" w:lineRule="auto"/>
              <w:jc w:val="right"/>
              <w:rPr>
                <w:ins w:id="2175" w:author="Author" w:date="2026-09-30T13:42:00Z"/>
              </w:rPr>
            </w:pPr>
            <w:ins w:id="2176" w:author="Author" w:date="2026-09-30T13:42:00Z">
              <w:r>
                <w:rPr>
                  <w:sz w:val="20"/>
                  <w:szCs w:val="20"/>
                </w:rPr>
                <w:t>+9.4 (+5.6, +13.2)</w:t>
              </w:r>
            </w:ins>
          </w:p>
        </w:tc>
        <w:tc>
          <w:tcPr>
            <w:tcW w:w="1477" w:type="dxa"/>
          </w:tcPr>
          <w:p w14:paraId="08E3BE0C" w14:textId="77777777" w:rsidR="00A61990" w:rsidRDefault="000C0F2E">
            <w:pPr>
              <w:pStyle w:val="Compact"/>
              <w:spacing w:after="0" w:line="240" w:lineRule="auto"/>
              <w:jc w:val="right"/>
              <w:rPr>
                <w:ins w:id="2177" w:author="Author" w:date="2026-09-30T13:42:00Z"/>
              </w:rPr>
            </w:pPr>
            <w:ins w:id="2178" w:author="Author" w:date="2026-09-30T13:42:00Z">
              <w:r>
                <w:rPr>
                  <w:sz w:val="20"/>
                  <w:szCs w:val="20"/>
                </w:rPr>
                <w:t>+10.5 (+5.8, +15.2)</w:t>
              </w:r>
            </w:ins>
          </w:p>
        </w:tc>
        <w:tc>
          <w:tcPr>
            <w:tcW w:w="1422" w:type="dxa"/>
          </w:tcPr>
          <w:p w14:paraId="23FE7ABF" w14:textId="77777777" w:rsidR="00A61990" w:rsidRDefault="000C0F2E">
            <w:pPr>
              <w:pStyle w:val="Compact"/>
              <w:spacing w:after="0" w:line="240" w:lineRule="auto"/>
              <w:jc w:val="right"/>
              <w:rPr>
                <w:ins w:id="2179" w:author="Author" w:date="2026-09-30T13:42:00Z"/>
              </w:rPr>
            </w:pPr>
            <w:ins w:id="2180" w:author="Author" w:date="2026-09-30T13:42:00Z">
              <w:r>
                <w:rPr>
                  <w:sz w:val="20"/>
                  <w:szCs w:val="20"/>
                </w:rPr>
                <w:t>+6.4 (+3.0, +9.8)</w:t>
              </w:r>
            </w:ins>
          </w:p>
        </w:tc>
        <w:tc>
          <w:tcPr>
            <w:tcW w:w="1481" w:type="dxa"/>
          </w:tcPr>
          <w:p w14:paraId="74B7C78D" w14:textId="77777777" w:rsidR="00A61990" w:rsidRDefault="000C0F2E">
            <w:pPr>
              <w:pStyle w:val="Compact"/>
              <w:spacing w:after="0" w:line="240" w:lineRule="auto"/>
              <w:jc w:val="right"/>
              <w:rPr>
                <w:ins w:id="2181" w:author="Author" w:date="2026-09-30T13:42:00Z"/>
              </w:rPr>
            </w:pPr>
            <w:ins w:id="2182" w:author="Author" w:date="2026-09-30T13:42:00Z">
              <w:r>
                <w:rPr>
                  <w:sz w:val="20"/>
                  <w:szCs w:val="20"/>
                </w:rPr>
                <w:t>+10.3 (+5.8, +14.9)</w:t>
              </w:r>
            </w:ins>
          </w:p>
        </w:tc>
      </w:tr>
      <w:tr w:rsidR="00A61990" w14:paraId="772B1EBA" w14:textId="77777777" w:rsidTr="00A61990">
        <w:trPr>
          <w:ins w:id="2183" w:author="Author" w:date="2026-09-30T13:42:00Z"/>
        </w:trPr>
        <w:tc>
          <w:tcPr>
            <w:tcW w:w="429" w:type="dxa"/>
          </w:tcPr>
          <w:p w14:paraId="51F8AAD8" w14:textId="77777777" w:rsidR="00A61990" w:rsidRDefault="000C0F2E">
            <w:pPr>
              <w:pStyle w:val="Compact"/>
              <w:spacing w:after="0" w:line="240" w:lineRule="auto"/>
              <w:jc w:val="left"/>
              <w:rPr>
                <w:ins w:id="2184" w:author="Author" w:date="2026-09-30T13:42:00Z"/>
              </w:rPr>
            </w:pPr>
            <w:ins w:id="2185" w:author="Author" w:date="2026-09-30T13:42:00Z">
              <w:r>
                <w:rPr>
                  <w:sz w:val="20"/>
                  <w:szCs w:val="20"/>
                </w:rPr>
                <w:t>RC-D</w:t>
              </w:r>
            </w:ins>
          </w:p>
        </w:tc>
        <w:tc>
          <w:tcPr>
            <w:tcW w:w="809" w:type="dxa"/>
          </w:tcPr>
          <w:p w14:paraId="4BBF09AB" w14:textId="77777777" w:rsidR="00A61990" w:rsidRDefault="000C0F2E">
            <w:pPr>
              <w:pStyle w:val="Compact"/>
              <w:spacing w:after="0" w:line="240" w:lineRule="auto"/>
              <w:jc w:val="left"/>
              <w:rPr>
                <w:ins w:id="2186" w:author="Author" w:date="2026-09-30T13:42:00Z"/>
              </w:rPr>
            </w:pPr>
            <w:ins w:id="2187" w:author="Author" w:date="2026-09-30T13:42:00Z">
              <w:r>
                <w:rPr>
                  <w:sz w:val="20"/>
                  <w:szCs w:val="20"/>
                </w:rPr>
                <w:t>Cooling</w:t>
              </w:r>
            </w:ins>
          </w:p>
        </w:tc>
        <w:tc>
          <w:tcPr>
            <w:tcW w:w="809" w:type="dxa"/>
          </w:tcPr>
          <w:p w14:paraId="7AE2BFDB" w14:textId="77777777" w:rsidR="00A61990" w:rsidRDefault="000C0F2E">
            <w:pPr>
              <w:pStyle w:val="Compact"/>
              <w:spacing w:after="0" w:line="240" w:lineRule="auto"/>
              <w:jc w:val="right"/>
              <w:rPr>
                <w:ins w:id="2188" w:author="Author" w:date="2026-09-30T13:42:00Z"/>
              </w:rPr>
            </w:pPr>
            <w:ins w:id="2189" w:author="Author" w:date="2026-09-30T13:42:00Z">
              <w:r>
                <w:rPr>
                  <w:sz w:val="20"/>
                  <w:szCs w:val="20"/>
                </w:rPr>
                <w:t>25.4</w:t>
              </w:r>
            </w:ins>
          </w:p>
        </w:tc>
        <w:tc>
          <w:tcPr>
            <w:tcW w:w="1470" w:type="dxa"/>
          </w:tcPr>
          <w:p w14:paraId="67E7337C" w14:textId="77777777" w:rsidR="00A61990" w:rsidRDefault="000C0F2E">
            <w:pPr>
              <w:pStyle w:val="Compact"/>
              <w:spacing w:after="0" w:line="240" w:lineRule="auto"/>
              <w:jc w:val="right"/>
              <w:rPr>
                <w:ins w:id="2190" w:author="Author" w:date="2026-09-30T13:42:00Z"/>
              </w:rPr>
            </w:pPr>
            <w:ins w:id="2191" w:author="Author" w:date="2026-09-30T13:42:00Z">
              <w:r>
                <w:rPr>
                  <w:sz w:val="20"/>
                  <w:szCs w:val="20"/>
                </w:rPr>
                <w:t>-7.7 (-9.7, -5.6)</w:t>
              </w:r>
            </w:ins>
          </w:p>
        </w:tc>
        <w:tc>
          <w:tcPr>
            <w:tcW w:w="1463" w:type="dxa"/>
          </w:tcPr>
          <w:p w14:paraId="2BAF10DD" w14:textId="77777777" w:rsidR="00A61990" w:rsidRDefault="000C0F2E">
            <w:pPr>
              <w:pStyle w:val="Compact"/>
              <w:spacing w:after="0" w:line="240" w:lineRule="auto"/>
              <w:jc w:val="right"/>
              <w:rPr>
                <w:ins w:id="2192" w:author="Author" w:date="2026-09-30T13:42:00Z"/>
              </w:rPr>
            </w:pPr>
            <w:ins w:id="2193" w:author="Author" w:date="2026-09-30T13:42:00Z">
              <w:r>
                <w:rPr>
                  <w:sz w:val="20"/>
                  <w:szCs w:val="20"/>
                </w:rPr>
                <w:t>-6.6 (-9.4, -3.7)</w:t>
              </w:r>
            </w:ins>
          </w:p>
        </w:tc>
        <w:tc>
          <w:tcPr>
            <w:tcW w:w="1477" w:type="dxa"/>
          </w:tcPr>
          <w:p w14:paraId="7626A894" w14:textId="77777777" w:rsidR="00A61990" w:rsidRDefault="000C0F2E">
            <w:pPr>
              <w:pStyle w:val="Compact"/>
              <w:spacing w:after="0" w:line="240" w:lineRule="auto"/>
              <w:jc w:val="right"/>
              <w:rPr>
                <w:ins w:id="2194" w:author="Author" w:date="2026-09-30T13:42:00Z"/>
              </w:rPr>
            </w:pPr>
            <w:ins w:id="2195" w:author="Author" w:date="2026-09-30T13:42:00Z">
              <w:r>
                <w:rPr>
                  <w:sz w:val="20"/>
                  <w:szCs w:val="20"/>
                </w:rPr>
                <w:t>-7.1 (-10.8, -3.5)</w:t>
              </w:r>
            </w:ins>
          </w:p>
        </w:tc>
        <w:tc>
          <w:tcPr>
            <w:tcW w:w="1422" w:type="dxa"/>
          </w:tcPr>
          <w:p w14:paraId="441E1BBE" w14:textId="77777777" w:rsidR="00A61990" w:rsidRDefault="000C0F2E">
            <w:pPr>
              <w:pStyle w:val="Compact"/>
              <w:spacing w:after="0" w:line="240" w:lineRule="auto"/>
              <w:jc w:val="right"/>
              <w:rPr>
                <w:ins w:id="2196" w:author="Author" w:date="2026-09-30T13:42:00Z"/>
              </w:rPr>
            </w:pPr>
            <w:ins w:id="2197" w:author="Author" w:date="2026-09-30T13:42:00Z">
              <w:r>
                <w:rPr>
                  <w:sz w:val="20"/>
                  <w:szCs w:val="20"/>
                </w:rPr>
                <w:t>-3.9 (-6.6, -1.3)</w:t>
              </w:r>
            </w:ins>
          </w:p>
        </w:tc>
        <w:tc>
          <w:tcPr>
            <w:tcW w:w="1481" w:type="dxa"/>
          </w:tcPr>
          <w:p w14:paraId="521B2A1B" w14:textId="77777777" w:rsidR="00A61990" w:rsidRDefault="000C0F2E">
            <w:pPr>
              <w:pStyle w:val="Compact"/>
              <w:spacing w:after="0" w:line="240" w:lineRule="auto"/>
              <w:jc w:val="right"/>
              <w:rPr>
                <w:ins w:id="2198" w:author="Author" w:date="2026-09-30T13:42:00Z"/>
              </w:rPr>
            </w:pPr>
            <w:ins w:id="2199" w:author="Author" w:date="2026-09-30T13:42:00Z">
              <w:r>
                <w:rPr>
                  <w:sz w:val="20"/>
                  <w:szCs w:val="20"/>
                </w:rPr>
                <w:t>-6.4 (-10.0, -2.7)</w:t>
              </w:r>
            </w:ins>
          </w:p>
        </w:tc>
      </w:tr>
      <w:tr w:rsidR="00A61990" w14:paraId="0440E115" w14:textId="77777777" w:rsidTr="00A61990">
        <w:trPr>
          <w:ins w:id="2200" w:author="Author" w:date="2026-09-30T13:42:00Z"/>
        </w:trPr>
        <w:tc>
          <w:tcPr>
            <w:tcW w:w="429" w:type="dxa"/>
          </w:tcPr>
          <w:p w14:paraId="4C46CC5E" w14:textId="77777777" w:rsidR="00A61990" w:rsidRDefault="000C0F2E">
            <w:pPr>
              <w:pStyle w:val="Compact"/>
              <w:spacing w:after="0" w:line="240" w:lineRule="auto"/>
              <w:jc w:val="left"/>
              <w:rPr>
                <w:ins w:id="2201" w:author="Author" w:date="2026-09-30T13:42:00Z"/>
              </w:rPr>
            </w:pPr>
            <w:ins w:id="2202" w:author="Author" w:date="2026-09-30T13:42:00Z">
              <w:r>
                <w:rPr>
                  <w:sz w:val="20"/>
                  <w:szCs w:val="20"/>
                </w:rPr>
                <w:t>RC-T</w:t>
              </w:r>
            </w:ins>
          </w:p>
        </w:tc>
        <w:tc>
          <w:tcPr>
            <w:tcW w:w="809" w:type="dxa"/>
          </w:tcPr>
          <w:p w14:paraId="531B034C" w14:textId="77777777" w:rsidR="00A61990" w:rsidRDefault="000C0F2E">
            <w:pPr>
              <w:pStyle w:val="Compact"/>
              <w:spacing w:after="0" w:line="240" w:lineRule="auto"/>
              <w:jc w:val="left"/>
              <w:rPr>
                <w:ins w:id="2203" w:author="Author" w:date="2026-09-30T13:42:00Z"/>
              </w:rPr>
            </w:pPr>
            <w:ins w:id="2204" w:author="Author" w:date="2026-09-30T13:42:00Z">
              <w:r>
                <w:rPr>
                  <w:sz w:val="20"/>
                  <w:szCs w:val="20"/>
                </w:rPr>
                <w:t>Heating</w:t>
              </w:r>
            </w:ins>
          </w:p>
        </w:tc>
        <w:tc>
          <w:tcPr>
            <w:tcW w:w="809" w:type="dxa"/>
          </w:tcPr>
          <w:p w14:paraId="4E5A4995" w14:textId="77777777" w:rsidR="00A61990" w:rsidRDefault="000C0F2E">
            <w:pPr>
              <w:pStyle w:val="Compact"/>
              <w:spacing w:after="0" w:line="240" w:lineRule="auto"/>
              <w:jc w:val="right"/>
              <w:rPr>
                <w:ins w:id="2205" w:author="Author" w:date="2026-09-30T13:42:00Z"/>
              </w:rPr>
            </w:pPr>
            <w:ins w:id="2206" w:author="Author" w:date="2026-09-30T13:42:00Z">
              <w:r>
                <w:rPr>
                  <w:sz w:val="20"/>
                  <w:szCs w:val="20"/>
                </w:rPr>
                <w:t>5.8</w:t>
              </w:r>
            </w:ins>
          </w:p>
        </w:tc>
        <w:tc>
          <w:tcPr>
            <w:tcW w:w="1470" w:type="dxa"/>
          </w:tcPr>
          <w:p w14:paraId="78C5C433" w14:textId="77777777" w:rsidR="00A61990" w:rsidRDefault="000C0F2E">
            <w:pPr>
              <w:pStyle w:val="Compact"/>
              <w:spacing w:after="0" w:line="240" w:lineRule="auto"/>
              <w:jc w:val="right"/>
              <w:rPr>
                <w:ins w:id="2207" w:author="Author" w:date="2026-09-30T13:42:00Z"/>
              </w:rPr>
            </w:pPr>
            <w:ins w:id="2208" w:author="Author" w:date="2026-09-30T13:42:00Z">
              <w:r>
                <w:rPr>
                  <w:sz w:val="20"/>
                  <w:szCs w:val="20"/>
                </w:rPr>
                <w:t>+14.0 (+11.9, +16.1)</w:t>
              </w:r>
            </w:ins>
          </w:p>
        </w:tc>
        <w:tc>
          <w:tcPr>
            <w:tcW w:w="1463" w:type="dxa"/>
          </w:tcPr>
          <w:p w14:paraId="5604C805" w14:textId="77777777" w:rsidR="00A61990" w:rsidRDefault="000C0F2E">
            <w:pPr>
              <w:pStyle w:val="Compact"/>
              <w:spacing w:after="0" w:line="240" w:lineRule="auto"/>
              <w:jc w:val="right"/>
              <w:rPr>
                <w:ins w:id="2209" w:author="Author" w:date="2026-09-30T13:42:00Z"/>
              </w:rPr>
            </w:pPr>
            <w:ins w:id="2210" w:author="Author" w:date="2026-09-30T13:42:00Z">
              <w:r>
                <w:rPr>
                  <w:sz w:val="20"/>
                  <w:szCs w:val="20"/>
                </w:rPr>
                <w:t>+15.0 (+13.0, +17.1)</w:t>
              </w:r>
            </w:ins>
          </w:p>
        </w:tc>
        <w:tc>
          <w:tcPr>
            <w:tcW w:w="1477" w:type="dxa"/>
          </w:tcPr>
          <w:p w14:paraId="107A4C73" w14:textId="77777777" w:rsidR="00A61990" w:rsidRDefault="000C0F2E">
            <w:pPr>
              <w:pStyle w:val="Compact"/>
              <w:spacing w:after="0" w:line="240" w:lineRule="auto"/>
              <w:jc w:val="right"/>
              <w:rPr>
                <w:ins w:id="2211" w:author="Author" w:date="2026-09-30T13:42:00Z"/>
              </w:rPr>
            </w:pPr>
            <w:ins w:id="2212" w:author="Author" w:date="2026-09-30T13:42:00Z">
              <w:r>
                <w:rPr>
                  <w:sz w:val="20"/>
                  <w:szCs w:val="20"/>
                </w:rPr>
                <w:t>+15.1 (+12.4, +17.7)</w:t>
              </w:r>
            </w:ins>
          </w:p>
        </w:tc>
        <w:tc>
          <w:tcPr>
            <w:tcW w:w="1422" w:type="dxa"/>
          </w:tcPr>
          <w:p w14:paraId="3ED38915" w14:textId="77777777" w:rsidR="00A61990" w:rsidRDefault="000C0F2E">
            <w:pPr>
              <w:pStyle w:val="Compact"/>
              <w:spacing w:after="0" w:line="240" w:lineRule="auto"/>
              <w:jc w:val="right"/>
              <w:rPr>
                <w:ins w:id="2213" w:author="Author" w:date="2026-09-30T13:42:00Z"/>
              </w:rPr>
            </w:pPr>
            <w:ins w:id="2214" w:author="Author" w:date="2026-09-30T13:42:00Z">
              <w:r>
                <w:rPr>
                  <w:sz w:val="20"/>
                  <w:szCs w:val="20"/>
                </w:rPr>
                <w:t>+6.2 (+4.4, +8.1)</w:t>
              </w:r>
            </w:ins>
          </w:p>
        </w:tc>
        <w:tc>
          <w:tcPr>
            <w:tcW w:w="1481" w:type="dxa"/>
          </w:tcPr>
          <w:p w14:paraId="543EB209" w14:textId="77777777" w:rsidR="00A61990" w:rsidRDefault="000C0F2E">
            <w:pPr>
              <w:pStyle w:val="Compact"/>
              <w:spacing w:after="0" w:line="240" w:lineRule="auto"/>
              <w:jc w:val="right"/>
              <w:rPr>
                <w:ins w:id="2215" w:author="Author" w:date="2026-09-30T13:42:00Z"/>
              </w:rPr>
            </w:pPr>
            <w:ins w:id="2216" w:author="Author" w:date="2026-09-30T13:42:00Z">
              <w:r>
                <w:rPr>
                  <w:sz w:val="20"/>
                  <w:szCs w:val="20"/>
                </w:rPr>
                <w:t>+16.4 (+13.5, +19.3)</w:t>
              </w:r>
            </w:ins>
          </w:p>
        </w:tc>
      </w:tr>
      <w:tr w:rsidR="00A61990" w14:paraId="42CB206A" w14:textId="77777777" w:rsidTr="00A61990">
        <w:trPr>
          <w:ins w:id="2217" w:author="Author" w:date="2026-09-30T13:42:00Z"/>
        </w:trPr>
        <w:tc>
          <w:tcPr>
            <w:tcW w:w="429" w:type="dxa"/>
          </w:tcPr>
          <w:p w14:paraId="4807A5FD" w14:textId="77777777" w:rsidR="00A61990" w:rsidRDefault="000C0F2E">
            <w:pPr>
              <w:pStyle w:val="Compact"/>
              <w:spacing w:after="0" w:line="240" w:lineRule="auto"/>
              <w:jc w:val="left"/>
              <w:rPr>
                <w:ins w:id="2218" w:author="Author" w:date="2026-09-30T13:42:00Z"/>
              </w:rPr>
            </w:pPr>
            <w:ins w:id="2219" w:author="Author" w:date="2026-09-30T13:42:00Z">
              <w:r>
                <w:rPr>
                  <w:sz w:val="20"/>
                  <w:szCs w:val="20"/>
                </w:rPr>
                <w:t>RC-T</w:t>
              </w:r>
            </w:ins>
          </w:p>
        </w:tc>
        <w:tc>
          <w:tcPr>
            <w:tcW w:w="809" w:type="dxa"/>
          </w:tcPr>
          <w:p w14:paraId="6877C010" w14:textId="77777777" w:rsidR="00A61990" w:rsidRDefault="000C0F2E">
            <w:pPr>
              <w:pStyle w:val="Compact"/>
              <w:spacing w:after="0" w:line="240" w:lineRule="auto"/>
              <w:jc w:val="left"/>
              <w:rPr>
                <w:ins w:id="2220" w:author="Author" w:date="2026-09-30T13:42:00Z"/>
              </w:rPr>
            </w:pPr>
            <w:ins w:id="2221" w:author="Author" w:date="2026-09-30T13:42:00Z">
              <w:r>
                <w:rPr>
                  <w:sz w:val="20"/>
                  <w:szCs w:val="20"/>
                </w:rPr>
                <w:t>Cooling</w:t>
              </w:r>
            </w:ins>
          </w:p>
        </w:tc>
        <w:tc>
          <w:tcPr>
            <w:tcW w:w="809" w:type="dxa"/>
          </w:tcPr>
          <w:p w14:paraId="551007E5" w14:textId="77777777" w:rsidR="00A61990" w:rsidRDefault="000C0F2E">
            <w:pPr>
              <w:pStyle w:val="Compact"/>
              <w:spacing w:after="0" w:line="240" w:lineRule="auto"/>
              <w:jc w:val="right"/>
              <w:rPr>
                <w:ins w:id="2222" w:author="Author" w:date="2026-09-30T13:42:00Z"/>
              </w:rPr>
            </w:pPr>
            <w:ins w:id="2223" w:author="Author" w:date="2026-09-30T13:42:00Z">
              <w:r>
                <w:rPr>
                  <w:sz w:val="20"/>
                  <w:szCs w:val="20"/>
                </w:rPr>
                <w:t>28.9</w:t>
              </w:r>
            </w:ins>
          </w:p>
        </w:tc>
        <w:tc>
          <w:tcPr>
            <w:tcW w:w="1470" w:type="dxa"/>
          </w:tcPr>
          <w:p w14:paraId="630BAD1D" w14:textId="77777777" w:rsidR="00A61990" w:rsidRDefault="000C0F2E">
            <w:pPr>
              <w:pStyle w:val="Compact"/>
              <w:spacing w:after="0" w:line="240" w:lineRule="auto"/>
              <w:jc w:val="right"/>
              <w:rPr>
                <w:ins w:id="2224" w:author="Author" w:date="2026-09-30T13:42:00Z"/>
              </w:rPr>
            </w:pPr>
            <w:ins w:id="2225" w:author="Author" w:date="2026-09-30T13:42:00Z">
              <w:r>
                <w:rPr>
                  <w:sz w:val="20"/>
                  <w:szCs w:val="20"/>
                </w:rPr>
                <w:t>-6.6 (-7.6, -5.6)</w:t>
              </w:r>
            </w:ins>
          </w:p>
        </w:tc>
        <w:tc>
          <w:tcPr>
            <w:tcW w:w="1463" w:type="dxa"/>
          </w:tcPr>
          <w:p w14:paraId="51FD11F8" w14:textId="77777777" w:rsidR="00A61990" w:rsidRDefault="000C0F2E">
            <w:pPr>
              <w:pStyle w:val="Compact"/>
              <w:spacing w:after="0" w:line="240" w:lineRule="auto"/>
              <w:jc w:val="right"/>
              <w:rPr>
                <w:ins w:id="2226" w:author="Author" w:date="2026-09-30T13:42:00Z"/>
              </w:rPr>
            </w:pPr>
            <w:ins w:id="2227" w:author="Author" w:date="2026-09-30T13:42:00Z">
              <w:r>
                <w:rPr>
                  <w:sz w:val="20"/>
                  <w:szCs w:val="20"/>
                </w:rPr>
                <w:t>-6.6 (-7.6, -5.6)</w:t>
              </w:r>
            </w:ins>
          </w:p>
        </w:tc>
        <w:tc>
          <w:tcPr>
            <w:tcW w:w="1477" w:type="dxa"/>
          </w:tcPr>
          <w:p w14:paraId="74A7282A" w14:textId="77777777" w:rsidR="00A61990" w:rsidRDefault="000C0F2E">
            <w:pPr>
              <w:pStyle w:val="Compact"/>
              <w:spacing w:after="0" w:line="240" w:lineRule="auto"/>
              <w:jc w:val="right"/>
              <w:rPr>
                <w:ins w:id="2228" w:author="Author" w:date="2026-09-30T13:42:00Z"/>
              </w:rPr>
            </w:pPr>
            <w:ins w:id="2229" w:author="Author" w:date="2026-09-30T13:42:00Z">
              <w:r>
                <w:rPr>
                  <w:sz w:val="20"/>
                  <w:szCs w:val="20"/>
                </w:rPr>
                <w:t>-6.1 (-7.3, -4.8)</w:t>
              </w:r>
            </w:ins>
          </w:p>
        </w:tc>
        <w:tc>
          <w:tcPr>
            <w:tcW w:w="1422" w:type="dxa"/>
          </w:tcPr>
          <w:p w14:paraId="4BBCC1A0" w14:textId="77777777" w:rsidR="00A61990" w:rsidRDefault="000C0F2E">
            <w:pPr>
              <w:pStyle w:val="Compact"/>
              <w:spacing w:after="0" w:line="240" w:lineRule="auto"/>
              <w:jc w:val="right"/>
              <w:rPr>
                <w:ins w:id="2230" w:author="Author" w:date="2026-09-30T13:42:00Z"/>
              </w:rPr>
            </w:pPr>
            <w:ins w:id="2231" w:author="Author" w:date="2026-09-30T13:42:00Z">
              <w:r>
                <w:rPr>
                  <w:sz w:val="20"/>
                  <w:szCs w:val="20"/>
                </w:rPr>
                <w:t>-1.0 (-2.0, -0.0)</w:t>
              </w:r>
            </w:ins>
          </w:p>
        </w:tc>
        <w:tc>
          <w:tcPr>
            <w:tcW w:w="1481" w:type="dxa"/>
          </w:tcPr>
          <w:p w14:paraId="235D0665" w14:textId="77777777" w:rsidR="00A61990" w:rsidRDefault="000C0F2E">
            <w:pPr>
              <w:pStyle w:val="Compact"/>
              <w:spacing w:after="0" w:line="240" w:lineRule="auto"/>
              <w:jc w:val="right"/>
              <w:rPr>
                <w:ins w:id="2232" w:author="Author" w:date="2026-09-30T13:42:00Z"/>
              </w:rPr>
            </w:pPr>
            <w:ins w:id="2233" w:author="Author" w:date="2026-09-30T13:42:00Z">
              <w:r>
                <w:rPr>
                  <w:sz w:val="20"/>
                  <w:szCs w:val="20"/>
                </w:rPr>
                <w:t>-6.0 (-7.5, -4.6)</w:t>
              </w:r>
            </w:ins>
          </w:p>
        </w:tc>
      </w:tr>
      <w:tr w:rsidR="00A61990" w14:paraId="78644B2E" w14:textId="77777777" w:rsidTr="00A61990">
        <w:trPr>
          <w:ins w:id="2234" w:author="Author" w:date="2026-09-30T13:42:00Z"/>
        </w:trPr>
        <w:tc>
          <w:tcPr>
            <w:tcW w:w="429" w:type="dxa"/>
          </w:tcPr>
          <w:p w14:paraId="05A7668A" w14:textId="77777777" w:rsidR="00A61990" w:rsidRDefault="000C0F2E">
            <w:pPr>
              <w:pStyle w:val="Compact"/>
              <w:spacing w:after="0" w:line="240" w:lineRule="auto"/>
              <w:jc w:val="left"/>
              <w:rPr>
                <w:ins w:id="2235" w:author="Author" w:date="2026-09-30T13:42:00Z"/>
              </w:rPr>
            </w:pPr>
            <w:ins w:id="2236" w:author="Author" w:date="2026-09-30T13:42:00Z">
              <w:r>
                <w:rPr>
                  <w:sz w:val="20"/>
                  <w:szCs w:val="20"/>
                </w:rPr>
                <w:t>RC-MR2</w:t>
              </w:r>
            </w:ins>
          </w:p>
        </w:tc>
        <w:tc>
          <w:tcPr>
            <w:tcW w:w="809" w:type="dxa"/>
          </w:tcPr>
          <w:p w14:paraId="0215826B" w14:textId="77777777" w:rsidR="00A61990" w:rsidRDefault="000C0F2E">
            <w:pPr>
              <w:pStyle w:val="Compact"/>
              <w:spacing w:after="0" w:line="240" w:lineRule="auto"/>
              <w:jc w:val="left"/>
              <w:rPr>
                <w:ins w:id="2237" w:author="Author" w:date="2026-09-30T13:42:00Z"/>
              </w:rPr>
            </w:pPr>
            <w:ins w:id="2238" w:author="Author" w:date="2026-09-30T13:42:00Z">
              <w:r>
                <w:rPr>
                  <w:sz w:val="20"/>
                  <w:szCs w:val="20"/>
                </w:rPr>
                <w:t>Heating</w:t>
              </w:r>
            </w:ins>
          </w:p>
        </w:tc>
        <w:tc>
          <w:tcPr>
            <w:tcW w:w="809" w:type="dxa"/>
          </w:tcPr>
          <w:p w14:paraId="0E3904E3" w14:textId="77777777" w:rsidR="00A61990" w:rsidRDefault="000C0F2E">
            <w:pPr>
              <w:pStyle w:val="Compact"/>
              <w:spacing w:after="0" w:line="240" w:lineRule="auto"/>
              <w:jc w:val="right"/>
              <w:rPr>
                <w:ins w:id="2239" w:author="Author" w:date="2026-09-30T13:42:00Z"/>
              </w:rPr>
            </w:pPr>
            <w:ins w:id="2240" w:author="Author" w:date="2026-09-30T13:42:00Z">
              <w:r>
                <w:rPr>
                  <w:sz w:val="20"/>
                  <w:szCs w:val="20"/>
                </w:rPr>
                <w:t>78.2</w:t>
              </w:r>
            </w:ins>
          </w:p>
        </w:tc>
        <w:tc>
          <w:tcPr>
            <w:tcW w:w="1470" w:type="dxa"/>
          </w:tcPr>
          <w:p w14:paraId="3C7D2CEB" w14:textId="77777777" w:rsidR="00A61990" w:rsidRDefault="000C0F2E">
            <w:pPr>
              <w:pStyle w:val="Compact"/>
              <w:spacing w:after="0" w:line="240" w:lineRule="auto"/>
              <w:jc w:val="right"/>
              <w:rPr>
                <w:ins w:id="2241" w:author="Author" w:date="2026-09-30T13:42:00Z"/>
              </w:rPr>
            </w:pPr>
            <w:ins w:id="2242" w:author="Author" w:date="2026-09-30T13:42:00Z">
              <w:r>
                <w:rPr>
                  <w:sz w:val="20"/>
                  <w:szCs w:val="20"/>
                </w:rPr>
                <w:t>+1.3 (+1.2, +1.4)</w:t>
              </w:r>
            </w:ins>
          </w:p>
        </w:tc>
        <w:tc>
          <w:tcPr>
            <w:tcW w:w="1463" w:type="dxa"/>
          </w:tcPr>
          <w:p w14:paraId="2931038C" w14:textId="77777777" w:rsidR="00A61990" w:rsidRDefault="000C0F2E">
            <w:pPr>
              <w:pStyle w:val="Compact"/>
              <w:spacing w:after="0" w:line="240" w:lineRule="auto"/>
              <w:jc w:val="right"/>
              <w:rPr>
                <w:ins w:id="2243" w:author="Author" w:date="2026-09-30T13:42:00Z"/>
              </w:rPr>
            </w:pPr>
            <w:ins w:id="2244" w:author="Author" w:date="2026-09-30T13:42:00Z">
              <w:r>
                <w:rPr>
                  <w:sz w:val="20"/>
                  <w:szCs w:val="20"/>
                </w:rPr>
                <w:t>+1.5 (+1.3, +1.6)</w:t>
              </w:r>
            </w:ins>
          </w:p>
        </w:tc>
        <w:tc>
          <w:tcPr>
            <w:tcW w:w="1477" w:type="dxa"/>
          </w:tcPr>
          <w:p w14:paraId="5861D2F9" w14:textId="77777777" w:rsidR="00A61990" w:rsidRDefault="000C0F2E">
            <w:pPr>
              <w:pStyle w:val="Compact"/>
              <w:spacing w:after="0" w:line="240" w:lineRule="auto"/>
              <w:jc w:val="right"/>
              <w:rPr>
                <w:ins w:id="2245" w:author="Author" w:date="2026-09-30T13:42:00Z"/>
              </w:rPr>
            </w:pPr>
            <w:ins w:id="2246" w:author="Author" w:date="2026-09-30T13:42:00Z">
              <w:r>
                <w:rPr>
                  <w:sz w:val="20"/>
                  <w:szCs w:val="20"/>
                </w:rPr>
                <w:t>+1.4 (+1.3, +1.5)</w:t>
              </w:r>
            </w:ins>
          </w:p>
        </w:tc>
        <w:tc>
          <w:tcPr>
            <w:tcW w:w="1422" w:type="dxa"/>
          </w:tcPr>
          <w:p w14:paraId="3BE76E61" w14:textId="77777777" w:rsidR="00A61990" w:rsidRDefault="000C0F2E">
            <w:pPr>
              <w:pStyle w:val="Compact"/>
              <w:spacing w:after="0" w:line="240" w:lineRule="auto"/>
              <w:jc w:val="right"/>
              <w:rPr>
                <w:ins w:id="2247" w:author="Author" w:date="2026-09-30T13:42:00Z"/>
              </w:rPr>
            </w:pPr>
            <w:ins w:id="2248" w:author="Author" w:date="2026-09-30T13:42:00Z">
              <w:r>
                <w:rPr>
                  <w:sz w:val="20"/>
                  <w:szCs w:val="20"/>
                </w:rPr>
                <w:t>+0.8 (+0.7, +1.0)</w:t>
              </w:r>
            </w:ins>
          </w:p>
        </w:tc>
        <w:tc>
          <w:tcPr>
            <w:tcW w:w="1481" w:type="dxa"/>
          </w:tcPr>
          <w:p w14:paraId="38824380" w14:textId="77777777" w:rsidR="00A61990" w:rsidRDefault="000C0F2E">
            <w:pPr>
              <w:pStyle w:val="Compact"/>
              <w:spacing w:after="0" w:line="240" w:lineRule="auto"/>
              <w:jc w:val="right"/>
              <w:rPr>
                <w:ins w:id="2249" w:author="Author" w:date="2026-09-30T13:42:00Z"/>
              </w:rPr>
            </w:pPr>
            <w:ins w:id="2250" w:author="Author" w:date="2026-09-30T13:42:00Z">
              <w:r>
                <w:rPr>
                  <w:sz w:val="20"/>
                  <w:szCs w:val="20"/>
                </w:rPr>
                <w:t>+1.4 (+1.2, +1.5)</w:t>
              </w:r>
            </w:ins>
          </w:p>
        </w:tc>
      </w:tr>
      <w:tr w:rsidR="00A61990" w14:paraId="644457A0" w14:textId="77777777" w:rsidTr="00A61990">
        <w:trPr>
          <w:ins w:id="2251" w:author="Author" w:date="2026-09-30T13:42:00Z"/>
        </w:trPr>
        <w:tc>
          <w:tcPr>
            <w:tcW w:w="429" w:type="dxa"/>
          </w:tcPr>
          <w:p w14:paraId="3AA52111" w14:textId="77777777" w:rsidR="00A61990" w:rsidRDefault="000C0F2E">
            <w:pPr>
              <w:pStyle w:val="Compact"/>
              <w:spacing w:after="0" w:line="240" w:lineRule="auto"/>
              <w:jc w:val="left"/>
              <w:rPr>
                <w:ins w:id="2252" w:author="Author" w:date="2026-09-30T13:42:00Z"/>
              </w:rPr>
            </w:pPr>
            <w:ins w:id="2253" w:author="Author" w:date="2026-09-30T13:42:00Z">
              <w:r>
                <w:rPr>
                  <w:sz w:val="20"/>
                  <w:szCs w:val="20"/>
                </w:rPr>
                <w:t>RC-MR2</w:t>
              </w:r>
            </w:ins>
          </w:p>
        </w:tc>
        <w:tc>
          <w:tcPr>
            <w:tcW w:w="809" w:type="dxa"/>
          </w:tcPr>
          <w:p w14:paraId="6BF25EAB" w14:textId="77777777" w:rsidR="00A61990" w:rsidRDefault="000C0F2E">
            <w:pPr>
              <w:pStyle w:val="Compact"/>
              <w:spacing w:after="0" w:line="240" w:lineRule="auto"/>
              <w:jc w:val="left"/>
              <w:rPr>
                <w:ins w:id="2254" w:author="Author" w:date="2026-09-30T13:42:00Z"/>
              </w:rPr>
            </w:pPr>
            <w:ins w:id="2255" w:author="Author" w:date="2026-09-30T13:42:00Z">
              <w:r>
                <w:rPr>
                  <w:sz w:val="20"/>
                  <w:szCs w:val="20"/>
                </w:rPr>
                <w:t>Cooling</w:t>
              </w:r>
            </w:ins>
          </w:p>
        </w:tc>
        <w:tc>
          <w:tcPr>
            <w:tcW w:w="809" w:type="dxa"/>
          </w:tcPr>
          <w:p w14:paraId="4C26A9A0" w14:textId="77777777" w:rsidR="00A61990" w:rsidRDefault="000C0F2E">
            <w:pPr>
              <w:pStyle w:val="Compact"/>
              <w:spacing w:after="0" w:line="240" w:lineRule="auto"/>
              <w:jc w:val="right"/>
              <w:rPr>
                <w:ins w:id="2256" w:author="Author" w:date="2026-09-30T13:42:00Z"/>
              </w:rPr>
            </w:pPr>
            <w:ins w:id="2257" w:author="Author" w:date="2026-09-30T13:42:00Z">
              <w:r>
                <w:rPr>
                  <w:sz w:val="20"/>
                  <w:szCs w:val="20"/>
                </w:rPr>
                <w:t>3.8</w:t>
              </w:r>
            </w:ins>
          </w:p>
        </w:tc>
        <w:tc>
          <w:tcPr>
            <w:tcW w:w="1470" w:type="dxa"/>
          </w:tcPr>
          <w:p w14:paraId="0246415C" w14:textId="77777777" w:rsidR="00A61990" w:rsidRDefault="000C0F2E">
            <w:pPr>
              <w:pStyle w:val="Compact"/>
              <w:spacing w:after="0" w:line="240" w:lineRule="auto"/>
              <w:jc w:val="right"/>
              <w:rPr>
                <w:ins w:id="2258" w:author="Author" w:date="2026-09-30T13:42:00Z"/>
              </w:rPr>
            </w:pPr>
            <w:ins w:id="2259" w:author="Author" w:date="2026-09-30T13:42:00Z">
              <w:r>
                <w:rPr>
                  <w:sz w:val="20"/>
                  <w:szCs w:val="20"/>
                </w:rPr>
                <w:t>-5.9 (-6.5, -5.2)</w:t>
              </w:r>
            </w:ins>
          </w:p>
        </w:tc>
        <w:tc>
          <w:tcPr>
            <w:tcW w:w="1463" w:type="dxa"/>
          </w:tcPr>
          <w:p w14:paraId="5C461EEB" w14:textId="77777777" w:rsidR="00A61990" w:rsidRDefault="000C0F2E">
            <w:pPr>
              <w:pStyle w:val="Compact"/>
              <w:spacing w:after="0" w:line="240" w:lineRule="auto"/>
              <w:jc w:val="right"/>
              <w:rPr>
                <w:ins w:id="2260" w:author="Author" w:date="2026-09-30T13:42:00Z"/>
              </w:rPr>
            </w:pPr>
            <w:ins w:id="2261" w:author="Author" w:date="2026-09-30T13:42:00Z">
              <w:r>
                <w:rPr>
                  <w:sz w:val="20"/>
                  <w:szCs w:val="20"/>
                </w:rPr>
                <w:t>-6.5 (-7.2, -5.7)</w:t>
              </w:r>
            </w:ins>
          </w:p>
        </w:tc>
        <w:tc>
          <w:tcPr>
            <w:tcW w:w="1477" w:type="dxa"/>
          </w:tcPr>
          <w:p w14:paraId="091CF591" w14:textId="77777777" w:rsidR="00A61990" w:rsidRDefault="000C0F2E">
            <w:pPr>
              <w:pStyle w:val="Compact"/>
              <w:spacing w:after="0" w:line="240" w:lineRule="auto"/>
              <w:jc w:val="right"/>
              <w:rPr>
                <w:ins w:id="2262" w:author="Author" w:date="2026-09-30T13:42:00Z"/>
              </w:rPr>
            </w:pPr>
            <w:ins w:id="2263" w:author="Author" w:date="2026-09-30T13:42:00Z">
              <w:r>
                <w:rPr>
                  <w:sz w:val="20"/>
                  <w:szCs w:val="20"/>
                </w:rPr>
                <w:t>-6.0 (-6.8, -5.3)</w:t>
              </w:r>
            </w:ins>
          </w:p>
        </w:tc>
        <w:tc>
          <w:tcPr>
            <w:tcW w:w="1422" w:type="dxa"/>
          </w:tcPr>
          <w:p w14:paraId="37057E23" w14:textId="77777777" w:rsidR="00A61990" w:rsidRDefault="000C0F2E">
            <w:pPr>
              <w:pStyle w:val="Compact"/>
              <w:spacing w:after="0" w:line="240" w:lineRule="auto"/>
              <w:jc w:val="right"/>
              <w:rPr>
                <w:ins w:id="2264" w:author="Author" w:date="2026-09-30T13:42:00Z"/>
              </w:rPr>
            </w:pPr>
            <w:ins w:id="2265" w:author="Author" w:date="2026-09-30T13:42:00Z">
              <w:r>
                <w:rPr>
                  <w:sz w:val="20"/>
                  <w:szCs w:val="20"/>
                </w:rPr>
                <w:t>-3.0 (-3.8, -2.3)</w:t>
              </w:r>
            </w:ins>
          </w:p>
        </w:tc>
        <w:tc>
          <w:tcPr>
            <w:tcW w:w="1481" w:type="dxa"/>
          </w:tcPr>
          <w:p w14:paraId="68C4E2F9" w14:textId="77777777" w:rsidR="00A61990" w:rsidRDefault="000C0F2E">
            <w:pPr>
              <w:pStyle w:val="Compact"/>
              <w:spacing w:after="0" w:line="240" w:lineRule="auto"/>
              <w:jc w:val="right"/>
              <w:rPr>
                <w:ins w:id="2266" w:author="Author" w:date="2026-09-30T13:42:00Z"/>
              </w:rPr>
            </w:pPr>
            <w:ins w:id="2267" w:author="Author" w:date="2026-09-30T13:42:00Z">
              <w:r>
                <w:rPr>
                  <w:sz w:val="20"/>
                  <w:szCs w:val="20"/>
                </w:rPr>
                <w:t>-6.0 (-6.7, -5.2)</w:t>
              </w:r>
            </w:ins>
          </w:p>
        </w:tc>
      </w:tr>
      <w:tr w:rsidR="00A61990" w14:paraId="6581EE95" w14:textId="77777777" w:rsidTr="00A61990">
        <w:trPr>
          <w:ins w:id="2268" w:author="Author" w:date="2026-09-30T13:42:00Z"/>
        </w:trPr>
        <w:tc>
          <w:tcPr>
            <w:tcW w:w="429" w:type="dxa"/>
          </w:tcPr>
          <w:p w14:paraId="2CE287EB" w14:textId="77777777" w:rsidR="00A61990" w:rsidRDefault="000C0F2E">
            <w:pPr>
              <w:pStyle w:val="Compact"/>
              <w:spacing w:after="0" w:line="240" w:lineRule="auto"/>
              <w:jc w:val="left"/>
              <w:rPr>
                <w:ins w:id="2269" w:author="Author" w:date="2026-09-30T13:42:00Z"/>
              </w:rPr>
            </w:pPr>
            <w:ins w:id="2270" w:author="Author" w:date="2026-09-30T13:42:00Z">
              <w:r>
                <w:rPr>
                  <w:sz w:val="20"/>
                  <w:szCs w:val="20"/>
                </w:rPr>
                <w:t>RC-MR3</w:t>
              </w:r>
            </w:ins>
          </w:p>
        </w:tc>
        <w:tc>
          <w:tcPr>
            <w:tcW w:w="809" w:type="dxa"/>
          </w:tcPr>
          <w:p w14:paraId="09850057" w14:textId="77777777" w:rsidR="00A61990" w:rsidRDefault="000C0F2E">
            <w:pPr>
              <w:pStyle w:val="Compact"/>
              <w:spacing w:after="0" w:line="240" w:lineRule="auto"/>
              <w:jc w:val="left"/>
              <w:rPr>
                <w:ins w:id="2271" w:author="Author" w:date="2026-09-30T13:42:00Z"/>
              </w:rPr>
            </w:pPr>
            <w:ins w:id="2272" w:author="Author" w:date="2026-09-30T13:42:00Z">
              <w:r>
                <w:rPr>
                  <w:sz w:val="20"/>
                  <w:szCs w:val="20"/>
                </w:rPr>
                <w:t>Heating</w:t>
              </w:r>
            </w:ins>
          </w:p>
        </w:tc>
        <w:tc>
          <w:tcPr>
            <w:tcW w:w="809" w:type="dxa"/>
          </w:tcPr>
          <w:p w14:paraId="4E6AC566" w14:textId="77777777" w:rsidR="00A61990" w:rsidRDefault="000C0F2E">
            <w:pPr>
              <w:pStyle w:val="Compact"/>
              <w:spacing w:after="0" w:line="240" w:lineRule="auto"/>
              <w:jc w:val="right"/>
              <w:rPr>
                <w:ins w:id="2273" w:author="Author" w:date="2026-09-30T13:42:00Z"/>
              </w:rPr>
            </w:pPr>
            <w:ins w:id="2274" w:author="Author" w:date="2026-09-30T13:42:00Z">
              <w:r>
                <w:rPr>
                  <w:sz w:val="20"/>
                  <w:szCs w:val="20"/>
                </w:rPr>
                <w:t>80.4</w:t>
              </w:r>
            </w:ins>
          </w:p>
        </w:tc>
        <w:tc>
          <w:tcPr>
            <w:tcW w:w="1470" w:type="dxa"/>
          </w:tcPr>
          <w:p w14:paraId="7123B1F1" w14:textId="77777777" w:rsidR="00A61990" w:rsidRDefault="000C0F2E">
            <w:pPr>
              <w:pStyle w:val="Compact"/>
              <w:spacing w:after="0" w:line="240" w:lineRule="auto"/>
              <w:jc w:val="right"/>
              <w:rPr>
                <w:ins w:id="2275" w:author="Author" w:date="2026-09-30T13:42:00Z"/>
              </w:rPr>
            </w:pPr>
            <w:ins w:id="2276" w:author="Author" w:date="2026-09-30T13:42:00Z">
              <w:r>
                <w:rPr>
                  <w:sz w:val="20"/>
                  <w:szCs w:val="20"/>
                </w:rPr>
                <w:t>+1.3 (+1.2, +1.5)</w:t>
              </w:r>
            </w:ins>
          </w:p>
        </w:tc>
        <w:tc>
          <w:tcPr>
            <w:tcW w:w="1463" w:type="dxa"/>
          </w:tcPr>
          <w:p w14:paraId="016E6D3B" w14:textId="77777777" w:rsidR="00A61990" w:rsidRDefault="000C0F2E">
            <w:pPr>
              <w:pStyle w:val="Compact"/>
              <w:spacing w:after="0" w:line="240" w:lineRule="auto"/>
              <w:jc w:val="right"/>
              <w:rPr>
                <w:ins w:id="2277" w:author="Author" w:date="2026-09-30T13:42:00Z"/>
              </w:rPr>
            </w:pPr>
            <w:ins w:id="2278" w:author="Author" w:date="2026-09-30T13:42:00Z">
              <w:r>
                <w:rPr>
                  <w:sz w:val="20"/>
                  <w:szCs w:val="20"/>
                </w:rPr>
                <w:t>+1.5 (+1.4, +1.7)</w:t>
              </w:r>
            </w:ins>
          </w:p>
        </w:tc>
        <w:tc>
          <w:tcPr>
            <w:tcW w:w="1477" w:type="dxa"/>
          </w:tcPr>
          <w:p w14:paraId="04611B85" w14:textId="77777777" w:rsidR="00A61990" w:rsidRDefault="000C0F2E">
            <w:pPr>
              <w:pStyle w:val="Compact"/>
              <w:spacing w:after="0" w:line="240" w:lineRule="auto"/>
              <w:jc w:val="right"/>
              <w:rPr>
                <w:ins w:id="2279" w:author="Author" w:date="2026-09-30T13:42:00Z"/>
              </w:rPr>
            </w:pPr>
            <w:ins w:id="2280" w:author="Author" w:date="2026-09-30T13:42:00Z">
              <w:r>
                <w:rPr>
                  <w:sz w:val="20"/>
                  <w:szCs w:val="20"/>
                </w:rPr>
                <w:t>+1.4 (+1.3, +1.5)</w:t>
              </w:r>
            </w:ins>
          </w:p>
        </w:tc>
        <w:tc>
          <w:tcPr>
            <w:tcW w:w="1422" w:type="dxa"/>
          </w:tcPr>
          <w:p w14:paraId="1C6981CE" w14:textId="77777777" w:rsidR="00A61990" w:rsidRDefault="000C0F2E">
            <w:pPr>
              <w:pStyle w:val="Compact"/>
              <w:spacing w:after="0" w:line="240" w:lineRule="auto"/>
              <w:jc w:val="right"/>
              <w:rPr>
                <w:ins w:id="2281" w:author="Author" w:date="2026-09-30T13:42:00Z"/>
              </w:rPr>
            </w:pPr>
            <w:ins w:id="2282" w:author="Author" w:date="2026-09-30T13:42:00Z">
              <w:r>
                <w:rPr>
                  <w:sz w:val="20"/>
                  <w:szCs w:val="20"/>
                </w:rPr>
                <w:t>+0.9 (+0.8, +1.0)</w:t>
              </w:r>
            </w:ins>
          </w:p>
        </w:tc>
        <w:tc>
          <w:tcPr>
            <w:tcW w:w="1481" w:type="dxa"/>
          </w:tcPr>
          <w:p w14:paraId="16A57B90" w14:textId="77777777" w:rsidR="00A61990" w:rsidRDefault="000C0F2E">
            <w:pPr>
              <w:pStyle w:val="Compact"/>
              <w:spacing w:after="0" w:line="240" w:lineRule="auto"/>
              <w:jc w:val="right"/>
              <w:rPr>
                <w:ins w:id="2283" w:author="Author" w:date="2026-09-30T13:42:00Z"/>
              </w:rPr>
            </w:pPr>
            <w:ins w:id="2284" w:author="Author" w:date="2026-09-30T13:42:00Z">
              <w:r>
                <w:rPr>
                  <w:sz w:val="20"/>
                  <w:szCs w:val="20"/>
                </w:rPr>
                <w:t>+1.5 (+1.3, +1.6)</w:t>
              </w:r>
            </w:ins>
          </w:p>
        </w:tc>
      </w:tr>
      <w:tr w:rsidR="00A61990" w14:paraId="644DA5B6" w14:textId="77777777" w:rsidTr="00A61990">
        <w:trPr>
          <w:ins w:id="2285" w:author="Author" w:date="2026-09-30T13:42:00Z"/>
        </w:trPr>
        <w:tc>
          <w:tcPr>
            <w:tcW w:w="429" w:type="dxa"/>
          </w:tcPr>
          <w:p w14:paraId="44AAB337" w14:textId="77777777" w:rsidR="00A61990" w:rsidRDefault="000C0F2E">
            <w:pPr>
              <w:pStyle w:val="Compact"/>
              <w:spacing w:after="0" w:line="240" w:lineRule="auto"/>
              <w:jc w:val="left"/>
              <w:rPr>
                <w:ins w:id="2286" w:author="Author" w:date="2026-09-30T13:42:00Z"/>
              </w:rPr>
            </w:pPr>
            <w:ins w:id="2287" w:author="Author" w:date="2026-09-30T13:42:00Z">
              <w:r>
                <w:rPr>
                  <w:sz w:val="20"/>
                  <w:szCs w:val="20"/>
                </w:rPr>
                <w:t>RC-MR3</w:t>
              </w:r>
            </w:ins>
          </w:p>
        </w:tc>
        <w:tc>
          <w:tcPr>
            <w:tcW w:w="809" w:type="dxa"/>
          </w:tcPr>
          <w:p w14:paraId="63AA287C" w14:textId="77777777" w:rsidR="00A61990" w:rsidRDefault="000C0F2E">
            <w:pPr>
              <w:pStyle w:val="Compact"/>
              <w:spacing w:after="0" w:line="240" w:lineRule="auto"/>
              <w:jc w:val="left"/>
              <w:rPr>
                <w:ins w:id="2288" w:author="Author" w:date="2026-09-30T13:42:00Z"/>
              </w:rPr>
            </w:pPr>
            <w:ins w:id="2289" w:author="Author" w:date="2026-09-30T13:42:00Z">
              <w:r>
                <w:rPr>
                  <w:sz w:val="20"/>
                  <w:szCs w:val="20"/>
                </w:rPr>
                <w:t>Cooling</w:t>
              </w:r>
            </w:ins>
          </w:p>
        </w:tc>
        <w:tc>
          <w:tcPr>
            <w:tcW w:w="809" w:type="dxa"/>
          </w:tcPr>
          <w:p w14:paraId="11DFFF48" w14:textId="77777777" w:rsidR="00A61990" w:rsidRDefault="000C0F2E">
            <w:pPr>
              <w:pStyle w:val="Compact"/>
              <w:spacing w:after="0" w:line="240" w:lineRule="auto"/>
              <w:jc w:val="right"/>
              <w:rPr>
                <w:ins w:id="2290" w:author="Author" w:date="2026-09-30T13:42:00Z"/>
              </w:rPr>
            </w:pPr>
            <w:ins w:id="2291" w:author="Author" w:date="2026-09-30T13:42:00Z">
              <w:r>
                <w:rPr>
                  <w:sz w:val="20"/>
                  <w:szCs w:val="20"/>
                </w:rPr>
                <w:t>4.5</w:t>
              </w:r>
            </w:ins>
          </w:p>
        </w:tc>
        <w:tc>
          <w:tcPr>
            <w:tcW w:w="1470" w:type="dxa"/>
          </w:tcPr>
          <w:p w14:paraId="595125A7" w14:textId="77777777" w:rsidR="00A61990" w:rsidRDefault="000C0F2E">
            <w:pPr>
              <w:pStyle w:val="Compact"/>
              <w:spacing w:after="0" w:line="240" w:lineRule="auto"/>
              <w:jc w:val="right"/>
              <w:rPr>
                <w:ins w:id="2292" w:author="Author" w:date="2026-09-30T13:42:00Z"/>
              </w:rPr>
            </w:pPr>
            <w:ins w:id="2293" w:author="Author" w:date="2026-09-30T13:42:00Z">
              <w:r>
                <w:rPr>
                  <w:sz w:val="20"/>
                  <w:szCs w:val="20"/>
                </w:rPr>
                <w:t>-5.4 (-5.9, -4.8)</w:t>
              </w:r>
            </w:ins>
          </w:p>
        </w:tc>
        <w:tc>
          <w:tcPr>
            <w:tcW w:w="1463" w:type="dxa"/>
          </w:tcPr>
          <w:p w14:paraId="191E4FDC" w14:textId="77777777" w:rsidR="00A61990" w:rsidRDefault="000C0F2E">
            <w:pPr>
              <w:pStyle w:val="Compact"/>
              <w:spacing w:after="0" w:line="240" w:lineRule="auto"/>
              <w:jc w:val="right"/>
              <w:rPr>
                <w:ins w:id="2294" w:author="Author" w:date="2026-09-30T13:42:00Z"/>
              </w:rPr>
            </w:pPr>
            <w:ins w:id="2295" w:author="Author" w:date="2026-09-30T13:42:00Z">
              <w:r>
                <w:rPr>
                  <w:sz w:val="20"/>
                  <w:szCs w:val="20"/>
                </w:rPr>
                <w:t>-6.2 (-6.9, -5.6)</w:t>
              </w:r>
            </w:ins>
          </w:p>
        </w:tc>
        <w:tc>
          <w:tcPr>
            <w:tcW w:w="1477" w:type="dxa"/>
          </w:tcPr>
          <w:p w14:paraId="3AEA7CBF" w14:textId="77777777" w:rsidR="00A61990" w:rsidRDefault="000C0F2E">
            <w:pPr>
              <w:pStyle w:val="Compact"/>
              <w:spacing w:after="0" w:line="240" w:lineRule="auto"/>
              <w:jc w:val="right"/>
              <w:rPr>
                <w:ins w:id="2296" w:author="Author" w:date="2026-09-30T13:42:00Z"/>
              </w:rPr>
            </w:pPr>
            <w:ins w:id="2297" w:author="Author" w:date="2026-09-30T13:42:00Z">
              <w:r>
                <w:rPr>
                  <w:sz w:val="20"/>
                  <w:szCs w:val="20"/>
                </w:rPr>
                <w:t>-5.6 (-6.1, -5.0)</w:t>
              </w:r>
            </w:ins>
          </w:p>
        </w:tc>
        <w:tc>
          <w:tcPr>
            <w:tcW w:w="1422" w:type="dxa"/>
          </w:tcPr>
          <w:p w14:paraId="50C06C59" w14:textId="77777777" w:rsidR="00A61990" w:rsidRDefault="000C0F2E">
            <w:pPr>
              <w:pStyle w:val="Compact"/>
              <w:spacing w:after="0" w:line="240" w:lineRule="auto"/>
              <w:jc w:val="right"/>
              <w:rPr>
                <w:ins w:id="2298" w:author="Author" w:date="2026-09-30T13:42:00Z"/>
              </w:rPr>
            </w:pPr>
            <w:ins w:id="2299" w:author="Author" w:date="2026-09-30T13:42:00Z">
              <w:r>
                <w:rPr>
                  <w:sz w:val="20"/>
                  <w:szCs w:val="20"/>
                </w:rPr>
                <w:t>-3.0 (-3.5, -2.6)</w:t>
              </w:r>
            </w:ins>
          </w:p>
        </w:tc>
        <w:tc>
          <w:tcPr>
            <w:tcW w:w="1481" w:type="dxa"/>
          </w:tcPr>
          <w:p w14:paraId="01097EAF" w14:textId="77777777" w:rsidR="00A61990" w:rsidRDefault="000C0F2E">
            <w:pPr>
              <w:pStyle w:val="Compact"/>
              <w:spacing w:after="0" w:line="240" w:lineRule="auto"/>
              <w:jc w:val="right"/>
              <w:rPr>
                <w:ins w:id="2300" w:author="Author" w:date="2026-09-30T13:42:00Z"/>
              </w:rPr>
            </w:pPr>
            <w:ins w:id="2301" w:author="Author" w:date="2026-09-30T13:42:00Z">
              <w:r>
                <w:rPr>
                  <w:sz w:val="20"/>
                  <w:szCs w:val="20"/>
                </w:rPr>
                <w:t>-5.6 (-6.2, -5.0)</w:t>
              </w:r>
            </w:ins>
          </w:p>
        </w:tc>
      </w:tr>
      <w:tr w:rsidR="00A61990" w14:paraId="1837A6A3" w14:textId="77777777" w:rsidTr="00A61990">
        <w:trPr>
          <w:ins w:id="2302" w:author="Author" w:date="2026-09-30T13:42:00Z"/>
        </w:trPr>
        <w:tc>
          <w:tcPr>
            <w:tcW w:w="429" w:type="dxa"/>
          </w:tcPr>
          <w:p w14:paraId="11DB226B" w14:textId="77777777" w:rsidR="00A61990" w:rsidRDefault="000C0F2E">
            <w:pPr>
              <w:pStyle w:val="Compact"/>
              <w:spacing w:after="0" w:line="240" w:lineRule="auto"/>
              <w:jc w:val="left"/>
              <w:rPr>
                <w:ins w:id="2303" w:author="Author" w:date="2026-09-30T13:42:00Z"/>
              </w:rPr>
            </w:pPr>
            <w:ins w:id="2304" w:author="Author" w:date="2026-09-30T13:42:00Z">
              <w:r>
                <w:rPr>
                  <w:sz w:val="20"/>
                  <w:szCs w:val="20"/>
                </w:rPr>
                <w:t>RC-HR2</w:t>
              </w:r>
            </w:ins>
          </w:p>
        </w:tc>
        <w:tc>
          <w:tcPr>
            <w:tcW w:w="809" w:type="dxa"/>
          </w:tcPr>
          <w:p w14:paraId="1EC42602" w14:textId="77777777" w:rsidR="00A61990" w:rsidRDefault="000C0F2E">
            <w:pPr>
              <w:pStyle w:val="Compact"/>
              <w:spacing w:after="0" w:line="240" w:lineRule="auto"/>
              <w:jc w:val="left"/>
              <w:rPr>
                <w:ins w:id="2305" w:author="Author" w:date="2026-09-30T13:42:00Z"/>
              </w:rPr>
            </w:pPr>
            <w:ins w:id="2306" w:author="Author" w:date="2026-09-30T13:42:00Z">
              <w:r>
                <w:rPr>
                  <w:sz w:val="20"/>
                  <w:szCs w:val="20"/>
                </w:rPr>
                <w:t>Heating</w:t>
              </w:r>
            </w:ins>
          </w:p>
        </w:tc>
        <w:tc>
          <w:tcPr>
            <w:tcW w:w="809" w:type="dxa"/>
          </w:tcPr>
          <w:p w14:paraId="65F2EAF9" w14:textId="77777777" w:rsidR="00A61990" w:rsidRDefault="000C0F2E">
            <w:pPr>
              <w:pStyle w:val="Compact"/>
              <w:spacing w:after="0" w:line="240" w:lineRule="auto"/>
              <w:jc w:val="right"/>
              <w:rPr>
                <w:ins w:id="2307" w:author="Author" w:date="2026-09-30T13:42:00Z"/>
              </w:rPr>
            </w:pPr>
            <w:ins w:id="2308" w:author="Author" w:date="2026-09-30T13:42:00Z">
              <w:r>
                <w:rPr>
                  <w:sz w:val="20"/>
                  <w:szCs w:val="20"/>
                </w:rPr>
                <w:t>100.0</w:t>
              </w:r>
            </w:ins>
          </w:p>
        </w:tc>
        <w:tc>
          <w:tcPr>
            <w:tcW w:w="1470" w:type="dxa"/>
          </w:tcPr>
          <w:p w14:paraId="332D40E7" w14:textId="77777777" w:rsidR="00A61990" w:rsidRDefault="000C0F2E">
            <w:pPr>
              <w:pStyle w:val="Compact"/>
              <w:spacing w:after="0" w:line="240" w:lineRule="auto"/>
              <w:jc w:val="right"/>
              <w:rPr>
                <w:ins w:id="2309" w:author="Author" w:date="2026-09-30T13:42:00Z"/>
              </w:rPr>
            </w:pPr>
            <w:ins w:id="2310" w:author="Author" w:date="2026-09-30T13:42:00Z">
              <w:r>
                <w:rPr>
                  <w:sz w:val="20"/>
                  <w:szCs w:val="20"/>
                </w:rPr>
                <w:t>+0.4 (+0.4, +0.4)</w:t>
              </w:r>
            </w:ins>
          </w:p>
        </w:tc>
        <w:tc>
          <w:tcPr>
            <w:tcW w:w="1463" w:type="dxa"/>
          </w:tcPr>
          <w:p w14:paraId="6A1FADB7" w14:textId="77777777" w:rsidR="00A61990" w:rsidRDefault="000C0F2E">
            <w:pPr>
              <w:pStyle w:val="Compact"/>
              <w:spacing w:after="0" w:line="240" w:lineRule="auto"/>
              <w:jc w:val="right"/>
              <w:rPr>
                <w:ins w:id="2311" w:author="Author" w:date="2026-09-30T13:42:00Z"/>
              </w:rPr>
            </w:pPr>
            <w:ins w:id="2312" w:author="Author" w:date="2026-09-30T13:42:00Z">
              <w:r>
                <w:rPr>
                  <w:sz w:val="20"/>
                  <w:szCs w:val="20"/>
                </w:rPr>
                <w:t>+0.5 (+0.4, +0.5)</w:t>
              </w:r>
            </w:ins>
          </w:p>
        </w:tc>
        <w:tc>
          <w:tcPr>
            <w:tcW w:w="1477" w:type="dxa"/>
          </w:tcPr>
          <w:p w14:paraId="5C58307A" w14:textId="77777777" w:rsidR="00A61990" w:rsidRDefault="000C0F2E">
            <w:pPr>
              <w:pStyle w:val="Compact"/>
              <w:spacing w:after="0" w:line="240" w:lineRule="auto"/>
              <w:jc w:val="right"/>
              <w:rPr>
                <w:ins w:id="2313" w:author="Author" w:date="2026-09-30T13:42:00Z"/>
              </w:rPr>
            </w:pPr>
            <w:ins w:id="2314" w:author="Author" w:date="2026-09-30T13:42:00Z">
              <w:r>
                <w:rPr>
                  <w:sz w:val="20"/>
                  <w:szCs w:val="20"/>
                </w:rPr>
                <w:t>+0.5 (+0.5, +0.5)</w:t>
              </w:r>
            </w:ins>
          </w:p>
        </w:tc>
        <w:tc>
          <w:tcPr>
            <w:tcW w:w="1422" w:type="dxa"/>
          </w:tcPr>
          <w:p w14:paraId="3E48A0D9" w14:textId="77777777" w:rsidR="00A61990" w:rsidRDefault="000C0F2E">
            <w:pPr>
              <w:pStyle w:val="Compact"/>
              <w:spacing w:after="0" w:line="240" w:lineRule="auto"/>
              <w:jc w:val="right"/>
              <w:rPr>
                <w:ins w:id="2315" w:author="Author" w:date="2026-09-30T13:42:00Z"/>
              </w:rPr>
            </w:pPr>
            <w:ins w:id="2316" w:author="Author" w:date="2026-09-30T13:42:00Z">
              <w:r>
                <w:rPr>
                  <w:sz w:val="20"/>
                  <w:szCs w:val="20"/>
                </w:rPr>
                <w:t>+0.3 (+0.3, +0.3)</w:t>
              </w:r>
            </w:ins>
          </w:p>
        </w:tc>
        <w:tc>
          <w:tcPr>
            <w:tcW w:w="1481" w:type="dxa"/>
          </w:tcPr>
          <w:p w14:paraId="034F6739" w14:textId="77777777" w:rsidR="00A61990" w:rsidRDefault="000C0F2E">
            <w:pPr>
              <w:pStyle w:val="Compact"/>
              <w:spacing w:after="0" w:line="240" w:lineRule="auto"/>
              <w:jc w:val="right"/>
              <w:rPr>
                <w:ins w:id="2317" w:author="Author" w:date="2026-09-30T13:42:00Z"/>
              </w:rPr>
            </w:pPr>
            <w:ins w:id="2318" w:author="Author" w:date="2026-09-30T13:42:00Z">
              <w:r>
                <w:rPr>
                  <w:sz w:val="20"/>
                  <w:szCs w:val="20"/>
                </w:rPr>
                <w:t>+0.5 (+0.4, +0.5)</w:t>
              </w:r>
            </w:ins>
          </w:p>
        </w:tc>
      </w:tr>
      <w:tr w:rsidR="00A61990" w14:paraId="244CBCA8" w14:textId="77777777" w:rsidTr="00A61990">
        <w:trPr>
          <w:ins w:id="2319" w:author="Author" w:date="2026-09-30T13:42:00Z"/>
        </w:trPr>
        <w:tc>
          <w:tcPr>
            <w:tcW w:w="429" w:type="dxa"/>
          </w:tcPr>
          <w:p w14:paraId="2A008626" w14:textId="77777777" w:rsidR="00A61990" w:rsidRDefault="000C0F2E">
            <w:pPr>
              <w:pStyle w:val="Compact"/>
              <w:spacing w:after="0" w:line="240" w:lineRule="auto"/>
              <w:jc w:val="left"/>
              <w:rPr>
                <w:ins w:id="2320" w:author="Author" w:date="2026-09-30T13:42:00Z"/>
              </w:rPr>
            </w:pPr>
            <w:ins w:id="2321" w:author="Author" w:date="2026-09-30T13:42:00Z">
              <w:r>
                <w:rPr>
                  <w:sz w:val="20"/>
                  <w:szCs w:val="20"/>
                </w:rPr>
                <w:t>RC-HR2</w:t>
              </w:r>
            </w:ins>
          </w:p>
        </w:tc>
        <w:tc>
          <w:tcPr>
            <w:tcW w:w="809" w:type="dxa"/>
          </w:tcPr>
          <w:p w14:paraId="71271C7E" w14:textId="77777777" w:rsidR="00A61990" w:rsidRDefault="000C0F2E">
            <w:pPr>
              <w:pStyle w:val="Compact"/>
              <w:spacing w:after="0" w:line="240" w:lineRule="auto"/>
              <w:jc w:val="left"/>
              <w:rPr>
                <w:ins w:id="2322" w:author="Author" w:date="2026-09-30T13:42:00Z"/>
              </w:rPr>
            </w:pPr>
            <w:ins w:id="2323" w:author="Author" w:date="2026-09-30T13:42:00Z">
              <w:r>
                <w:rPr>
                  <w:sz w:val="20"/>
                  <w:szCs w:val="20"/>
                </w:rPr>
                <w:t>Cooling</w:t>
              </w:r>
            </w:ins>
          </w:p>
        </w:tc>
        <w:tc>
          <w:tcPr>
            <w:tcW w:w="809" w:type="dxa"/>
          </w:tcPr>
          <w:p w14:paraId="047D12ED" w14:textId="77777777" w:rsidR="00A61990" w:rsidRDefault="000C0F2E">
            <w:pPr>
              <w:pStyle w:val="Compact"/>
              <w:spacing w:after="0" w:line="240" w:lineRule="auto"/>
              <w:jc w:val="right"/>
              <w:rPr>
                <w:ins w:id="2324" w:author="Author" w:date="2026-09-30T13:42:00Z"/>
              </w:rPr>
            </w:pPr>
            <w:ins w:id="2325" w:author="Author" w:date="2026-09-30T13:42:00Z">
              <w:r>
                <w:rPr>
                  <w:sz w:val="20"/>
                  <w:szCs w:val="20"/>
                </w:rPr>
                <w:t>10.4</w:t>
              </w:r>
            </w:ins>
          </w:p>
        </w:tc>
        <w:tc>
          <w:tcPr>
            <w:tcW w:w="1470" w:type="dxa"/>
          </w:tcPr>
          <w:p w14:paraId="4D4BB908" w14:textId="77777777" w:rsidR="00A61990" w:rsidRDefault="000C0F2E">
            <w:pPr>
              <w:pStyle w:val="Compact"/>
              <w:spacing w:after="0" w:line="240" w:lineRule="auto"/>
              <w:jc w:val="right"/>
              <w:rPr>
                <w:ins w:id="2326" w:author="Author" w:date="2026-09-30T13:42:00Z"/>
              </w:rPr>
            </w:pPr>
            <w:ins w:id="2327" w:author="Author" w:date="2026-09-30T13:42:00Z">
              <w:r>
                <w:rPr>
                  <w:sz w:val="20"/>
                  <w:szCs w:val="20"/>
                </w:rPr>
                <w:t>-1.3 (-1.4, -1.2)</w:t>
              </w:r>
            </w:ins>
          </w:p>
        </w:tc>
        <w:tc>
          <w:tcPr>
            <w:tcW w:w="1463" w:type="dxa"/>
          </w:tcPr>
          <w:p w14:paraId="6D0644D1" w14:textId="77777777" w:rsidR="00A61990" w:rsidRDefault="000C0F2E">
            <w:pPr>
              <w:pStyle w:val="Compact"/>
              <w:spacing w:after="0" w:line="240" w:lineRule="auto"/>
              <w:jc w:val="right"/>
              <w:rPr>
                <w:ins w:id="2328" w:author="Author" w:date="2026-09-30T13:42:00Z"/>
              </w:rPr>
            </w:pPr>
            <w:ins w:id="2329" w:author="Author" w:date="2026-09-30T13:42:00Z">
              <w:r>
                <w:rPr>
                  <w:sz w:val="20"/>
                  <w:szCs w:val="20"/>
                </w:rPr>
                <w:t>-1.7 (-1.9, -1.6)</w:t>
              </w:r>
            </w:ins>
          </w:p>
        </w:tc>
        <w:tc>
          <w:tcPr>
            <w:tcW w:w="1477" w:type="dxa"/>
          </w:tcPr>
          <w:p w14:paraId="248AE8C2" w14:textId="77777777" w:rsidR="00A61990" w:rsidRDefault="000C0F2E">
            <w:pPr>
              <w:pStyle w:val="Compact"/>
              <w:spacing w:after="0" w:line="240" w:lineRule="auto"/>
              <w:jc w:val="right"/>
              <w:rPr>
                <w:ins w:id="2330" w:author="Author" w:date="2026-09-30T13:42:00Z"/>
              </w:rPr>
            </w:pPr>
            <w:ins w:id="2331" w:author="Author" w:date="2026-09-30T13:42:00Z">
              <w:r>
                <w:rPr>
                  <w:sz w:val="20"/>
                  <w:szCs w:val="20"/>
                </w:rPr>
                <w:t>-1.7 (-1.8, -1.6)</w:t>
              </w:r>
            </w:ins>
          </w:p>
        </w:tc>
        <w:tc>
          <w:tcPr>
            <w:tcW w:w="1422" w:type="dxa"/>
          </w:tcPr>
          <w:p w14:paraId="0010246F" w14:textId="77777777" w:rsidR="00A61990" w:rsidRDefault="000C0F2E">
            <w:pPr>
              <w:pStyle w:val="Compact"/>
              <w:spacing w:after="0" w:line="240" w:lineRule="auto"/>
              <w:jc w:val="right"/>
              <w:rPr>
                <w:ins w:id="2332" w:author="Author" w:date="2026-09-30T13:42:00Z"/>
              </w:rPr>
            </w:pPr>
            <w:ins w:id="2333" w:author="Author" w:date="2026-09-30T13:42:00Z">
              <w:r>
                <w:rPr>
                  <w:sz w:val="20"/>
                  <w:szCs w:val="20"/>
                </w:rPr>
                <w:t>-1.1 (-1.2, -1.0)</w:t>
              </w:r>
            </w:ins>
          </w:p>
        </w:tc>
        <w:tc>
          <w:tcPr>
            <w:tcW w:w="1481" w:type="dxa"/>
          </w:tcPr>
          <w:p w14:paraId="06527485" w14:textId="77777777" w:rsidR="00A61990" w:rsidRDefault="000C0F2E">
            <w:pPr>
              <w:pStyle w:val="Compact"/>
              <w:spacing w:after="0" w:line="240" w:lineRule="auto"/>
              <w:jc w:val="right"/>
              <w:rPr>
                <w:ins w:id="2334" w:author="Author" w:date="2026-09-30T13:42:00Z"/>
              </w:rPr>
            </w:pPr>
            <w:ins w:id="2335" w:author="Author" w:date="2026-09-30T13:42:00Z">
              <w:r>
                <w:rPr>
                  <w:sz w:val="20"/>
                  <w:szCs w:val="20"/>
                </w:rPr>
                <w:t>-1.6 (-1.8, -1.4)</w:t>
              </w:r>
            </w:ins>
          </w:p>
        </w:tc>
      </w:tr>
    </w:tbl>
    <w:p w14:paraId="582DF1BF" w14:textId="77777777" w:rsidR="00A61990" w:rsidRDefault="000C0F2E">
      <w:pPr>
        <w:pStyle w:val="Heading1"/>
        <w:rPr>
          <w:moveFrom w:id="2336" w:author="Author" w:date="2026-09-30T13:42:00Z"/>
        </w:rPr>
      </w:pPr>
      <w:ins w:id="2337" w:author="Author" w:date="2026-09-30T13:42:00Z">
        <w:r>
          <w:t>The differences between cycles are smaller than the difference from the Default. The 2022 schedules stand apart: in the house NUs they give the smallest heating increase (+6.2 to +7.0 %) and the smallest cooling decrease (−1.0 to −3.9 %), and most year-to-</w:t>
        </w:r>
        <w:r>
          <w:t>year differences whose interval excludes zero involve 2022 (heating 18 of 22 such differences, cooling 20 of 24, out of 60 pairs each). The 2005, 2010, 2015 and 2025 schedules give deviations that overlap in most NUs, so the projected 2025 cohort behaves l</w:t>
        </w:r>
        <w:r>
          <w:t xml:space="preserve">ike the pre-pandemic cycles rather than like 2022. The survey-based schedules lower equipment, lighting and hot-water use and the night-time metabolic gains </w:t>
        </w:r>
      </w:ins>
      <w:bookmarkStart w:id="2338" w:name="_oqs0r2kgbft2"/>
      <w:bookmarkEnd w:id="2338"/>
      <w:moveFromRangeStart w:id="2339" w:author="Author" w:date="2026-09-30T13:42:00Z" w:name="move241668194"/>
      <w:moveFrom w:id="2340" w:author="Author" w:date="2026-09-30T13:42:00Z">
        <w:r>
          <w:t>4 Results</w:t>
        </w:r>
      </w:moveFrom>
    </w:p>
    <w:p w14:paraId="1AFB6421" w14:textId="77777777" w:rsidR="001E711F" w:rsidRPr="00E51E70" w:rsidRDefault="00E727C0">
      <w:pPr>
        <w:pStyle w:val="Heading2"/>
        <w:rPr>
          <w:del w:id="2341" w:author="Author" w:date="2026-09-30T13:42:00Z"/>
        </w:rPr>
      </w:pPr>
      <w:bookmarkStart w:id="2342" w:name="_k39o7bhel1bh"/>
      <w:bookmarkEnd w:id="2342"/>
      <w:moveFromRangeEnd w:id="2339"/>
      <w:del w:id="2343" w:author="Author" w:date="2026-09-30T13:42:00Z">
        <w:r w:rsidRPr="00E51E70">
          <w:delText>4.1 Longitudinal Evolution of Occupancy Patterns (2005–2025)</w:delText>
        </w:r>
      </w:del>
    </w:p>
    <w:p w14:paraId="073F7071" w14:textId="77777777" w:rsidR="001E711F" w:rsidRPr="00E51E70" w:rsidRDefault="0088201A">
      <w:pPr>
        <w:rPr>
          <w:del w:id="2344" w:author="Author" w:date="2026-09-30T13:42:00Z"/>
        </w:rPr>
      </w:pPr>
      <w:del w:id="2345" w:author="Author" w:date="2026-09-30T13:42:00Z">
        <w:r w:rsidRPr="00E51E70">
          <w:delText xml:space="preserve">Section 4.1 characterises the empirical occupancy patterns themselves: presence schedules across all five temporal cycles (4.1.1), activity distributions and metabolic profiles (4.1.2), the quantified discrepancy between Default baseline assumptions and empirical GSS patterns (4.1.3), and the heterogeneity introduced by household size variability (4.1.4). Default baseline schedules were derived from the DOE/ASHRAE Residential Prototype Building documentation, representing conventional practice assumptions for single-family residential modeling </w:delText>
        </w:r>
      </w:del>
      <w:customXmlDelRangeStart w:id="2346" w:author="Author" w:date="2026-09-30T13:42:00Z"/>
      <w:sdt>
        <w:sdtPr>
          <w:rPr>
            <w:color w:val="000000"/>
          </w:rPr>
          <w:tag w:val="MENDELEY_CITATION_v3_eyJjaXRhdGlvbklEIjoiTUVOREVMRVlfQ0lUQVRJT05fNDhjMGJkODktNzdjZS00ZTljLTg0M2YtNTE4YzUwYzcxNjk2IiwicHJvcGVydGllcyI6eyJub3RlSW5kZXgiOjB9LCJpc0VkaXRlZCI6ZmFsc2UsIm1hbnVhbE92ZXJyaWRlIjp7ImlzTWFudWFsbHlPdmVycmlkZGVuIjpmYWxzZSwiY2l0ZXByb2NUZXh0IjoiWzI3X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XX0="/>
          <w:id w:val="-231167246"/>
          <w:placeholder>
            <w:docPart w:val="0E1C2C99ED404D9D956389E150BB5EAF"/>
          </w:placeholder>
        </w:sdtPr>
        <w:sdtEndPr/>
        <w:sdtContent>
          <w:customXmlDelRangeEnd w:id="2346"/>
          <w:del w:id="2347" w:author="Author" w:date="2026-09-30T13:42:00Z">
            <w:r w:rsidR="0016602C" w:rsidRPr="00E51E70">
              <w:rPr>
                <w:color w:val="000000"/>
              </w:rPr>
              <w:delText>[27]</w:delText>
            </w:r>
          </w:del>
          <w:customXmlDelRangeStart w:id="2348" w:author="Author" w:date="2026-09-30T13:42:00Z"/>
        </w:sdtContent>
      </w:sdt>
      <w:customXmlDelRangeEnd w:id="2348"/>
      <w:del w:id="2349" w:author="Author" w:date="2026-09-30T13:42:00Z">
        <w:r w:rsidR="00E727C0" w:rsidRPr="00E51E70">
          <w:delText>.</w:delText>
        </w:r>
      </w:del>
    </w:p>
    <w:p w14:paraId="27C94D6F" w14:textId="77777777" w:rsidR="001E711F" w:rsidRPr="00E51E70" w:rsidRDefault="00E727C0">
      <w:pPr>
        <w:pStyle w:val="Heading3"/>
        <w:rPr>
          <w:del w:id="2350" w:author="Author" w:date="2026-09-30T13:42:00Z"/>
        </w:rPr>
      </w:pPr>
      <w:bookmarkStart w:id="2351" w:name="_sjtdlosmao" w:colFirst="0" w:colLast="0"/>
      <w:bookmarkEnd w:id="2351"/>
      <w:del w:id="2352" w:author="Author" w:date="2026-09-30T13:42:00Z">
        <w:r w:rsidRPr="00E51E70">
          <w:delText>4.1.1 Presence Schedule Evolution</w:delText>
        </w:r>
      </w:del>
    </w:p>
    <w:p w14:paraId="70AC5F82" w14:textId="77777777" w:rsidR="001E711F" w:rsidRPr="00E51E70" w:rsidRDefault="009448D8" w:rsidP="00603ACB">
      <w:pPr>
        <w:spacing w:before="240" w:after="240"/>
        <w:rPr>
          <w:del w:id="2353" w:author="Author" w:date="2026-09-30T13:42:00Z"/>
        </w:rPr>
      </w:pPr>
      <w:del w:id="2354" w:author="Author" w:date="2026-09-30T13:42:00Z">
        <w:r w:rsidRPr="00E51E70">
          <w:fldChar w:fldCharType="begin"/>
        </w:r>
        <w:r w:rsidRPr="00E51E70">
          <w:delInstrText xml:space="preserve"> REF _Ref227939718 \h </w:delInstrText>
        </w:r>
        <w:r w:rsidR="00E51E70">
          <w:delInstrText xml:space="preserve"> \* MERGEFORMAT </w:delInstrText>
        </w:r>
        <w:r w:rsidRPr="00E51E70">
          <w:fldChar w:fldCharType="separate"/>
        </w:r>
        <w:r w:rsidRPr="00E51E70">
          <w:delText xml:space="preserve">Figure </w:delText>
        </w:r>
        <w:r w:rsidRPr="00E51E70">
          <w:rPr>
            <w:noProof/>
          </w:rPr>
          <w:delText>11</w:delText>
        </w:r>
        <w:r w:rsidRPr="00E51E70">
          <w:fldChar w:fldCharType="end"/>
        </w:r>
        <w:r w:rsidRPr="00E51E70">
          <w:delText xml:space="preserve"> </w:delText>
        </w:r>
        <w:r w:rsidR="00603ACB" w:rsidRPr="00E51E70">
          <w:delText xml:space="preserve">presents Canadian residential occupancy patterns across five temporal periods, </w:delText>
        </w:r>
        <w:r w:rsidR="008E1F07" w:rsidRPr="00E51E70">
          <w:delText>revealing a non-monotonic trajectory in weekday presence, with the long-run endpoints (2005 to 2025) trending modestly downward</w:delText>
        </w:r>
        <w:r w:rsidR="00603ACB" w:rsidRPr="00E51E70">
          <w:delText xml:space="preserve">. Weekday occupied hours fluctuated across cycles at 15.5h (2005), 11.9h (2010), 17.5h (2015), 15.9h (2022), and 12.4h (2025), reflecting competing demographic and labour-market forces rather than a uniform trend. </w:delText>
        </w:r>
        <w:r w:rsidR="004E08CC">
          <w:delText xml:space="preserve">The notably low 2010 value reflects the reduced representativeness of GSS Cycle 24, which inherited the weighting framework of the voluntary 2011 National Household Survey. Because the NHS achieved a response rate of 68.6% versus 93.5% for the mandatory 2006 Census, demographic groups that are disproportionately present at home during daytime hours — retirees, part-time workers, and household members not in the labour force — were systematically underrepresented in the population totals subsequently used to weight GSS Cycle 24. This weighting bias propagates downstream into the cycle's measured daytime occupancy fraction, depressing it relative to the bracketing 2005 and 2015 cycles whose weights derive from full mandatory Censuses. </w:delText>
        </w:r>
        <w:r w:rsidR="00603ACB" w:rsidRPr="00E51E70">
          <w:delText>Daytime occupancy fractions (09:00 to 17:00) show a clearer overall decline from 0.60 in 2005 to 0.30 in the 2025 synthetic population, with the 2005 and 2015 cycles representing a fundamentally different occupancy regime carrying substantially higher midday internal heat gains.</w:delText>
        </w:r>
      </w:del>
    </w:p>
    <w:p w14:paraId="1FD8E34F" w14:textId="77777777" w:rsidR="001E711F" w:rsidRPr="00E51E70" w:rsidRDefault="00E727C0">
      <w:pPr>
        <w:rPr>
          <w:del w:id="2355" w:author="Author" w:date="2026-09-30T13:42:00Z"/>
        </w:rPr>
      </w:pPr>
      <w:del w:id="2356" w:author="Author" w:date="2026-09-30T13:42:00Z">
        <w:r w:rsidRPr="00E51E70">
          <w:rPr>
            <w:noProof/>
          </w:rPr>
          <w:drawing>
            <wp:inline distT="114300" distB="114300" distL="114300" distR="114300" wp14:anchorId="4FA9A339" wp14:editId="39E7A7C3">
              <wp:extent cx="5731200" cy="31242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124200"/>
                      </a:xfrm>
                      <a:prstGeom prst="rect">
                        <a:avLst/>
                      </a:prstGeom>
                      <a:ln/>
                    </pic:spPr>
                  </pic:pic>
                </a:graphicData>
              </a:graphic>
            </wp:inline>
          </w:drawing>
        </w:r>
      </w:del>
    </w:p>
    <w:p w14:paraId="5E950286" w14:textId="77777777" w:rsidR="009448D8" w:rsidRPr="00E51E70" w:rsidRDefault="009448D8" w:rsidP="009448D8">
      <w:pPr>
        <w:spacing w:before="240" w:after="240"/>
        <w:jc w:val="center"/>
        <w:rPr>
          <w:del w:id="2357" w:author="Author" w:date="2026-09-30T13:42:00Z"/>
        </w:rPr>
      </w:pPr>
      <w:bookmarkStart w:id="2358" w:name="_Ref227939718"/>
      <w:del w:id="2359" w:author="Author" w:date="2026-09-30T13:42:00Z">
        <w:r w:rsidRPr="00E51E70">
          <w:delText xml:space="preserve">Figure </w:delText>
        </w:r>
        <w:r w:rsidR="000C0F2E">
          <w:fldChar w:fldCharType="begin"/>
        </w:r>
        <w:r w:rsidR="000C0F2E">
          <w:delInstrText xml:space="preserve"> SEQ Figure \* </w:delInstrText>
        </w:r>
        <w:r w:rsidR="000C0F2E">
          <w:delInstrText xml:space="preserve">ARABIC </w:delInstrText>
        </w:r>
        <w:r w:rsidR="000C0F2E">
          <w:fldChar w:fldCharType="separate"/>
        </w:r>
        <w:r w:rsidRPr="00E51E70">
          <w:rPr>
            <w:noProof/>
          </w:rPr>
          <w:delText>11</w:delText>
        </w:r>
        <w:r w:rsidR="000C0F2E">
          <w:rPr>
            <w:noProof/>
          </w:rPr>
          <w:fldChar w:fldCharType="end"/>
        </w:r>
        <w:bookmarkEnd w:id="2358"/>
        <w:r w:rsidRPr="00E51E70">
          <w:delText xml:space="preserve">. Residential presence schedules (top) and occupancy metrics (bottom) for </w:delText>
        </w:r>
        <w:r w:rsidR="0060634C">
          <w:delText>all cycles</w:delText>
        </w:r>
      </w:del>
    </w:p>
    <w:p w14:paraId="158EAAB2" w14:textId="77777777" w:rsidR="00603ACB" w:rsidRPr="00E51E70" w:rsidRDefault="00603ACB">
      <w:pPr>
        <w:spacing w:before="240" w:after="240"/>
        <w:rPr>
          <w:del w:id="2360" w:author="Author" w:date="2026-09-30T13:42:00Z"/>
        </w:rPr>
      </w:pPr>
      <w:del w:id="2361" w:author="Author" w:date="2026-09-30T13:42:00Z">
        <w:r w:rsidRPr="00E51E70">
          <w:delText xml:space="preserve">These discrepancies carry direct implications for HVAC scheduling and thermal load prediction. The Default baseline assumes constant 16.4 occupied hours for both weekdays and weekends, a premise contradicted across all empirical cycles, which consistently show a weekday-weekend asymmetry of 1.8 to 4.6 hours. Weekend occupied hours were comparatively more stable across cycles (13.7 to 16.5h), with 2022 notably exhibiting higher weekend than weekday presence (16.5h vs. 15.9h), likely reflecting post-pandemic behavioral restructuring that concentrated leisure and domestic activity on non-working days. </w:delText>
        </w:r>
        <w:r w:rsidR="009C65FD" w:rsidRPr="00E51E70">
          <w:delText xml:space="preserve">Default </w:delText>
        </w:r>
        <w:r w:rsidR="009C65FD" w:rsidRPr="00E51E70">
          <w:rPr>
            <w:rStyle w:val="Emphasis"/>
            <w:rFonts w:eastAsiaTheme="majorEastAsia"/>
          </w:rPr>
          <w:delText>overestimates vacancy</w:delText>
        </w:r>
        <w:r w:rsidR="009C65FD" w:rsidRPr="00E51E70">
          <w:delText xml:space="preserve"> (or, equivalently, </w:delText>
        </w:r>
        <w:r w:rsidR="009C65FD" w:rsidRPr="00E51E70">
          <w:rPr>
            <w:rStyle w:val="Emphasis"/>
            <w:rFonts w:eastAsiaTheme="majorEastAsia"/>
          </w:rPr>
          <w:delText>underestimates daytime presence</w:delText>
        </w:r>
        <w:r w:rsidR="009C65FD" w:rsidRPr="00E51E70">
          <w:delText>) by ~58 percentage points relative to the 2005/2015 cycles</w:delText>
        </w:r>
        <w:r w:rsidRPr="00E51E70">
          <w:delText>, directly inflating predicted daytime cooling loads while underestimating heating demand during unoccupied periods. All cycles maintained clear weekday-weekend differentiation in the upper panels of Figure 11, with weekend schedules exhibiting shallower midday troughs and more gradual morning transitions, confirming that day-type asymmetry is a persistent structural feature of Canadian residential occupancy that static Default assumptions systematically suppress.</w:delText>
        </w:r>
      </w:del>
    </w:p>
    <w:p w14:paraId="1D37243E" w14:textId="77777777" w:rsidR="001E711F" w:rsidRPr="00E51E70" w:rsidRDefault="00E727C0">
      <w:pPr>
        <w:pStyle w:val="Heading3"/>
        <w:rPr>
          <w:del w:id="2362" w:author="Author" w:date="2026-09-30T13:42:00Z"/>
        </w:rPr>
      </w:pPr>
      <w:bookmarkStart w:id="2363" w:name="_6jvnqh41247" w:colFirst="0" w:colLast="0"/>
      <w:bookmarkEnd w:id="2363"/>
      <w:del w:id="2364" w:author="Author" w:date="2026-09-30T13:42:00Z">
        <w:r w:rsidRPr="00E51E70">
          <w:delText>4.1.2 Activity Distribution and Metabolic Profiles</w:delText>
        </w:r>
      </w:del>
    </w:p>
    <w:p w14:paraId="67760D20" w14:textId="77777777" w:rsidR="00946713" w:rsidRPr="00E51E70" w:rsidRDefault="00946713">
      <w:pPr>
        <w:spacing w:before="240" w:after="240"/>
        <w:rPr>
          <w:del w:id="2365" w:author="Author" w:date="2026-09-30T13:42:00Z"/>
        </w:rPr>
      </w:pPr>
      <w:del w:id="2366" w:author="Author" w:date="2026-09-30T13:42:00Z">
        <w:r w:rsidRPr="00E51E70">
          <w:delText xml:space="preserve">Beyond binary presence-absence patterns, residential occupancy encompasses diverse activities driving temporally varying internal heat gains, a critical distinction from conventional models employing constant metabolic rate assumptions. </w:delText>
        </w:r>
        <w:r w:rsidRPr="00E51E70">
          <w:fldChar w:fldCharType="begin"/>
        </w:r>
        <w:r w:rsidRPr="00E51E70">
          <w:delInstrText xml:space="preserve"> REF _Ref227939745 \h </w:delInstrText>
        </w:r>
        <w:r w:rsidR="00E51E70">
          <w:delInstrText xml:space="preserve"> \* MERGEFORMAT </w:delInstrText>
        </w:r>
        <w:r w:rsidRPr="00E51E70">
          <w:fldChar w:fldCharType="separate"/>
        </w:r>
        <w:r w:rsidRPr="00E51E70">
          <w:delText xml:space="preserve">Figure </w:delText>
        </w:r>
        <w:r w:rsidRPr="00E51E70">
          <w:rPr>
            <w:noProof/>
          </w:rPr>
          <w:delText>12</w:delText>
        </w:r>
        <w:r w:rsidRPr="00E51E70">
          <w:fldChar w:fldCharType="end"/>
        </w:r>
        <w:r w:rsidRPr="00E51E70">
          <w:delText xml:space="preserve"> presents activity time allocation and metabolic profiles across all five temporal periods (2005, 2010, 2015, 2022, and 2025), revealing an evolutionary trajectory that static assumptions cannot capture. Sleep remained the dominant activity across all cycles, ranging from 8.6 to 10.1 hours/day and peaking in 2022 before declining in the 2025 synthetic population. Passive leisure declined from 4.1 hours/day (2005) toward 3.0 hours/day (2022), while the "Other" category, capturing digital activities and remote work transitions, grew steadily from 3.5 to 4.4 hours/day over the study period.</w:delText>
        </w:r>
      </w:del>
    </w:p>
    <w:p w14:paraId="36E28414" w14:textId="77777777" w:rsidR="001E711F" w:rsidRPr="00E51E70" w:rsidRDefault="00E727C0">
      <w:pPr>
        <w:spacing w:before="240" w:after="240"/>
        <w:jc w:val="center"/>
        <w:rPr>
          <w:del w:id="2367" w:author="Author" w:date="2026-09-30T13:42:00Z"/>
          <w:b/>
          <w:bCs/>
        </w:rPr>
      </w:pPr>
      <w:del w:id="2368" w:author="Author" w:date="2026-09-30T13:42:00Z">
        <w:r w:rsidRPr="00E51E70">
          <w:rPr>
            <w:b/>
            <w:bCs/>
            <w:noProof/>
          </w:rPr>
          <w:drawing>
            <wp:inline distT="114300" distB="114300" distL="114300" distR="114300" wp14:anchorId="071BA674" wp14:editId="4ACD75F9">
              <wp:extent cx="5731200" cy="21463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31200" cy="2146300"/>
                      </a:xfrm>
                      <a:prstGeom prst="rect">
                        <a:avLst/>
                      </a:prstGeom>
                      <a:ln/>
                    </pic:spPr>
                  </pic:pic>
                </a:graphicData>
              </a:graphic>
            </wp:inline>
          </w:drawing>
        </w:r>
      </w:del>
    </w:p>
    <w:p w14:paraId="2AF1CBFB" w14:textId="77777777" w:rsidR="009448D8" w:rsidRPr="00E51E70" w:rsidRDefault="009448D8" w:rsidP="009448D8">
      <w:pPr>
        <w:spacing w:before="240" w:after="240"/>
        <w:jc w:val="center"/>
        <w:rPr>
          <w:del w:id="2369" w:author="Author" w:date="2026-09-30T13:42:00Z"/>
        </w:rPr>
      </w:pPr>
      <w:bookmarkStart w:id="2370" w:name="_Ref227939745"/>
      <w:del w:id="2371"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12</w:delText>
        </w:r>
        <w:r w:rsidR="000C0F2E">
          <w:rPr>
            <w:noProof/>
          </w:rPr>
          <w:fldChar w:fldCharType="end"/>
        </w:r>
        <w:bookmarkEnd w:id="2370"/>
        <w:r w:rsidRPr="00E51E70">
          <w:delText>. Activity time allocation and metabolic heat profiles, all cycles</w:delText>
        </w:r>
      </w:del>
    </w:p>
    <w:p w14:paraId="192B386C" w14:textId="77777777" w:rsidR="00946713" w:rsidRPr="00E51E70" w:rsidRDefault="00946713">
      <w:pPr>
        <w:spacing w:before="240" w:after="240"/>
        <w:rPr>
          <w:del w:id="2372" w:author="Author" w:date="2026-09-30T13:42:00Z"/>
        </w:rPr>
      </w:pPr>
      <w:del w:id="2373" w:author="Author" w:date="2026-09-30T13:42:00Z">
        <w:r w:rsidRPr="00E51E70">
          <w:delText>Using MET-derived wattage assignments (Sleep = 70</w:delText>
        </w:r>
        <w:r w:rsidR="003D1A00" w:rsidRPr="00E51E70">
          <w:delText xml:space="preserve"> </w:delText>
        </w:r>
        <w:r w:rsidRPr="00E51E70">
          <w:delText>W, Passive Leisure = 85</w:delText>
        </w:r>
        <w:r w:rsidR="003D1A00" w:rsidRPr="00E51E70">
          <w:delText xml:space="preserve"> </w:delText>
        </w:r>
        <w:r w:rsidRPr="00E51E70">
          <w:delText>W, Work = 125</w:delText>
        </w:r>
        <w:r w:rsidR="003D1A00" w:rsidRPr="00E51E70">
          <w:delText xml:space="preserve"> </w:delText>
        </w:r>
        <w:r w:rsidRPr="00E51E70">
          <w:delText>W, Housework = 175</w:delText>
        </w:r>
        <w:r w:rsidR="003D1A00" w:rsidRPr="00E51E70">
          <w:delText xml:space="preserve"> </w:delText>
        </w:r>
        <w:r w:rsidRPr="00E51E70">
          <w:delText>W), the resulting metabolic profiles reveal a period-dependent relationship with the 95W DOE Prototype default. Metabolic output in 2005 and 2015 tracks or falls below the 95W Default across most of the day, whereas 2010 and 2022 exceed it for extended midday periods, peaking near 125 to 135W, likely reflecting post-pandemic behavioral restructuring in the 2022 cycle. The 2025 projection occupies an intermediate position, partially exceeding the default only in the late afternoon window. This period-dependent pattern means conventional constant-rate assumptions introduce not only magnitude error but directional error that varies by cycle, overestimating internal gains in some periods while underestimating them in others, with direct consequences for HVAC sizing and annual heating and cooling load predictions.</w:delText>
        </w:r>
      </w:del>
    </w:p>
    <w:p w14:paraId="2A2051B7" w14:textId="77777777" w:rsidR="001E711F" w:rsidRPr="00E51E70" w:rsidRDefault="00E727C0">
      <w:pPr>
        <w:pStyle w:val="Heading2"/>
        <w:spacing w:before="240" w:after="240"/>
        <w:rPr>
          <w:del w:id="2374" w:author="Author" w:date="2026-09-30T13:42:00Z"/>
        </w:rPr>
      </w:pPr>
      <w:bookmarkStart w:id="2375" w:name="_85036bxcz0b6" w:colFirst="0" w:colLast="0"/>
      <w:bookmarkEnd w:id="2375"/>
      <w:del w:id="2376" w:author="Author" w:date="2026-09-30T13:42:00Z">
        <w:r w:rsidRPr="00E51E70">
          <w:delText>4.1.3 Default vs Projected (2025) Schedules</w:delText>
        </w:r>
      </w:del>
    </w:p>
    <w:p w14:paraId="34EBA216" w14:textId="77777777" w:rsidR="001E711F" w:rsidRPr="00E51E70" w:rsidRDefault="009448D8" w:rsidP="007861A3">
      <w:pPr>
        <w:spacing w:before="240" w:after="240"/>
        <w:rPr>
          <w:del w:id="2377" w:author="Author" w:date="2026-09-30T13:42:00Z"/>
        </w:rPr>
      </w:pPr>
      <w:del w:id="2378" w:author="Author" w:date="2026-09-30T13:42:00Z">
        <w:r w:rsidRPr="00E51E70">
          <w:fldChar w:fldCharType="begin"/>
        </w:r>
        <w:r w:rsidRPr="00E51E70">
          <w:delInstrText xml:space="preserve"> REF _Ref227939766 \h </w:delInstrText>
        </w:r>
        <w:r w:rsidR="00E51E70">
          <w:delInstrText xml:space="preserve"> \* MERGEFORMAT </w:delInstrText>
        </w:r>
        <w:r w:rsidRPr="00E51E70">
          <w:fldChar w:fldCharType="separate"/>
        </w:r>
        <w:r w:rsidRPr="00E51E70">
          <w:delText xml:space="preserve">Figure </w:delText>
        </w:r>
        <w:r w:rsidRPr="00E51E70">
          <w:rPr>
            <w:noProof/>
          </w:rPr>
          <w:delText>13</w:delText>
        </w:r>
        <w:r w:rsidRPr="00E51E70">
          <w:fldChar w:fldCharType="end"/>
        </w:r>
        <w:r w:rsidRPr="00E51E70">
          <w:delText xml:space="preserve"> </w:delText>
        </w:r>
        <w:r w:rsidR="007861A3" w:rsidRPr="00E51E70">
          <w:delText xml:space="preserve">directly compares Default DOE </w:delText>
        </w:r>
        <w:r w:rsidR="00681E4C" w:rsidRPr="00E51E70">
          <w:delText>Midrise</w:delText>
        </w:r>
        <w:r w:rsidR="007861A3" w:rsidRPr="00E51E70">
          <w:delText xml:space="preserve"> schedule assumptions against 2025 GSS-derived profiles across five panels: hourly occupancy fraction (a), hourly metabolic rate (b), mean occupancy (c), daytime occupancy fraction (d), and metabolic rates (e). Panel (a) exposes a fundamental structural mismatch: the Default applies binary step transitions with full occupancy until 08:00, a fixed 25% daytime presence, and a sharp return at 18:00, whereas 2025 GSS patterns exhibit gradual probabilistic transitions with a progressive morning departure across 06:00 to 10:00 and an earlier evening return from 15:00 onward, with the night-time period overestimated by +39%. Panel (b) reveals a two-phase metabolic error that is fundamentally a timing rather than a magnitude error: </w:delText>
        </w:r>
        <w:r w:rsidR="000A5333">
          <w:delText xml:space="preserve">The Default's flat 95 W assumption overpredicts metabolic output during sleep hours by approximately 36% relative to the empirical floor of 70 W, and simultaneously underpredicts it by 24 to 30% during midday periods of elevated domestic activity, where empirical GSS values reach 125 to 135 W. Both deviations are consistent with the Default misrepresenting the diurnal range of metabolic activity rather than its time-averaged value. </w:delText>
        </w:r>
        <w:r w:rsidR="007861A3" w:rsidRPr="00E51E70">
          <w:delText>Both claims are consistent because the Default misrepresents the diurnal metabolic range rather than its average.</w:delText>
        </w:r>
      </w:del>
    </w:p>
    <w:p w14:paraId="4EB60035" w14:textId="77777777" w:rsidR="001E711F" w:rsidRPr="00E51E70" w:rsidRDefault="00E727C0">
      <w:pPr>
        <w:spacing w:before="240" w:after="240"/>
        <w:jc w:val="center"/>
        <w:rPr>
          <w:del w:id="2379" w:author="Author" w:date="2026-09-30T13:42:00Z"/>
          <w:b/>
          <w:bCs/>
        </w:rPr>
      </w:pPr>
      <w:del w:id="2380" w:author="Author" w:date="2026-09-30T13:42:00Z">
        <w:r w:rsidRPr="00E51E70">
          <w:rPr>
            <w:b/>
            <w:bCs/>
            <w:noProof/>
          </w:rPr>
          <w:drawing>
            <wp:inline distT="114300" distB="114300" distL="114300" distR="114300" wp14:anchorId="4733B663" wp14:editId="25E8C125">
              <wp:extent cx="5731200" cy="1282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200" cy="1282700"/>
                      </a:xfrm>
                      <a:prstGeom prst="rect">
                        <a:avLst/>
                      </a:prstGeom>
                      <a:ln/>
                    </pic:spPr>
                  </pic:pic>
                </a:graphicData>
              </a:graphic>
            </wp:inline>
          </w:drawing>
        </w:r>
      </w:del>
    </w:p>
    <w:p w14:paraId="3732BF68" w14:textId="77777777" w:rsidR="009448D8" w:rsidRPr="00E51E70" w:rsidRDefault="009448D8" w:rsidP="009448D8">
      <w:pPr>
        <w:spacing w:before="240" w:after="240"/>
        <w:jc w:val="center"/>
        <w:rPr>
          <w:del w:id="2381" w:author="Author" w:date="2026-09-30T13:42:00Z"/>
        </w:rPr>
      </w:pPr>
      <w:bookmarkStart w:id="2382" w:name="_Ref227939766"/>
      <w:del w:id="2383"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13</w:delText>
        </w:r>
        <w:r w:rsidR="000C0F2E">
          <w:rPr>
            <w:noProof/>
          </w:rPr>
          <w:fldChar w:fldCharType="end"/>
        </w:r>
        <w:bookmarkEnd w:id="2382"/>
        <w:r w:rsidRPr="00E51E70">
          <w:delText>. Default vs. 2025 GSS schedule comparison: hourly profiles, aggregate occupancy fractions, and metabolic rates</w:delText>
        </w:r>
      </w:del>
    </w:p>
    <w:p w14:paraId="30E5BD91" w14:textId="77777777" w:rsidR="007861A3" w:rsidRPr="00E51E70" w:rsidRDefault="007861A3" w:rsidP="007861A3">
      <w:pPr>
        <w:rPr>
          <w:del w:id="2384" w:author="Author" w:date="2026-09-30T13:42:00Z"/>
        </w:rPr>
      </w:pPr>
      <w:bookmarkStart w:id="2385" w:name="_gvxalfg0os5j" w:colFirst="0" w:colLast="0"/>
      <w:bookmarkEnd w:id="2385"/>
      <w:del w:id="2386" w:author="Author" w:date="2026-09-30T13:42:00Z">
        <w:r w:rsidRPr="00E51E70">
          <w:delText>Panels (c) to (e) quantify the aggregate consequences. Mean weekday and weekend occupancy are overestimated by 32% (0.684 vs. 0.465) and 27% (0.684 vs. 0.502) respectively, while mean metabolic rate is overestimated by 24% (95</w:delText>
        </w:r>
        <w:r w:rsidR="003D1A00" w:rsidRPr="00E51E70">
          <w:delText xml:space="preserve"> </w:delText>
        </w:r>
        <w:r w:rsidRPr="00E51E70">
          <w:delText>W vs. 72.1</w:delText>
        </w:r>
        <w:r w:rsidR="003D1A00" w:rsidRPr="00E51E70">
          <w:delText xml:space="preserve"> </w:delText>
        </w:r>
        <w:r w:rsidRPr="00E51E70">
          <w:delText xml:space="preserve">W). </w:delText>
        </w:r>
        <w:r w:rsidR="00A95CF9">
          <w:delText>D</w:delText>
        </w:r>
        <w:r w:rsidRPr="00E51E70">
          <w:delText>aytime occupancy (09:00 to 17:00) shows near-parity (25.6% vs. 27.6%), indicating the Default inadvertently approximates midday presence fractions despite its fundamentally different temporal shape, confirming that the Default's error lies in temporal uniformity rather than peak magnitude. Taken together, these discrepancies demonstrate that conventional schedules systematically bias both the magnitude and timing of internal heat gains, producing compounding errors in annual heating and cooling demand predictions.</w:delText>
        </w:r>
      </w:del>
    </w:p>
    <w:p w14:paraId="78A633C5" w14:textId="77777777" w:rsidR="001E711F" w:rsidRPr="00E51E70" w:rsidRDefault="00E727C0">
      <w:pPr>
        <w:pStyle w:val="Heading3"/>
        <w:rPr>
          <w:del w:id="2387" w:author="Author" w:date="2026-09-30T13:42:00Z"/>
        </w:rPr>
      </w:pPr>
      <w:del w:id="2388" w:author="Author" w:date="2026-09-30T13:42:00Z">
        <w:r w:rsidRPr="00E51E70">
          <w:delText>4.1.4 Household Size Influence on Occupancy Patterns</w:delText>
        </w:r>
      </w:del>
    </w:p>
    <w:p w14:paraId="1B1D1371" w14:textId="77777777" w:rsidR="00004007" w:rsidRPr="00E51E70" w:rsidRDefault="00004007">
      <w:pPr>
        <w:rPr>
          <w:del w:id="2389" w:author="Author" w:date="2026-09-30T13:42:00Z"/>
        </w:rPr>
      </w:pPr>
      <w:del w:id="2390" w:author="Author" w:date="2026-09-30T13:42:00Z">
        <w:r w:rsidRPr="00E51E70">
          <w:delText xml:space="preserve">Population-average occupancy schedules obscure substantial heterogeneity arising from household composition differences. </w:delText>
        </w:r>
        <w:r w:rsidRPr="00E51E70">
          <w:fldChar w:fldCharType="begin"/>
        </w:r>
        <w:r w:rsidRPr="00E51E70">
          <w:delInstrText xml:space="preserve"> REF _Ref227939786 \h </w:delInstrText>
        </w:r>
        <w:r w:rsidR="00E51E70">
          <w:delInstrText xml:space="preserve"> \* MERGEFORMAT </w:delInstrText>
        </w:r>
        <w:r w:rsidRPr="00E51E70">
          <w:fldChar w:fldCharType="separate"/>
        </w:r>
        <w:r w:rsidRPr="00E51E70">
          <w:delText xml:space="preserve">Figure </w:delText>
        </w:r>
        <w:r w:rsidRPr="00E51E70">
          <w:rPr>
            <w:noProof/>
          </w:rPr>
          <w:delText>14</w:delText>
        </w:r>
        <w:r w:rsidRPr="00E51E70">
          <w:fldChar w:fldCharType="end"/>
        </w:r>
        <w:r w:rsidRPr="00E51E70">
          <w:delText xml:space="preserve"> disaggregates 2025 GSS-derived presence patterns by household size, revealing a counterintuitive inverse relationship between household size and occupancy probability. Weekday occupied hours decline systematically from 18.2h (1-person) to 5.2h (5-person), a 71% reduction, with daytime occupancy fractions dropping from 56.1% to 12.4%. This reflects the probabilistic nature of household-level measurement: single-person dwellings register as occupied whenever the sole occupant is present, whereas multi-person households register as occupied only when at least one member remains home, with midday probabilities suppressed as multiple members simultaneously depart for work and school. Weekend patterns follow similar inverse trends but with elevated overall presence (19.2h to 6.9h; 63.8% to 21.7% daytime fractions), reflecting reduced employment and school obligations.</w:delText>
        </w:r>
      </w:del>
    </w:p>
    <w:p w14:paraId="457F87BA" w14:textId="77777777" w:rsidR="001E711F" w:rsidRPr="00E51E70" w:rsidRDefault="00E727C0">
      <w:pPr>
        <w:rPr>
          <w:del w:id="2391" w:author="Author" w:date="2026-09-30T13:42:00Z"/>
        </w:rPr>
      </w:pPr>
      <w:del w:id="2392" w:author="Author" w:date="2026-09-30T13:42:00Z">
        <w:r w:rsidRPr="00E51E70">
          <w:rPr>
            <w:noProof/>
          </w:rPr>
          <w:drawing>
            <wp:inline distT="114300" distB="114300" distL="114300" distR="114300" wp14:anchorId="6D465F5D" wp14:editId="3FC55218">
              <wp:extent cx="5731200" cy="3683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3683000"/>
                      </a:xfrm>
                      <a:prstGeom prst="rect">
                        <a:avLst/>
                      </a:prstGeom>
                      <a:ln/>
                    </pic:spPr>
                  </pic:pic>
                </a:graphicData>
              </a:graphic>
            </wp:inline>
          </w:drawing>
        </w:r>
      </w:del>
    </w:p>
    <w:p w14:paraId="4886D4D2" w14:textId="77777777" w:rsidR="009448D8" w:rsidRPr="00E51E70" w:rsidRDefault="009448D8" w:rsidP="009448D8">
      <w:pPr>
        <w:spacing w:before="240" w:after="240"/>
        <w:jc w:val="center"/>
        <w:rPr>
          <w:del w:id="2393" w:author="Author" w:date="2026-09-30T13:42:00Z"/>
        </w:rPr>
      </w:pPr>
      <w:bookmarkStart w:id="2394" w:name="_Ref227939786"/>
      <w:del w:id="2395"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14</w:delText>
        </w:r>
        <w:r w:rsidR="000C0F2E">
          <w:rPr>
            <w:noProof/>
          </w:rPr>
          <w:fldChar w:fldCharType="end"/>
        </w:r>
        <w:bookmarkEnd w:id="2394"/>
        <w:r w:rsidRPr="00E51E70">
          <w:delText>. Presence schedules by household size (1–5 persons): hourly profiles (a,b) and metrics (c,d)</w:delText>
        </w:r>
      </w:del>
    </w:p>
    <w:p w14:paraId="779F457E" w14:textId="77777777" w:rsidR="00004007" w:rsidRPr="00E51E70" w:rsidRDefault="00004007" w:rsidP="00004007">
      <w:pPr>
        <w:rPr>
          <w:del w:id="2396" w:author="Author" w:date="2026-09-30T13:42:00Z"/>
        </w:rPr>
      </w:pPr>
      <w:del w:id="2397" w:author="Author" w:date="2026-09-30T13:42:00Z">
        <w:r w:rsidRPr="00E51E70">
          <w:delText xml:space="preserve">This 71% variation in weekday occupied hours is one of the most policy-consequential findings of this study. Population-average schedules simultaneously overestimate presence in large households, inflating internal gains and cooling loads, and underestimate occupancy in single-person dwellings, suppressing predicted heating loads precisely when sole occupants maintain near-continuous presence. For multi-family residential buildings with diverse unit compositions, a single Default schedule applied uniformly across a building stack will oversize cooling for family units while </w:delText>
        </w:r>
        <w:r w:rsidR="00681E4C" w:rsidRPr="00E51E70">
          <w:delText>under sizing</w:delText>
        </w:r>
        <w:r w:rsidRPr="00E51E70">
          <w:delText xml:space="preserve"> heating for single-occupant units. Segment-specific modeling accounting for household size distribution would improve load prediction accuracy, support more targeted HVAC control strategies, and provide a more defensible basis for dwelling-type-differentiated corrections in residential energy codes.</w:delText>
        </w:r>
      </w:del>
    </w:p>
    <w:p w14:paraId="3439DE5F" w14:textId="77777777" w:rsidR="001E711F" w:rsidRPr="00E51E70" w:rsidRDefault="00E727C0">
      <w:pPr>
        <w:pStyle w:val="Heading2"/>
        <w:rPr>
          <w:del w:id="2398" w:author="Author" w:date="2026-09-30T13:42:00Z"/>
        </w:rPr>
      </w:pPr>
      <w:bookmarkStart w:id="2399" w:name="_9lnz0doutedc" w:colFirst="0" w:colLast="0"/>
      <w:bookmarkEnd w:id="2399"/>
      <w:del w:id="2400" w:author="Author" w:date="2026-09-30T13:42:00Z">
        <w:r w:rsidRPr="00E51E70">
          <w:delText>4.2 Energy Simulation Results</w:delText>
        </w:r>
      </w:del>
    </w:p>
    <w:p w14:paraId="2B14B60F" w14:textId="77777777" w:rsidR="0088201A" w:rsidRPr="00E51E70" w:rsidRDefault="0088201A">
      <w:pPr>
        <w:spacing w:before="240" w:after="240"/>
        <w:rPr>
          <w:del w:id="2401" w:author="Author" w:date="2026-09-30T13:42:00Z"/>
        </w:rPr>
      </w:pPr>
      <w:del w:id="2402" w:author="Author" w:date="2026-09-30T13:42:00Z">
        <w:r w:rsidRPr="00E51E70">
          <w:delText>Section 4.2 propagates the occupancy patterns characterised in 4.1 through neighbourhood-scale building simulations to quantify their energy consequences: annual end-use impact across all six Neighbourhood Units (4.2.1), temporal trends in scenario deviation from Default (4.2.2), diurnal and seasonal demand profiles (4.2.3), peak load timing and magnitude (4.2.4), and whole-neighbourhood energy fingerprints (4.2.5). Simulations were conducted for Montreal (Climate Zone 6A) using TMYx weather files, comparing Default archetype schedules against Monte Carlo ensembles of empirically-derived GSS household profiles across the five temporal cycles.</w:delText>
        </w:r>
      </w:del>
    </w:p>
    <w:p w14:paraId="5499253B" w14:textId="77777777" w:rsidR="001E711F" w:rsidRPr="00E51E70" w:rsidRDefault="00E727C0">
      <w:pPr>
        <w:pStyle w:val="Heading3"/>
        <w:rPr>
          <w:del w:id="2403" w:author="Author" w:date="2026-09-30T13:42:00Z"/>
        </w:rPr>
      </w:pPr>
      <w:del w:id="2404" w:author="Author" w:date="2026-09-30T13:42:00Z">
        <w:r w:rsidRPr="00E51E70">
          <w:delText xml:space="preserve">4.2.1 Annual End-Use Energy Impact </w:delText>
        </w:r>
      </w:del>
    </w:p>
    <w:p w14:paraId="123622BA" w14:textId="77777777" w:rsidR="00E23072" w:rsidRPr="00E51E70" w:rsidRDefault="009448D8" w:rsidP="00E23072">
      <w:pPr>
        <w:spacing w:before="240" w:after="240"/>
        <w:rPr>
          <w:del w:id="2405" w:author="Author" w:date="2026-09-30T13:42:00Z"/>
        </w:rPr>
      </w:pPr>
      <w:del w:id="2406" w:author="Author" w:date="2026-09-30T13:42:00Z">
        <w:r w:rsidRPr="00E51E70">
          <w:rPr>
            <w:b/>
            <w:bCs/>
          </w:rPr>
          <w:fldChar w:fldCharType="begin"/>
        </w:r>
        <w:r w:rsidRPr="00E51E70">
          <w:rPr>
            <w:b/>
            <w:bCs/>
          </w:rPr>
          <w:delInstrText xml:space="preserve"> REF _Ref227939809 \h </w:delInstrText>
        </w:r>
        <w:r w:rsidR="00E51E70">
          <w:rPr>
            <w:b/>
            <w:bCs/>
          </w:rPr>
          <w:delInstrText xml:space="preserve"> \* MERGEFORMAT </w:delInstrText>
        </w:r>
        <w:r w:rsidRPr="00E51E70">
          <w:rPr>
            <w:b/>
            <w:bCs/>
          </w:rPr>
        </w:r>
        <w:r w:rsidRPr="00E51E70">
          <w:rPr>
            <w:b/>
            <w:bCs/>
          </w:rPr>
          <w:fldChar w:fldCharType="separate"/>
        </w:r>
        <w:r w:rsidRPr="00E51E70">
          <w:delText xml:space="preserve">Figure </w:delText>
        </w:r>
        <w:r w:rsidRPr="00E51E70">
          <w:rPr>
            <w:noProof/>
          </w:rPr>
          <w:delText>15</w:delText>
        </w:r>
        <w:r w:rsidRPr="00E51E70">
          <w:rPr>
            <w:b/>
            <w:bCs/>
          </w:rPr>
          <w:fldChar w:fldCharType="end"/>
        </w:r>
        <w:r w:rsidRPr="00E51E70">
          <w:rPr>
            <w:b/>
            <w:bCs/>
          </w:rPr>
          <w:delText xml:space="preserve"> </w:delText>
        </w:r>
        <w:r w:rsidR="003D5FBC" w:rsidRPr="00E51E70">
          <w:delText xml:space="preserve">presents the deviation of each GSS-derived temporal scenario from the Default baseline across four end-uses (Heating, Cooling, Electric Equipment, and Domestic Hot Water), disaggregated by neighbourhood unit. GSS-derived schedules consistently increased heating demand by +3.9% to +12.6% and reduced cooling demand by -10.3% to -27.1% across all neighbourhood units, </w:delText>
        </w:r>
        <w:r w:rsidR="008E1F07" w:rsidRPr="00E51E70">
          <w:delText xml:space="preserve">confirming a consistent occupancy-driven signal across all six Neighbourhood Units. </w:delText>
        </w:r>
        <w:r w:rsidR="003D5FBC" w:rsidRPr="00E51E70">
          <w:delText>The 2025 synthetic projection produced the most moderate deviations (+5.4% heating, -11.9% cooling), while the 2005 and 2015 empirical cycles generated the largest divergences, consistent with their 60% daytime occupancy fractions.</w:delText>
        </w:r>
      </w:del>
    </w:p>
    <w:p w14:paraId="41DEE853" w14:textId="77777777" w:rsidR="001E711F" w:rsidRPr="00E51E70" w:rsidRDefault="00E23072">
      <w:pPr>
        <w:spacing w:before="240" w:after="240"/>
        <w:jc w:val="center"/>
        <w:rPr>
          <w:del w:id="2407" w:author="Author" w:date="2026-09-30T13:42:00Z"/>
        </w:rPr>
      </w:pPr>
      <w:del w:id="2408" w:author="Author" w:date="2026-09-30T13:42:00Z">
        <w:r w:rsidRPr="00E51E70">
          <w:rPr>
            <w:b/>
            <w:bCs/>
            <w:noProof/>
          </w:rPr>
          <w:drawing>
            <wp:inline distT="114300" distB="114300" distL="114300" distR="114300" wp14:anchorId="0FEB3E5C" wp14:editId="4EC40884">
              <wp:extent cx="5733213" cy="4095276"/>
              <wp:effectExtent l="0" t="0" r="0" b="0"/>
              <wp:docPr id="26" name="image2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29.png" descr="A screenshot of a graph&#10;&#10;AI-generated content may be incorrect."/>
                      <pic:cNvPicPr preferRelativeResize="0"/>
                    </pic:nvPicPr>
                    <pic:blipFill rotWithShape="1">
                      <a:blip r:embed="rId26"/>
                      <a:srcRect t="9088"/>
                      <a:stretch>
                        <a:fillRect/>
                      </a:stretch>
                    </pic:blipFill>
                    <pic:spPr bwMode="auto">
                      <a:xfrm>
                        <a:off x="0" y="0"/>
                        <a:ext cx="5733415" cy="4095420"/>
                      </a:xfrm>
                      <a:prstGeom prst="rect">
                        <a:avLst/>
                      </a:prstGeom>
                      <a:ln>
                        <a:noFill/>
                      </a:ln>
                      <a:extLst>
                        <a:ext uri="{53640926-AAD7-44D8-BBD7-CCE9431645EC}">
                          <a14:shadowObscured xmlns:a14="http://schemas.microsoft.com/office/drawing/2010/main"/>
                        </a:ext>
                      </a:extLst>
                    </pic:spPr>
                  </pic:pic>
                </a:graphicData>
              </a:graphic>
            </wp:inline>
          </w:drawing>
        </w:r>
      </w:del>
    </w:p>
    <w:p w14:paraId="1F839F2E" w14:textId="77777777" w:rsidR="009448D8" w:rsidRPr="00E51E70" w:rsidRDefault="009448D8" w:rsidP="009448D8">
      <w:pPr>
        <w:spacing w:before="240" w:after="240"/>
        <w:jc w:val="center"/>
        <w:rPr>
          <w:del w:id="2409" w:author="Author" w:date="2026-09-30T13:42:00Z"/>
        </w:rPr>
      </w:pPr>
      <w:bookmarkStart w:id="2410" w:name="_Ref227939809"/>
      <w:del w:id="2411"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15</w:delText>
        </w:r>
        <w:r w:rsidR="000C0F2E">
          <w:rPr>
            <w:noProof/>
          </w:rPr>
          <w:fldChar w:fldCharType="end"/>
        </w:r>
        <w:bookmarkEnd w:id="2410"/>
        <w:r w:rsidRPr="00E51E70">
          <w:delText>. Occupancy-Driven End-Use Energy Deviation from Default Schedules</w:delText>
        </w:r>
        <w:r w:rsidR="00AF7EA4" w:rsidRPr="00E51E70">
          <w:delText xml:space="preserve"> (RC-R: blue, RC-D: orange, RC-T: green, RC-MR2: red, RC-MR3: purple, RC-HR2: brown)</w:delText>
        </w:r>
      </w:del>
    </w:p>
    <w:p w14:paraId="177E7830" w14:textId="77777777" w:rsidR="003D5FBC" w:rsidRPr="00E51E70" w:rsidRDefault="003D5FBC" w:rsidP="003D5FBC">
      <w:pPr>
        <w:rPr>
          <w:del w:id="2412" w:author="Author" w:date="2026-09-30T13:42:00Z"/>
        </w:rPr>
      </w:pPr>
      <w:bookmarkStart w:id="2413" w:name="_dxldkd90sutv" w:colFirst="0" w:colLast="0"/>
      <w:bookmarkEnd w:id="2413"/>
      <w:del w:id="2414" w:author="Author" w:date="2026-09-30T13:42:00Z">
        <w:r w:rsidRPr="00E51E70">
          <w:delText>This pattern reflects the thermophysical mechanism established in Section 4.1.3: GSS schedules exhibit substantially lower daytime presence (28 to 60%) than the Default assumption (68.4%), reducing internal heat gains and consequently elevating envelope-driven heating demand. Electric Equipment and DHW deviations were smaller but directionally consistent, with occupancy-modulated loads shifting toward the morning and evening peaks characteristic of empirical Canadian time-use patterns. The variation in deviation magnitude across neighbourhood units confirms that dwelling composition and density gradients, dimensions invisible to single-building analyses, materially influence the occupancy-energy relationship at the neighbourhood scale.</w:delText>
        </w:r>
      </w:del>
    </w:p>
    <w:p w14:paraId="69D5800F" w14:textId="77777777" w:rsidR="001E711F" w:rsidRPr="00E51E70" w:rsidRDefault="00E727C0">
      <w:pPr>
        <w:pStyle w:val="Heading3"/>
        <w:rPr>
          <w:del w:id="2415" w:author="Author" w:date="2026-09-30T13:42:00Z"/>
        </w:rPr>
      </w:pPr>
      <w:del w:id="2416" w:author="Author" w:date="2026-09-30T13:42:00Z">
        <w:r w:rsidRPr="00E51E70">
          <w:delText>4.2.2 Temporal Trend in Energy Demand</w:delText>
        </w:r>
      </w:del>
    </w:p>
    <w:p w14:paraId="3E9EA940" w14:textId="77777777" w:rsidR="00E23072" w:rsidRPr="00E51E70" w:rsidRDefault="009448D8" w:rsidP="00E23072">
      <w:pPr>
        <w:spacing w:before="240" w:after="240"/>
        <w:rPr>
          <w:del w:id="2417" w:author="Author" w:date="2026-09-30T13:42:00Z"/>
        </w:rPr>
      </w:pPr>
      <w:del w:id="2418" w:author="Author" w:date="2026-09-30T13:42:00Z">
        <w:r w:rsidRPr="00E51E70">
          <w:rPr>
            <w:b/>
            <w:bCs/>
          </w:rPr>
          <w:fldChar w:fldCharType="begin"/>
        </w:r>
        <w:r w:rsidRPr="00E51E70">
          <w:rPr>
            <w:b/>
            <w:bCs/>
          </w:rPr>
          <w:delInstrText xml:space="preserve"> REF _Ref227939827 \h </w:delInstrText>
        </w:r>
        <w:r w:rsidR="00E51E70">
          <w:rPr>
            <w:b/>
            <w:bCs/>
          </w:rPr>
          <w:delInstrText xml:space="preserve"> \* MERGEFORMAT </w:delInstrText>
        </w:r>
        <w:r w:rsidRPr="00E51E70">
          <w:rPr>
            <w:b/>
            <w:bCs/>
          </w:rPr>
        </w:r>
        <w:r w:rsidRPr="00E51E70">
          <w:rPr>
            <w:b/>
            <w:bCs/>
          </w:rPr>
          <w:fldChar w:fldCharType="separate"/>
        </w:r>
        <w:r w:rsidRPr="00E51E70">
          <w:delText xml:space="preserve">Figure </w:delText>
        </w:r>
        <w:r w:rsidRPr="00E51E70">
          <w:rPr>
            <w:noProof/>
          </w:rPr>
          <w:delText>16</w:delText>
        </w:r>
        <w:r w:rsidRPr="00E51E70">
          <w:rPr>
            <w:b/>
            <w:bCs/>
          </w:rPr>
          <w:fldChar w:fldCharType="end"/>
        </w:r>
        <w:r w:rsidRPr="00E51E70">
          <w:rPr>
            <w:b/>
            <w:bCs/>
          </w:rPr>
          <w:delText xml:space="preserve"> </w:delText>
        </w:r>
        <w:r w:rsidR="00E23072" w:rsidRPr="00E51E70">
          <w:delText xml:space="preserve">presents an end-use sensitivity tornado chart showing the full scenario range (maximum minus minimum across all six scenarios including Default) per end-use and neighbourhood, quantifying which end-uses are most responsive to occupancy modeling choices across the six Montreal NUs. Heating and </w:delText>
        </w:r>
        <w:r w:rsidR="00681E4C" w:rsidRPr="00E51E70">
          <w:delText>cooling</w:delText>
        </w:r>
        <w:r w:rsidR="00E23072" w:rsidRPr="00E51E70">
          <w:delText xml:space="preserve"> consistently exhibited the widest sensitivity ranges, confirming that these thermally coupled end-uses are the primary channel through which occupancy schedule variation propagates into building energy performance in a Zone 6A climate. Electric Equipment and DHW sensitivity ranges were substantially narrower, indicating that these end-uses respond to occupancy scheduling but are less thermally amplified. </w:delText>
        </w:r>
      </w:del>
    </w:p>
    <w:p w14:paraId="67CFC202" w14:textId="77777777" w:rsidR="001E711F" w:rsidRPr="00E51E70" w:rsidRDefault="00DE3210">
      <w:pPr>
        <w:rPr>
          <w:del w:id="2419" w:author="Author" w:date="2026-09-30T13:42:00Z"/>
        </w:rPr>
      </w:pPr>
      <w:del w:id="2420" w:author="Author" w:date="2026-09-30T13:42:00Z">
        <w:r w:rsidRPr="00E51E70">
          <w:rPr>
            <w:noProof/>
          </w:rPr>
          <w:drawing>
            <wp:inline distT="0" distB="0" distL="0" distR="0" wp14:anchorId="51879987" wp14:editId="5A19A742">
              <wp:extent cx="5733415" cy="3618230"/>
              <wp:effectExtent l="0" t="0" r="0" b="1270"/>
              <wp:docPr id="2049852769" name="Picture 6" descr="A collage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2769" name="Picture 6" descr="A collage of different colored ba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3415" cy="3618230"/>
                      </a:xfrm>
                      <a:prstGeom prst="rect">
                        <a:avLst/>
                      </a:prstGeom>
                    </pic:spPr>
                  </pic:pic>
                </a:graphicData>
              </a:graphic>
            </wp:inline>
          </w:drawing>
        </w:r>
      </w:del>
    </w:p>
    <w:p w14:paraId="2852A4B0" w14:textId="77777777" w:rsidR="009448D8" w:rsidRPr="00E51E70" w:rsidRDefault="009448D8" w:rsidP="009448D8">
      <w:pPr>
        <w:spacing w:before="240" w:after="240"/>
        <w:jc w:val="center"/>
        <w:rPr>
          <w:del w:id="2421" w:author="Author" w:date="2026-09-30T13:42:00Z"/>
        </w:rPr>
      </w:pPr>
      <w:bookmarkStart w:id="2422" w:name="_Ref227939827"/>
      <w:del w:id="2423"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16</w:delText>
        </w:r>
        <w:r w:rsidR="000C0F2E">
          <w:rPr>
            <w:noProof/>
          </w:rPr>
          <w:fldChar w:fldCharType="end"/>
        </w:r>
        <w:bookmarkEnd w:id="2422"/>
        <w:r w:rsidRPr="00E51E70">
          <w:delText>. End-Use Sensitivity to Occupancy Schedule Variation Across Temporal Cycles</w:delText>
        </w:r>
        <w:r w:rsidR="00DE3210" w:rsidRPr="00E51E70">
          <w:delText xml:space="preserve"> (RC-R: blue, RC-D: orange, RC-T: green, RC-MR2: red, RC-MR3: purple, RC-HR2: brown)</w:delText>
        </w:r>
      </w:del>
    </w:p>
    <w:p w14:paraId="0584C53D" w14:textId="77777777" w:rsidR="00E23072" w:rsidRPr="00E51E70" w:rsidRDefault="00E23072" w:rsidP="00E23072">
      <w:pPr>
        <w:spacing w:before="240" w:after="240"/>
        <w:rPr>
          <w:del w:id="2424" w:author="Author" w:date="2026-09-30T13:42:00Z"/>
        </w:rPr>
      </w:pPr>
      <w:bookmarkStart w:id="2425" w:name="_hci4jlof174e" w:colFirst="0" w:colLast="0"/>
      <w:bookmarkEnd w:id="2425"/>
      <w:del w:id="2426" w:author="Author" w:date="2026-09-30T13:42:00Z">
        <w:r w:rsidRPr="00E51E70">
          <w:delText xml:space="preserve">The scenario producing the largest deviation from Default shifts from the 2005 and 2015 empirical cycles, which captured 60% daytime occupancy characteristic of pre-remote-work Canadian households, toward the moderated 2025 projection exhibiting 28% daytime presence. This convergent trajectory reflects two decades of societal behavioral change gradually closing the gap between static archetype assumptions and empirical Canadian presence patterns, with direct implications for the periodic recalibration of cold-climate residential building energy codes. </w:delText>
        </w:r>
      </w:del>
    </w:p>
    <w:p w14:paraId="518F6BB5" w14:textId="77777777" w:rsidR="001E711F" w:rsidRPr="00E51E70" w:rsidRDefault="00E727C0">
      <w:pPr>
        <w:pStyle w:val="Heading3"/>
        <w:rPr>
          <w:del w:id="2427" w:author="Author" w:date="2026-09-30T13:42:00Z"/>
        </w:rPr>
      </w:pPr>
      <w:del w:id="2428" w:author="Author" w:date="2026-09-30T13:42:00Z">
        <w:r w:rsidRPr="00E51E70">
          <w:delText xml:space="preserve">4.2.3 Seasonal and Diurnal Demand Profiles </w:delText>
        </w:r>
      </w:del>
    </w:p>
    <w:p w14:paraId="0623E197" w14:textId="77777777" w:rsidR="00E23072" w:rsidRPr="00E51E70" w:rsidRDefault="00E23072" w:rsidP="00E23072">
      <w:pPr>
        <w:spacing w:before="240" w:after="240"/>
        <w:rPr>
          <w:del w:id="2429" w:author="Author" w:date="2026-09-30T13:42:00Z"/>
        </w:rPr>
      </w:pPr>
      <w:del w:id="2430" w:author="Author" w:date="2026-09-30T13:42:00Z">
        <w:r w:rsidRPr="00E51E70">
          <w:delText>Diurnal load shape ribbons for representative winter and summer days, disaggregated by weekday and weekend, are presented for RC</w:delText>
        </w:r>
        <w:r w:rsidR="009F515B" w:rsidRPr="00E51E70">
          <w:delText>-R</w:delText>
        </w:r>
        <w:r w:rsidRPr="00E51E70">
          <w:delText xml:space="preserve"> in </w:delText>
        </w:r>
        <w:r w:rsidR="009448D8" w:rsidRPr="00E51E70">
          <w:fldChar w:fldCharType="begin"/>
        </w:r>
        <w:r w:rsidR="009448D8" w:rsidRPr="00E51E70">
          <w:delInstrText xml:space="preserve"> REF _Ref227939853 \h </w:delInstrText>
        </w:r>
        <w:r w:rsidR="00E51E70">
          <w:delInstrText xml:space="preserve"> \* MERGEFORMAT </w:delInstrText>
        </w:r>
        <w:r w:rsidR="009448D8" w:rsidRPr="00E51E70">
          <w:fldChar w:fldCharType="separate"/>
        </w:r>
        <w:r w:rsidR="009448D8" w:rsidRPr="00E51E70">
          <w:delText xml:space="preserve">Figure </w:delText>
        </w:r>
        <w:r w:rsidR="009448D8" w:rsidRPr="00E51E70">
          <w:rPr>
            <w:noProof/>
          </w:rPr>
          <w:delText>17</w:delText>
        </w:r>
        <w:r w:rsidR="009448D8" w:rsidRPr="00E51E70">
          <w:fldChar w:fldCharType="end"/>
        </w:r>
        <w:r w:rsidR="009448D8" w:rsidRPr="00E51E70">
          <w:rPr>
            <w:b/>
            <w:bCs/>
          </w:rPr>
          <w:delText xml:space="preserve">, </w:delText>
        </w:r>
        <w:r w:rsidRPr="00E51E70">
          <w:delText>with equivalent profiles for RC</w:delText>
        </w:r>
        <w:r w:rsidR="009F515B" w:rsidRPr="00E51E70">
          <w:delText xml:space="preserve">-D </w:delText>
        </w:r>
        <w:r w:rsidRPr="00E51E70">
          <w:delText xml:space="preserve">through </w:delText>
        </w:r>
        <w:r w:rsidR="009F515B" w:rsidRPr="00E51E70">
          <w:delText xml:space="preserve">RC-HR2 </w:delText>
        </w:r>
        <w:r w:rsidRPr="00E51E70">
          <w:delText xml:space="preserve">provided in </w:delText>
        </w:r>
        <w:r w:rsidRPr="00E51E70">
          <w:rPr>
            <w:b/>
            <w:bCs/>
          </w:rPr>
          <w:delText>Figures C3-C7</w:delText>
        </w:r>
        <w:r w:rsidRPr="00E51E70">
          <w:delText xml:space="preserve">. Across all neighbourhood typologies, winter heating profiles show that Default and GSS-derived scenarios diverge substantially during midday and shoulder periods, despite converging at night when envelope thermal losses dominate regardless of occupancy. GSS-derived profiles exhibit a characteristic double-peak structure (morning ramp 06:00-09:00, evening elevation 17:00-21:00) absent in the Default's step-function transitions, requiring HVAC systems to respond to two distinct demand ramps per day. Summer cooling profiles show the most operationally consequential discrepancy, with Default profiles assuming higher afternoon peaks around 15:00-17:00 while GSS-derived scenarios produce consistently lower intensities with earlier timing, reflecting reduced midday internal gains from lower daytime occupancy. </w:delText>
        </w:r>
      </w:del>
    </w:p>
    <w:p w14:paraId="29920160" w14:textId="77777777" w:rsidR="001E711F" w:rsidRPr="00E51E70" w:rsidRDefault="00E727C0">
      <w:pPr>
        <w:rPr>
          <w:del w:id="2431" w:author="Author" w:date="2026-09-30T13:42:00Z"/>
        </w:rPr>
      </w:pPr>
      <w:del w:id="2432" w:author="Author" w:date="2026-09-30T13:42:00Z">
        <w:r w:rsidRPr="00E51E70">
          <w:rPr>
            <w:noProof/>
          </w:rPr>
          <w:drawing>
            <wp:inline distT="114300" distB="114300" distL="114300" distR="114300" wp14:anchorId="2532794D" wp14:editId="1C644F26">
              <wp:extent cx="5730875" cy="1365539"/>
              <wp:effectExtent l="0" t="0" r="0" b="635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28"/>
                      <a:srcRect t="7303"/>
                      <a:stretch>
                        <a:fillRect/>
                      </a:stretch>
                    </pic:blipFill>
                    <pic:spPr bwMode="auto">
                      <a:xfrm>
                        <a:off x="0" y="0"/>
                        <a:ext cx="5731200" cy="1365616"/>
                      </a:xfrm>
                      <a:prstGeom prst="rect">
                        <a:avLst/>
                      </a:prstGeom>
                      <a:ln>
                        <a:noFill/>
                      </a:ln>
                      <a:extLst>
                        <a:ext uri="{53640926-AAD7-44D8-BBD7-CCE9431645EC}">
                          <a14:shadowObscured xmlns:a14="http://schemas.microsoft.com/office/drawing/2010/main"/>
                        </a:ext>
                      </a:extLst>
                    </pic:spPr>
                  </pic:pic>
                </a:graphicData>
              </a:graphic>
            </wp:inline>
          </w:drawing>
        </w:r>
      </w:del>
    </w:p>
    <w:p w14:paraId="614B7718" w14:textId="77777777" w:rsidR="009448D8" w:rsidRPr="00E51E70" w:rsidRDefault="009448D8" w:rsidP="009448D8">
      <w:pPr>
        <w:spacing w:before="240" w:after="240"/>
        <w:jc w:val="center"/>
        <w:rPr>
          <w:del w:id="2433" w:author="Author" w:date="2026-09-30T13:42:00Z"/>
        </w:rPr>
      </w:pPr>
      <w:bookmarkStart w:id="2434" w:name="_Ref227939853"/>
      <w:del w:id="2435"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17</w:delText>
        </w:r>
        <w:r w:rsidR="000C0F2E">
          <w:rPr>
            <w:noProof/>
          </w:rPr>
          <w:fldChar w:fldCharType="end"/>
        </w:r>
        <w:bookmarkEnd w:id="2434"/>
        <w:r w:rsidRPr="00E51E70">
          <w:delText>. Diurnal Load Shape: Default vs. GSS-Derived Schedules by Season and Day Type</w:delText>
        </w:r>
      </w:del>
    </w:p>
    <w:p w14:paraId="2724CEE7" w14:textId="77777777" w:rsidR="00E23072" w:rsidRPr="00E51E70" w:rsidRDefault="00E23072" w:rsidP="00E23072">
      <w:pPr>
        <w:spacing w:before="240" w:after="240"/>
        <w:rPr>
          <w:del w:id="2436" w:author="Author" w:date="2026-09-30T13:42:00Z"/>
          <w:b/>
          <w:bCs/>
        </w:rPr>
      </w:pPr>
      <w:del w:id="2437" w:author="Author" w:date="2026-09-30T13:42:00Z">
        <w:r w:rsidRPr="00E51E70">
          <w:delText>The seasonal distribution of occupancy-driven deviations, illustrated in</w:delText>
        </w:r>
        <w:r w:rsidR="009448D8" w:rsidRPr="00E51E70">
          <w:rPr>
            <w:b/>
            <w:bCs/>
          </w:rPr>
          <w:delText xml:space="preserve"> </w:delText>
        </w:r>
        <w:r w:rsidR="009448D8" w:rsidRPr="00E51E70">
          <w:rPr>
            <w:b/>
            <w:bCs/>
          </w:rPr>
          <w:fldChar w:fldCharType="begin"/>
        </w:r>
        <w:r w:rsidR="009448D8" w:rsidRPr="00E51E70">
          <w:rPr>
            <w:b/>
            <w:bCs/>
          </w:rPr>
          <w:delInstrText xml:space="preserve"> REF _Ref227939880 \h </w:delInstrText>
        </w:r>
        <w:r w:rsidR="00E51E70">
          <w:rPr>
            <w:b/>
            <w:bCs/>
          </w:rPr>
          <w:delInstrText xml:space="preserve"> \* MERGEFORMAT </w:delInstrText>
        </w:r>
        <w:r w:rsidR="009448D8" w:rsidRPr="00E51E70">
          <w:rPr>
            <w:b/>
            <w:bCs/>
          </w:rPr>
        </w:r>
        <w:r w:rsidR="009448D8" w:rsidRPr="00E51E70">
          <w:rPr>
            <w:b/>
            <w:bCs/>
          </w:rPr>
          <w:fldChar w:fldCharType="separate"/>
        </w:r>
        <w:r w:rsidR="009448D8" w:rsidRPr="00E51E70">
          <w:delText xml:space="preserve">Figure </w:delText>
        </w:r>
        <w:r w:rsidR="009448D8" w:rsidRPr="00E51E70">
          <w:rPr>
            <w:noProof/>
          </w:rPr>
          <w:delText>18</w:delText>
        </w:r>
        <w:r w:rsidR="009448D8" w:rsidRPr="00E51E70">
          <w:rPr>
            <w:b/>
            <w:bCs/>
          </w:rPr>
          <w:fldChar w:fldCharType="end"/>
        </w:r>
        <w:r w:rsidRPr="00E51E70">
          <w:delText xml:space="preserve">, confirms that the largest heating divergences from Default occur during shoulder months (October-November and March-April), when internal gain reductions have the greatest proportional impact relative to moderate envelope losses. Peak winter months show compressed deviations as weather-driven envelope loads dominate the energy balance, confirming that the seasonal asymmetry in occupancy impact is </w:delText>
        </w:r>
        <w:r w:rsidR="00681E4C" w:rsidRPr="00E51E70">
          <w:delText>thermophysical</w:delText>
        </w:r>
        <w:r w:rsidRPr="00E51E70">
          <w:delText xml:space="preserve"> rather than </w:delText>
        </w:r>
        <w:r w:rsidR="00681E4C" w:rsidRPr="00E51E70">
          <w:delText>behaviourally</w:delText>
        </w:r>
        <w:r w:rsidRPr="00E51E70">
          <w:delText xml:space="preserve"> driven.</w:delText>
        </w:r>
      </w:del>
    </w:p>
    <w:p w14:paraId="4A223F12" w14:textId="77777777" w:rsidR="001E711F" w:rsidRPr="00E51E70" w:rsidRDefault="00DE3210">
      <w:pPr>
        <w:spacing w:before="240" w:after="240"/>
        <w:rPr>
          <w:del w:id="2438" w:author="Author" w:date="2026-09-30T13:42:00Z"/>
        </w:rPr>
      </w:pPr>
      <w:del w:id="2439" w:author="Author" w:date="2026-09-30T13:42:00Z">
        <w:r w:rsidRPr="00E51E70">
          <w:rPr>
            <w:noProof/>
          </w:rPr>
          <w:drawing>
            <wp:inline distT="0" distB="0" distL="0" distR="0" wp14:anchorId="4F3D25EB" wp14:editId="77E47C4A">
              <wp:extent cx="5733415" cy="3513971"/>
              <wp:effectExtent l="0" t="0" r="0" b="4445"/>
              <wp:docPr id="759226836"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6836" name="Picture 5" descr="A graph of different colored bars&#10;&#10;AI-generated content may be incorrect."/>
                      <pic:cNvPicPr/>
                    </pic:nvPicPr>
                    <pic:blipFill rotWithShape="1">
                      <a:blip r:embed="rId29" cstate="print">
                        <a:extLst>
                          <a:ext uri="{28A0092B-C50C-407E-A947-70E740481C1C}">
                            <a14:useLocalDpi xmlns:a14="http://schemas.microsoft.com/office/drawing/2010/main" val="0"/>
                          </a:ext>
                        </a:extLst>
                      </a:blip>
                      <a:srcRect t="5566"/>
                      <a:stretch>
                        <a:fillRect/>
                      </a:stretch>
                    </pic:blipFill>
                    <pic:spPr bwMode="auto">
                      <a:xfrm>
                        <a:off x="0" y="0"/>
                        <a:ext cx="5733415" cy="3513971"/>
                      </a:xfrm>
                      <a:prstGeom prst="rect">
                        <a:avLst/>
                      </a:prstGeom>
                      <a:ln>
                        <a:noFill/>
                      </a:ln>
                      <a:extLst>
                        <a:ext uri="{53640926-AAD7-44D8-BBD7-CCE9431645EC}">
                          <a14:shadowObscured xmlns:a14="http://schemas.microsoft.com/office/drawing/2010/main"/>
                        </a:ext>
                      </a:extLst>
                    </pic:spPr>
                  </pic:pic>
                </a:graphicData>
              </a:graphic>
            </wp:inline>
          </w:drawing>
        </w:r>
      </w:del>
    </w:p>
    <w:p w14:paraId="1EDA7680" w14:textId="77777777" w:rsidR="009448D8" w:rsidRPr="00E51E70" w:rsidRDefault="009448D8" w:rsidP="009448D8">
      <w:pPr>
        <w:spacing w:before="240" w:after="240"/>
        <w:jc w:val="center"/>
        <w:rPr>
          <w:del w:id="2440" w:author="Author" w:date="2026-09-30T13:42:00Z"/>
        </w:rPr>
      </w:pPr>
      <w:bookmarkStart w:id="2441" w:name="_Ref227939880"/>
      <w:del w:id="2442"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18</w:delText>
        </w:r>
        <w:r w:rsidR="000C0F2E">
          <w:rPr>
            <w:noProof/>
          </w:rPr>
          <w:fldChar w:fldCharType="end"/>
        </w:r>
        <w:bookmarkEnd w:id="2441"/>
        <w:r w:rsidRPr="00E51E70">
          <w:delText>. Monthly End-Use Energy Stack with Occupancy Presence Overlay (heating: red, cooling: blue, equipment: orange, lights: green, DHW: purple)</w:delText>
        </w:r>
      </w:del>
    </w:p>
    <w:p w14:paraId="3E00C1A0" w14:textId="77777777" w:rsidR="00E23072" w:rsidRPr="00E51E70" w:rsidRDefault="00E23072" w:rsidP="00E23072">
      <w:pPr>
        <w:spacing w:before="240" w:after="240"/>
        <w:rPr>
          <w:del w:id="2443" w:author="Author" w:date="2026-09-30T13:42:00Z"/>
          <w:b/>
          <w:bCs/>
        </w:rPr>
      </w:pPr>
      <w:del w:id="2444" w:author="Author" w:date="2026-09-30T13:42:00Z">
        <w:r w:rsidRPr="00E51E70">
          <w:delText xml:space="preserve">The day-type dimension of this behavioral asymmetry is quantified in </w:delText>
        </w:r>
        <w:r w:rsidR="009448D8" w:rsidRPr="00E51E70">
          <w:rPr>
            <w:b/>
            <w:bCs/>
          </w:rPr>
          <w:delText xml:space="preserve"> </w:delText>
        </w:r>
        <w:r w:rsidR="009448D8" w:rsidRPr="00E51E70">
          <w:rPr>
            <w:b/>
            <w:bCs/>
          </w:rPr>
          <w:fldChar w:fldCharType="begin"/>
        </w:r>
        <w:r w:rsidR="009448D8" w:rsidRPr="00E51E70">
          <w:rPr>
            <w:b/>
            <w:bCs/>
          </w:rPr>
          <w:delInstrText xml:space="preserve"> REF _Ref227939904 \h </w:delInstrText>
        </w:r>
        <w:r w:rsidR="00E51E70">
          <w:rPr>
            <w:b/>
            <w:bCs/>
          </w:rPr>
          <w:delInstrText xml:space="preserve"> \* MERGEFORMAT </w:delInstrText>
        </w:r>
        <w:r w:rsidR="009448D8" w:rsidRPr="00E51E70">
          <w:rPr>
            <w:b/>
            <w:bCs/>
          </w:rPr>
        </w:r>
        <w:r w:rsidR="009448D8" w:rsidRPr="00E51E70">
          <w:rPr>
            <w:b/>
            <w:bCs/>
          </w:rPr>
          <w:fldChar w:fldCharType="separate"/>
        </w:r>
        <w:r w:rsidR="009448D8" w:rsidRPr="00E51E70">
          <w:delText xml:space="preserve">Figure </w:delText>
        </w:r>
        <w:r w:rsidR="009448D8" w:rsidRPr="00E51E70">
          <w:rPr>
            <w:noProof/>
          </w:rPr>
          <w:delText>19</w:delText>
        </w:r>
        <w:r w:rsidR="009448D8" w:rsidRPr="00E51E70">
          <w:rPr>
            <w:b/>
            <w:bCs/>
          </w:rPr>
          <w:fldChar w:fldCharType="end"/>
        </w:r>
        <w:r w:rsidR="009448D8" w:rsidRPr="00E51E70">
          <w:rPr>
            <w:b/>
            <w:bCs/>
          </w:rPr>
          <w:delText xml:space="preserve">, </w:delText>
        </w:r>
        <w:r w:rsidRPr="00E51E70">
          <w:delText>which shows that Default assumptions produce near-zero weekend-weekday deltas across all end-uses, while empirical GSS cycles exhibit consistent positive deltas for Heating and negative deltas for Cooling. This reflects the elevated daytime occupancy on non-working days documented in Section 4.1.1, with the 2022 cycle showing the most pronounced day-type differentiation consistent with post-pandemic behavioral restructuring.</w:delText>
        </w:r>
      </w:del>
    </w:p>
    <w:p w14:paraId="3E10E8A6" w14:textId="77777777" w:rsidR="001E711F" w:rsidRPr="00E51E70" w:rsidRDefault="00E727C0">
      <w:pPr>
        <w:jc w:val="center"/>
        <w:rPr>
          <w:del w:id="2445" w:author="Author" w:date="2026-09-30T13:42:00Z"/>
        </w:rPr>
      </w:pPr>
      <w:del w:id="2446" w:author="Author" w:date="2026-09-30T13:42:00Z">
        <w:r w:rsidRPr="00E51E70">
          <w:rPr>
            <w:noProof/>
          </w:rPr>
          <w:drawing>
            <wp:inline distT="114300" distB="114300" distL="114300" distR="114300" wp14:anchorId="13810D82" wp14:editId="58EFF9FC">
              <wp:extent cx="5730875" cy="1249596"/>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rotWithShape="1">
                      <a:blip r:embed="rId30"/>
                      <a:srcRect t="15173"/>
                      <a:stretch>
                        <a:fillRect/>
                      </a:stretch>
                    </pic:blipFill>
                    <pic:spPr bwMode="auto">
                      <a:xfrm>
                        <a:off x="0" y="0"/>
                        <a:ext cx="5731200" cy="1249667"/>
                      </a:xfrm>
                      <a:prstGeom prst="rect">
                        <a:avLst/>
                      </a:prstGeom>
                      <a:ln>
                        <a:noFill/>
                      </a:ln>
                      <a:extLst>
                        <a:ext uri="{53640926-AAD7-44D8-BBD7-CCE9431645EC}">
                          <a14:shadowObscured xmlns:a14="http://schemas.microsoft.com/office/drawing/2010/main"/>
                        </a:ext>
                      </a:extLst>
                    </pic:spPr>
                  </pic:pic>
                </a:graphicData>
              </a:graphic>
            </wp:inline>
          </w:drawing>
        </w:r>
      </w:del>
    </w:p>
    <w:p w14:paraId="29B9F3C2" w14:textId="77777777" w:rsidR="009448D8" w:rsidRPr="00E51E70" w:rsidRDefault="009448D8" w:rsidP="009448D8">
      <w:pPr>
        <w:jc w:val="center"/>
        <w:rPr>
          <w:del w:id="2447" w:author="Author" w:date="2026-09-30T13:42:00Z"/>
        </w:rPr>
      </w:pPr>
      <w:bookmarkStart w:id="2448" w:name="_Ref227939904"/>
      <w:del w:id="2449"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19</w:delText>
        </w:r>
        <w:r w:rsidR="000C0F2E">
          <w:rPr>
            <w:noProof/>
          </w:rPr>
          <w:fldChar w:fldCharType="end"/>
        </w:r>
        <w:bookmarkEnd w:id="2448"/>
        <w:r w:rsidRPr="00E51E70">
          <w:delText>. Weekday–Weekend End-Use Differential by Occupancy Scenario (RC</w:delText>
        </w:r>
        <w:r w:rsidR="009F515B" w:rsidRPr="00E51E70">
          <w:delText>-R</w:delText>
        </w:r>
        <w:r w:rsidRPr="00E51E70">
          <w:delText>: blue, RC</w:delText>
        </w:r>
        <w:r w:rsidR="009F515B" w:rsidRPr="00E51E70">
          <w:delText>-D</w:delText>
        </w:r>
        <w:r w:rsidRPr="00E51E70">
          <w:delText>: yellow, RC</w:delText>
        </w:r>
        <w:r w:rsidR="009F515B" w:rsidRPr="00E51E70">
          <w:delText>-T</w:delText>
        </w:r>
        <w:r w:rsidRPr="00E51E70">
          <w:delText xml:space="preserve">: green, </w:delText>
        </w:r>
        <w:r w:rsidR="009F515B" w:rsidRPr="00E51E70">
          <w:delText>RC-MR2</w:delText>
        </w:r>
        <w:r w:rsidRPr="00E51E70">
          <w:delText xml:space="preserve">: red, </w:delText>
        </w:r>
        <w:r w:rsidR="009F515B" w:rsidRPr="00E51E70">
          <w:delText>RC-MR3</w:delText>
        </w:r>
        <w:r w:rsidRPr="00E51E70">
          <w:delText xml:space="preserve">: purple, </w:delText>
        </w:r>
        <w:r w:rsidR="009F515B" w:rsidRPr="00E51E70">
          <w:delText>RC-HR2</w:delText>
        </w:r>
        <w:r w:rsidRPr="00E51E70">
          <w:delText>: brown)</w:delText>
        </w:r>
      </w:del>
    </w:p>
    <w:p w14:paraId="5DC92FF1" w14:textId="77777777" w:rsidR="001E711F" w:rsidRPr="00E51E70" w:rsidRDefault="00E727C0">
      <w:pPr>
        <w:pStyle w:val="Heading3"/>
        <w:rPr>
          <w:del w:id="2450" w:author="Author" w:date="2026-09-30T13:42:00Z"/>
        </w:rPr>
      </w:pPr>
      <w:del w:id="2451" w:author="Author" w:date="2026-09-30T13:42:00Z">
        <w:r w:rsidRPr="00E51E70">
          <w:delText>4.2.4 Peak Load Analysis</w:delText>
        </w:r>
      </w:del>
    </w:p>
    <w:p w14:paraId="0A4121EC" w14:textId="77777777" w:rsidR="00B946E3" w:rsidRPr="00E51E70" w:rsidRDefault="00B946E3" w:rsidP="00E23072">
      <w:pPr>
        <w:spacing w:before="240" w:after="240"/>
        <w:rPr>
          <w:del w:id="2452" w:author="Author" w:date="2026-09-30T13:42:00Z"/>
        </w:rPr>
      </w:pPr>
      <w:del w:id="2453" w:author="Author" w:date="2026-09-30T13:42:00Z">
        <w:r w:rsidRPr="00E51E70">
          <w:delText xml:space="preserve">HVAC equipment sizing and grid infrastructure planning depend critically on peak load predictions, as undersized systems fail thermal comfort requirements while oversized systems impose unnecessary capital costs.  </w:delText>
        </w:r>
        <w:r w:rsidRPr="00E51E70">
          <w:fldChar w:fldCharType="begin"/>
        </w:r>
        <w:r w:rsidRPr="00E51E70">
          <w:delInstrText xml:space="preserve"> REF _Ref227939924 \h </w:delInstrText>
        </w:r>
        <w:r w:rsidR="00E51E70">
          <w:delInstrText xml:space="preserve"> \* MERGEFORMAT </w:delInstrText>
        </w:r>
        <w:r w:rsidRPr="00E51E70">
          <w:fldChar w:fldCharType="separate"/>
        </w:r>
        <w:r w:rsidRPr="00E51E70">
          <w:delText xml:space="preserve">Figure </w:delText>
        </w:r>
        <w:r w:rsidRPr="00E51E70">
          <w:rPr>
            <w:noProof/>
          </w:rPr>
          <w:delText>20</w:delText>
        </w:r>
        <w:r w:rsidRPr="00E51E70">
          <w:fldChar w:fldCharType="end"/>
        </w:r>
        <w:r w:rsidRPr="00E51E70">
          <w:delText xml:space="preserve"> examines peak load timing across all six neighbourhood units through a scatter diagram of peak Cooling hour versus peak Equipment hour per scenario, with marker size scaled to peak cooling intensity. Peak heating loads remained largely insensitive to occupancy schedule choice, confirming that extreme heating requirements in Climate Zone 6A are primarily governed by envelope thermal losses during design-day cold snaps rather than occupant-generated internal gains. Peak cooling loads, by contrast, exhibited consistent scenario-dependent variation in both magnitude and timing, with Default scenarios clustering around 14:00 to 15:00 while GSS-derived 2025 scenarios demonstrated a 17.4% reduction in peak cooling intensity alongside a </w:delText>
        </w:r>
        <w:r w:rsidR="00681E4C" w:rsidRPr="00E51E70">
          <w:delText>1-to-2-hour</w:delText>
        </w:r>
        <w:r w:rsidRPr="00E51E70">
          <w:delText xml:space="preserve"> advance toward 13:00, reflecting reduced midday internal gains from lower daytime occupancy.</w:delText>
        </w:r>
      </w:del>
    </w:p>
    <w:p w14:paraId="7FBF0763" w14:textId="77777777" w:rsidR="001E711F" w:rsidRPr="00E51E70" w:rsidRDefault="00DE3210">
      <w:pPr>
        <w:spacing w:before="240" w:after="240"/>
        <w:jc w:val="center"/>
        <w:rPr>
          <w:del w:id="2454" w:author="Author" w:date="2026-09-30T13:42:00Z"/>
        </w:rPr>
      </w:pPr>
      <w:del w:id="2455" w:author="Author" w:date="2026-09-30T13:42:00Z">
        <w:r w:rsidRPr="00E51E70">
          <w:rPr>
            <w:noProof/>
          </w:rPr>
          <w:drawing>
            <wp:inline distT="0" distB="0" distL="0" distR="0" wp14:anchorId="09561683" wp14:editId="46AA4A86">
              <wp:extent cx="5733415" cy="3216043"/>
              <wp:effectExtent l="0" t="0" r="0" b="0"/>
              <wp:docPr id="80566254"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254" name="Picture 7" descr="A graph of a graph of a graph&#10;&#10;AI-generated content may be incorrect."/>
                      <pic:cNvPicPr/>
                    </pic:nvPicPr>
                    <pic:blipFill rotWithShape="1">
                      <a:blip r:embed="rId31" cstate="print">
                        <a:extLst>
                          <a:ext uri="{28A0092B-C50C-407E-A947-70E740481C1C}">
                            <a14:useLocalDpi xmlns:a14="http://schemas.microsoft.com/office/drawing/2010/main" val="0"/>
                          </a:ext>
                        </a:extLst>
                      </a:blip>
                      <a:srcRect t="5493"/>
                      <a:stretch>
                        <a:fillRect/>
                      </a:stretch>
                    </pic:blipFill>
                    <pic:spPr bwMode="auto">
                      <a:xfrm>
                        <a:off x="0" y="0"/>
                        <a:ext cx="5733415" cy="3216043"/>
                      </a:xfrm>
                      <a:prstGeom prst="rect">
                        <a:avLst/>
                      </a:prstGeom>
                      <a:ln>
                        <a:noFill/>
                      </a:ln>
                      <a:extLst>
                        <a:ext uri="{53640926-AAD7-44D8-BBD7-CCE9431645EC}">
                          <a14:shadowObscured xmlns:a14="http://schemas.microsoft.com/office/drawing/2010/main"/>
                        </a:ext>
                      </a:extLst>
                    </pic:spPr>
                  </pic:pic>
                </a:graphicData>
              </a:graphic>
            </wp:inline>
          </w:drawing>
        </w:r>
      </w:del>
    </w:p>
    <w:p w14:paraId="5E8B6B0E" w14:textId="77777777" w:rsidR="009448D8" w:rsidRPr="00E51E70" w:rsidRDefault="009448D8" w:rsidP="009448D8">
      <w:pPr>
        <w:spacing w:before="240" w:after="240"/>
        <w:jc w:val="center"/>
        <w:rPr>
          <w:del w:id="2456" w:author="Author" w:date="2026-09-30T13:42:00Z"/>
        </w:rPr>
      </w:pPr>
      <w:bookmarkStart w:id="2457" w:name="_Ref227939924"/>
      <w:del w:id="2458"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20</w:delText>
        </w:r>
        <w:r w:rsidR="000C0F2E">
          <w:rPr>
            <w:noProof/>
          </w:rPr>
          <w:fldChar w:fldCharType="end"/>
        </w:r>
        <w:bookmarkEnd w:id="2457"/>
        <w:r w:rsidRPr="00E51E70">
          <w:delText>. Peak Cooling and Equipment Load Timing by Occupancy Scenario</w:delText>
        </w:r>
      </w:del>
    </w:p>
    <w:p w14:paraId="2596EF4C" w14:textId="77777777" w:rsidR="00B946E3" w:rsidRPr="00E51E70" w:rsidRDefault="00B946E3" w:rsidP="00B946E3">
      <w:pPr>
        <w:rPr>
          <w:del w:id="2459" w:author="Author" w:date="2026-09-30T13:42:00Z"/>
        </w:rPr>
      </w:pPr>
      <w:bookmarkStart w:id="2460" w:name="_7e33jmkdcjjn" w:colFirst="0" w:colLast="0"/>
      <w:bookmarkEnd w:id="2460"/>
      <w:del w:id="2461" w:author="Author" w:date="2026-09-30T13:42:00Z">
        <w:r w:rsidRPr="00E51E70">
          <w:delText xml:space="preserve">GSS-derived profiles simultaneously shift appliance-driven Equipment peak loads toward evening hours (17:00 to 18:00), consistent with the return-home activity concentration documented in Section 4.1.1. This temporal decoupling between the Equipment peak and the Cooling peak carries a consequential asymmetry: evening equipment loads accumulate when ambient temperatures are already declining, partially offsetting the equipment-cooling interaction that sustains Default's afternoon peak. The pattern is directionally consistent across all six neighbourhood units, confirming that occupancy schedule choice alters peak timing regardless of dwelling density or archetype composition. For grid operators, the </w:delText>
        </w:r>
        <w:r w:rsidR="00681E4C" w:rsidRPr="00E51E70">
          <w:delText>1-to-2-hour</w:delText>
        </w:r>
        <w:r w:rsidRPr="00E51E70">
          <w:delText xml:space="preserve"> advance in peak cooling toward 13:00 and the concurrent evening shift in equipment loads mean that demand-response dispatch strategies currently calibrated to mid-afternoon residential peaks would mistime curtailment signals under contemporary occupancy patterns, suggesting that utility-side flexibility programs should reassess their dispatch windows in line with census-cycle occupancy updates.</w:delText>
        </w:r>
      </w:del>
    </w:p>
    <w:p w14:paraId="2A671013" w14:textId="77777777" w:rsidR="00B946E3" w:rsidRPr="00E51E70" w:rsidRDefault="00B946E3" w:rsidP="00E23072">
      <w:pPr>
        <w:spacing w:before="240" w:after="240"/>
        <w:rPr>
          <w:del w:id="2462" w:author="Author" w:date="2026-09-30T13:42:00Z"/>
        </w:rPr>
      </w:pPr>
    </w:p>
    <w:p w14:paraId="4EE07E18" w14:textId="77777777" w:rsidR="001E711F" w:rsidRPr="00E51E70" w:rsidRDefault="00E727C0">
      <w:pPr>
        <w:pStyle w:val="Heading3"/>
        <w:rPr>
          <w:del w:id="2463" w:author="Author" w:date="2026-09-30T13:42:00Z"/>
        </w:rPr>
      </w:pPr>
      <w:del w:id="2464" w:author="Author" w:date="2026-09-30T13:42:00Z">
        <w:r w:rsidRPr="00E51E70">
          <w:delText xml:space="preserve">4.2.5 Internal Gain Coupling and Neighbourhood Energy Fingerprint </w:delText>
        </w:r>
      </w:del>
    </w:p>
    <w:p w14:paraId="15524CB7" w14:textId="77777777" w:rsidR="004F4FBB" w:rsidRPr="00E51E70" w:rsidRDefault="009448D8" w:rsidP="00E23072">
      <w:pPr>
        <w:spacing w:before="240" w:after="240"/>
        <w:rPr>
          <w:del w:id="2465" w:author="Author" w:date="2026-09-30T13:42:00Z"/>
        </w:rPr>
      </w:pPr>
      <w:del w:id="2466" w:author="Author" w:date="2026-09-30T13:42:00Z">
        <w:r w:rsidRPr="00E51E70">
          <w:rPr>
            <w:b/>
            <w:bCs/>
          </w:rPr>
          <w:fldChar w:fldCharType="begin"/>
        </w:r>
        <w:r w:rsidRPr="00E51E70">
          <w:rPr>
            <w:b/>
            <w:bCs/>
          </w:rPr>
          <w:delInstrText xml:space="preserve"> REF _Ref227939942 \h </w:delInstrText>
        </w:r>
        <w:r w:rsidR="00E51E70">
          <w:rPr>
            <w:b/>
            <w:bCs/>
          </w:rPr>
          <w:delInstrText xml:space="preserve"> \* MERGEFORMAT </w:delInstrText>
        </w:r>
        <w:r w:rsidRPr="00E51E70">
          <w:rPr>
            <w:b/>
            <w:bCs/>
          </w:rPr>
        </w:r>
        <w:r w:rsidRPr="00E51E70">
          <w:rPr>
            <w:b/>
            <w:bCs/>
          </w:rPr>
          <w:fldChar w:fldCharType="separate"/>
        </w:r>
        <w:r w:rsidRPr="00E51E70">
          <w:delText xml:space="preserve">Figure </w:delText>
        </w:r>
        <w:r w:rsidRPr="00E51E70">
          <w:rPr>
            <w:noProof/>
          </w:rPr>
          <w:delText>21</w:delText>
        </w:r>
        <w:r w:rsidRPr="00E51E70">
          <w:rPr>
            <w:b/>
            <w:bCs/>
          </w:rPr>
          <w:fldChar w:fldCharType="end"/>
        </w:r>
        <w:r w:rsidR="004F4FBB" w:rsidRPr="00E51E70">
          <w:rPr>
            <w:b/>
            <w:bCs/>
          </w:rPr>
          <w:delText xml:space="preserve"> </w:delText>
        </w:r>
        <w:r w:rsidR="004F4FBB" w:rsidRPr="00E51E70">
          <w:delText>presents the neighbourhood energy profiles as normalized radar charts, with five end-use spokes (Heating, Cooling, Electric Equipment, Domestic Hot Water, and Lighting) normalized to Default = 1.0 and one polygon per GSS temporal scenario across all six NUs. We term this end-use signature the neighbourhood energy fingerprint, analogous to a spectral signature, because its shape uniquely identifies the coupling between occupancy regime and dwelling typology. The Default spoke values reflect the full range of neighbourhood typologies, from heating-dominated detached clusters (RC</w:delText>
        </w:r>
        <w:r w:rsidR="009F515B" w:rsidRPr="00E51E70">
          <w:delText>-R</w:delText>
        </w:r>
        <w:r w:rsidR="004F4FBB" w:rsidRPr="00E51E70">
          <w:delText>: 156.5 kWh/m²/yr Heating, 45.4 kWh/m²/yr Cooling) to apartment-dominated mid-rise and high-rise units (</w:delText>
        </w:r>
        <w:r w:rsidR="009F515B" w:rsidRPr="00E51E70">
          <w:delText>RC-MR2</w:delText>
        </w:r>
        <w:r w:rsidR="004F4FBB" w:rsidRPr="00E51E70">
          <w:delText>: 35.2 kWh/m²/yr Heating, 18.1 kWh/m²/yr Cooling), confirming that the absolute energy profile differs substantially by typology even before occupancy schedule variation is applied.</w:delText>
        </w:r>
      </w:del>
    </w:p>
    <w:p w14:paraId="1155D4D6" w14:textId="77777777" w:rsidR="001E711F" w:rsidRPr="00E51E70" w:rsidRDefault="00E67D8F">
      <w:pPr>
        <w:spacing w:before="240" w:after="240"/>
        <w:jc w:val="center"/>
        <w:rPr>
          <w:del w:id="2467" w:author="Author" w:date="2026-09-30T13:42:00Z"/>
        </w:rPr>
      </w:pPr>
      <w:del w:id="2468" w:author="Author" w:date="2026-09-30T13:42:00Z">
        <w:r w:rsidRPr="00E51E70">
          <w:rPr>
            <w:noProof/>
          </w:rPr>
          <w:drawing>
            <wp:inline distT="0" distB="0" distL="0" distR="0" wp14:anchorId="0DF9D398" wp14:editId="44372AB0">
              <wp:extent cx="5733415" cy="3526063"/>
              <wp:effectExtent l="0" t="0" r="0" b="5080"/>
              <wp:docPr id="1977302654" name="Picture 9"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2654" name="Picture 9" descr="A diagram of a triangle&#10;&#10;AI-generated content may be incorrect."/>
                      <pic:cNvPicPr/>
                    </pic:nvPicPr>
                    <pic:blipFill rotWithShape="1">
                      <a:blip r:embed="rId32" cstate="print">
                        <a:extLst>
                          <a:ext uri="{28A0092B-C50C-407E-A947-70E740481C1C}">
                            <a14:useLocalDpi xmlns:a14="http://schemas.microsoft.com/office/drawing/2010/main" val="0"/>
                          </a:ext>
                        </a:extLst>
                      </a:blip>
                      <a:srcRect t="5676"/>
                      <a:stretch>
                        <a:fillRect/>
                      </a:stretch>
                    </pic:blipFill>
                    <pic:spPr bwMode="auto">
                      <a:xfrm>
                        <a:off x="0" y="0"/>
                        <a:ext cx="5733415" cy="3526063"/>
                      </a:xfrm>
                      <a:prstGeom prst="rect">
                        <a:avLst/>
                      </a:prstGeom>
                      <a:ln>
                        <a:noFill/>
                      </a:ln>
                      <a:extLst>
                        <a:ext uri="{53640926-AAD7-44D8-BBD7-CCE9431645EC}">
                          <a14:shadowObscured xmlns:a14="http://schemas.microsoft.com/office/drawing/2010/main"/>
                        </a:ext>
                      </a:extLst>
                    </pic:spPr>
                  </pic:pic>
                </a:graphicData>
              </a:graphic>
            </wp:inline>
          </w:drawing>
        </w:r>
      </w:del>
    </w:p>
    <w:p w14:paraId="24D2CCBE" w14:textId="77777777" w:rsidR="009448D8" w:rsidRPr="00E51E70" w:rsidRDefault="009448D8" w:rsidP="009448D8">
      <w:pPr>
        <w:spacing w:before="240" w:after="240"/>
        <w:jc w:val="center"/>
        <w:rPr>
          <w:del w:id="2469" w:author="Author" w:date="2026-09-30T13:42:00Z"/>
        </w:rPr>
      </w:pPr>
      <w:bookmarkStart w:id="2470" w:name="_Ref227939942"/>
      <w:del w:id="2471" w:author="Author" w:date="2026-09-30T13:42:00Z">
        <w:r w:rsidRPr="00E51E70">
          <w:delText xml:space="preserve">Figure </w:delText>
        </w:r>
        <w:r w:rsidR="000C0F2E">
          <w:fldChar w:fldCharType="begin"/>
        </w:r>
        <w:r w:rsidR="000C0F2E">
          <w:delInstrText xml:space="preserve"> SEQ Figure \* ARABIC </w:delInstrText>
        </w:r>
        <w:r w:rsidR="000C0F2E">
          <w:fldChar w:fldCharType="separate"/>
        </w:r>
        <w:r w:rsidRPr="00E51E70">
          <w:rPr>
            <w:noProof/>
          </w:rPr>
          <w:delText>21</w:delText>
        </w:r>
        <w:r w:rsidR="000C0F2E">
          <w:rPr>
            <w:noProof/>
          </w:rPr>
          <w:fldChar w:fldCharType="end"/>
        </w:r>
        <w:bookmarkEnd w:id="2470"/>
        <w:r w:rsidRPr="00E51E70">
          <w:delText>. Neighbourhood Energy Fingerprint: End-Use Profile Normalized to Default</w:delText>
        </w:r>
      </w:del>
    </w:p>
    <w:p w14:paraId="460554F0" w14:textId="77777777" w:rsidR="004F4FBB" w:rsidRPr="00E51E70" w:rsidRDefault="004F4FBB" w:rsidP="004F4FBB">
      <w:pPr>
        <w:rPr>
          <w:del w:id="2472" w:author="Author" w:date="2026-09-30T13:42:00Z"/>
        </w:rPr>
      </w:pPr>
      <w:bookmarkStart w:id="2473" w:name="_fxsvp01ss43k" w:colFirst="0" w:colLast="0"/>
      <w:bookmarkEnd w:id="2473"/>
      <w:del w:id="2474" w:author="Author" w:date="2026-09-30T13:42:00Z">
        <w:r w:rsidRPr="00E51E70">
          <w:delText>Across all neighbourhood units, the occupancy-driven transformation produces a consistent shape change rather than a uniform rescaling: Heating spokes extend beyond the Default circle while Cooling spokes contract inside it simultaneously, with Equipment and DHW spokes shifting modestly. The 2005 and 2015 empirical cycles produce the most pronounced fingerprint distortion across all six panels, consistent with their 60% daytime occupancy fractions generating the largest internal gain deviations. The 2025 synthetic projection produces a more compact polygon that approaches the Default circle in all NUs, visually confirming the convergence trend identified in Section 4.2.2 while preserving the directional heating-cooling asymmetry that persists even under moderated behavioral assumptions.</w:delText>
        </w:r>
      </w:del>
    </w:p>
    <w:p w14:paraId="2EEE2BDA" w14:textId="559852B4" w:rsidR="00A61990" w:rsidRDefault="000C0F2E">
      <w:pPr>
        <w:pStyle w:val="BodyText"/>
        <w:rPr>
          <w:ins w:id="2475" w:author="Author" w:date="2026-09-30T13:42:00Z"/>
        </w:rPr>
      </w:pPr>
      <w:ins w:id="2476" w:author="Author" w:date="2026-09-30T13:42:00Z">
        <w:r>
          <w:t xml:space="preserve">relative to the Default, which lowers internal gains and so raises heating and lowers cooling; the </w:t>
        </w:r>
        <w:r>
          <w:t>2022 schedules, with the most daytime presence (Section 4.1.1), lower equipment use by only 1.9 to 2.8 % and lighting by 8.3 to 12.6 %, against 3.0 to 5.8 % and 8.0 to 18.9 % in the other years, and therefore depart least from the Default.</w:t>
        </w:r>
      </w:ins>
    </w:p>
    <w:p w14:paraId="02152204" w14:textId="77777777" w:rsidR="00A61990" w:rsidRDefault="000C0F2E">
      <w:pPr>
        <w:pStyle w:val="BodyText"/>
        <w:rPr>
          <w:ins w:id="2477" w:author="Author" w:date="2026-09-30T13:42:00Z"/>
        </w:rPr>
      </w:pPr>
      <w:ins w:id="2478" w:author="Author" w:date="2026-09-30T13:42:00Z">
        <w:r>
          <w:t>Peak cooling dem</w:t>
        </w:r>
        <w:r>
          <w:t>and follows the same pattern (Table 11). In the house NUs the survey-based schedules lower the annual peak by 3.8 to 10.2 %, least in 2022; in the apartment NUs the change is between −1.9 and +0.3 %. The peak falls on the same day and at the same quarter-h</w:t>
        </w:r>
        <w:r>
          <w:t xml:space="preserve">our as in the Default in most draws (26 July at 19:30–19:45 in the house NUs, 10 August at 13:15 in the mid-rise NUs and 14 July at 19:00 in the high-rise NU), so in this weather file the occupancy schedules change the size of the cooling peak but not its </w:t>
        </w:r>
        <w:r>
          <w:t>timing.</w:t>
        </w:r>
      </w:ins>
    </w:p>
    <w:p w14:paraId="7FC6A26E" w14:textId="77777777" w:rsidR="00A61990" w:rsidRDefault="000C0F2E">
      <w:pPr>
        <w:pStyle w:val="BodyText"/>
        <w:rPr>
          <w:ins w:id="2479" w:author="Author" w:date="2026-09-30T13:42:00Z"/>
        </w:rPr>
      </w:pPr>
      <w:ins w:id="2480" w:author="Author" w:date="2026-09-30T13:42:00Z">
        <w:r>
          <w:t>Table 11. Deviation of the annual peak cooling demand from the Default (%), mean over 30 draws with 95 % confidence interval, and the time of the Default peak.</w:t>
        </w:r>
      </w:ins>
    </w:p>
    <w:tbl>
      <w:tblPr>
        <w:tblStyle w:val="Table"/>
        <w:tblW w:w="5000" w:type="pct"/>
        <w:tblLayout w:type="fixed"/>
        <w:tblCellMar>
          <w:left w:w="72" w:type="dxa"/>
          <w:right w:w="72" w:type="dxa"/>
        </w:tblCellMar>
        <w:tblLook w:val="0020" w:firstRow="1" w:lastRow="0" w:firstColumn="0" w:lastColumn="0" w:noHBand="0" w:noVBand="0"/>
      </w:tblPr>
      <w:tblGrid>
        <w:gridCol w:w="436"/>
        <w:gridCol w:w="821"/>
        <w:gridCol w:w="1075"/>
        <w:gridCol w:w="1461"/>
        <w:gridCol w:w="1434"/>
        <w:gridCol w:w="1434"/>
        <w:gridCol w:w="1406"/>
        <w:gridCol w:w="1437"/>
      </w:tblGrid>
      <w:tr w:rsidR="00A61990" w14:paraId="7EBA1B17" w14:textId="77777777" w:rsidTr="00A61990">
        <w:trPr>
          <w:cnfStyle w:val="100000000000" w:firstRow="1" w:lastRow="0" w:firstColumn="0" w:lastColumn="0" w:oddVBand="0" w:evenVBand="0" w:oddHBand="0" w:evenHBand="0" w:firstRowFirstColumn="0" w:firstRowLastColumn="0" w:lastRowFirstColumn="0" w:lastRowLastColumn="0"/>
          <w:tblHeader/>
          <w:ins w:id="2481" w:author="Author" w:date="2026-09-30T13:42:00Z"/>
        </w:trPr>
        <w:tc>
          <w:tcPr>
            <w:tcW w:w="429" w:type="dxa"/>
          </w:tcPr>
          <w:p w14:paraId="025251E6" w14:textId="77777777" w:rsidR="00A61990" w:rsidRDefault="000C0F2E">
            <w:pPr>
              <w:pStyle w:val="Compact"/>
              <w:spacing w:after="0" w:line="240" w:lineRule="auto"/>
              <w:jc w:val="left"/>
              <w:rPr>
                <w:ins w:id="2482" w:author="Author" w:date="2026-09-30T13:42:00Z"/>
              </w:rPr>
            </w:pPr>
            <w:ins w:id="2483" w:author="Author" w:date="2026-09-30T13:42:00Z">
              <w:r>
                <w:rPr>
                  <w:sz w:val="20"/>
                  <w:szCs w:val="20"/>
                </w:rPr>
                <w:t>NU</w:t>
              </w:r>
            </w:ins>
          </w:p>
        </w:tc>
        <w:tc>
          <w:tcPr>
            <w:tcW w:w="809" w:type="dxa"/>
          </w:tcPr>
          <w:p w14:paraId="2B1C9961" w14:textId="77777777" w:rsidR="00A61990" w:rsidRDefault="000C0F2E">
            <w:pPr>
              <w:pStyle w:val="Compact"/>
              <w:spacing w:after="0" w:line="240" w:lineRule="auto"/>
              <w:jc w:val="right"/>
              <w:rPr>
                <w:ins w:id="2484" w:author="Author" w:date="2026-09-30T13:42:00Z"/>
              </w:rPr>
            </w:pPr>
            <w:ins w:id="2485" w:author="Author" w:date="2026-09-30T13:42:00Z">
              <w:r>
                <w:rPr>
                  <w:sz w:val="20"/>
                  <w:szCs w:val="20"/>
                </w:rPr>
                <w:t>Default peak (W/m²)</w:t>
              </w:r>
            </w:ins>
          </w:p>
        </w:tc>
        <w:tc>
          <w:tcPr>
            <w:tcW w:w="1059" w:type="dxa"/>
          </w:tcPr>
          <w:p w14:paraId="0334FA42" w14:textId="77777777" w:rsidR="00A61990" w:rsidRDefault="000C0F2E">
            <w:pPr>
              <w:pStyle w:val="Compact"/>
              <w:spacing w:after="0" w:line="240" w:lineRule="auto"/>
              <w:jc w:val="left"/>
              <w:rPr>
                <w:ins w:id="2486" w:author="Author" w:date="2026-09-30T13:42:00Z"/>
              </w:rPr>
            </w:pPr>
            <w:ins w:id="2487" w:author="Author" w:date="2026-09-30T13:42:00Z">
              <w:r>
                <w:rPr>
                  <w:sz w:val="20"/>
                  <w:szCs w:val="20"/>
                </w:rPr>
                <w:t>Time of Default peak</w:t>
              </w:r>
            </w:ins>
          </w:p>
        </w:tc>
        <w:tc>
          <w:tcPr>
            <w:tcW w:w="1439" w:type="dxa"/>
          </w:tcPr>
          <w:p w14:paraId="22715C31" w14:textId="77777777" w:rsidR="00A61990" w:rsidRDefault="000C0F2E">
            <w:pPr>
              <w:pStyle w:val="Compact"/>
              <w:spacing w:after="0" w:line="240" w:lineRule="auto"/>
              <w:jc w:val="right"/>
              <w:rPr>
                <w:ins w:id="2488" w:author="Author" w:date="2026-09-30T13:42:00Z"/>
              </w:rPr>
            </w:pPr>
            <w:ins w:id="2489" w:author="Author" w:date="2026-09-30T13:42:00Z">
              <w:r>
                <w:rPr>
                  <w:sz w:val="20"/>
                  <w:szCs w:val="20"/>
                </w:rPr>
                <w:t>2005</w:t>
              </w:r>
            </w:ins>
          </w:p>
        </w:tc>
        <w:tc>
          <w:tcPr>
            <w:tcW w:w="1412" w:type="dxa"/>
          </w:tcPr>
          <w:p w14:paraId="71EA8FB4" w14:textId="77777777" w:rsidR="00A61990" w:rsidRDefault="000C0F2E">
            <w:pPr>
              <w:pStyle w:val="Compact"/>
              <w:spacing w:after="0" w:line="240" w:lineRule="auto"/>
              <w:jc w:val="right"/>
              <w:rPr>
                <w:ins w:id="2490" w:author="Author" w:date="2026-09-30T13:42:00Z"/>
              </w:rPr>
            </w:pPr>
            <w:ins w:id="2491" w:author="Author" w:date="2026-09-30T13:42:00Z">
              <w:r>
                <w:rPr>
                  <w:sz w:val="20"/>
                  <w:szCs w:val="20"/>
                </w:rPr>
                <w:t>2010</w:t>
              </w:r>
            </w:ins>
          </w:p>
        </w:tc>
        <w:tc>
          <w:tcPr>
            <w:tcW w:w="1412" w:type="dxa"/>
          </w:tcPr>
          <w:p w14:paraId="4E97DD4F" w14:textId="77777777" w:rsidR="00A61990" w:rsidRDefault="000C0F2E">
            <w:pPr>
              <w:pStyle w:val="Compact"/>
              <w:spacing w:after="0" w:line="240" w:lineRule="auto"/>
              <w:jc w:val="right"/>
              <w:rPr>
                <w:ins w:id="2492" w:author="Author" w:date="2026-09-30T13:42:00Z"/>
              </w:rPr>
            </w:pPr>
            <w:ins w:id="2493" w:author="Author" w:date="2026-09-30T13:42:00Z">
              <w:r>
                <w:rPr>
                  <w:sz w:val="20"/>
                  <w:szCs w:val="20"/>
                </w:rPr>
                <w:t>2015</w:t>
              </w:r>
            </w:ins>
          </w:p>
        </w:tc>
        <w:tc>
          <w:tcPr>
            <w:tcW w:w="1385" w:type="dxa"/>
          </w:tcPr>
          <w:p w14:paraId="3311EF59" w14:textId="77777777" w:rsidR="00A61990" w:rsidRDefault="000C0F2E">
            <w:pPr>
              <w:pStyle w:val="Compact"/>
              <w:spacing w:after="0" w:line="240" w:lineRule="auto"/>
              <w:jc w:val="right"/>
              <w:rPr>
                <w:ins w:id="2494" w:author="Author" w:date="2026-09-30T13:42:00Z"/>
              </w:rPr>
            </w:pPr>
            <w:ins w:id="2495" w:author="Author" w:date="2026-09-30T13:42:00Z">
              <w:r>
                <w:rPr>
                  <w:sz w:val="20"/>
                  <w:szCs w:val="20"/>
                </w:rPr>
                <w:t>2022</w:t>
              </w:r>
            </w:ins>
          </w:p>
        </w:tc>
        <w:tc>
          <w:tcPr>
            <w:tcW w:w="1415" w:type="dxa"/>
          </w:tcPr>
          <w:p w14:paraId="52180664" w14:textId="77777777" w:rsidR="00A61990" w:rsidRDefault="000C0F2E">
            <w:pPr>
              <w:pStyle w:val="Compact"/>
              <w:spacing w:after="0" w:line="240" w:lineRule="auto"/>
              <w:jc w:val="right"/>
              <w:rPr>
                <w:ins w:id="2496" w:author="Author" w:date="2026-09-30T13:42:00Z"/>
              </w:rPr>
            </w:pPr>
            <w:ins w:id="2497" w:author="Author" w:date="2026-09-30T13:42:00Z">
              <w:r>
                <w:rPr>
                  <w:sz w:val="20"/>
                  <w:szCs w:val="20"/>
                </w:rPr>
                <w:t>2025</w:t>
              </w:r>
            </w:ins>
          </w:p>
        </w:tc>
      </w:tr>
      <w:tr w:rsidR="00A61990" w14:paraId="56A4755D" w14:textId="77777777" w:rsidTr="00A61990">
        <w:trPr>
          <w:ins w:id="2498" w:author="Author" w:date="2026-09-30T13:42:00Z"/>
        </w:trPr>
        <w:tc>
          <w:tcPr>
            <w:tcW w:w="429" w:type="dxa"/>
          </w:tcPr>
          <w:p w14:paraId="44AE4FB8" w14:textId="77777777" w:rsidR="00A61990" w:rsidRDefault="000C0F2E">
            <w:pPr>
              <w:pStyle w:val="Compact"/>
              <w:spacing w:after="0" w:line="240" w:lineRule="auto"/>
              <w:jc w:val="left"/>
              <w:rPr>
                <w:ins w:id="2499" w:author="Author" w:date="2026-09-30T13:42:00Z"/>
              </w:rPr>
            </w:pPr>
            <w:ins w:id="2500" w:author="Author" w:date="2026-09-30T13:42:00Z">
              <w:r>
                <w:rPr>
                  <w:sz w:val="20"/>
                  <w:szCs w:val="20"/>
                </w:rPr>
                <w:t>RC-R</w:t>
              </w:r>
            </w:ins>
          </w:p>
        </w:tc>
        <w:tc>
          <w:tcPr>
            <w:tcW w:w="809" w:type="dxa"/>
          </w:tcPr>
          <w:p w14:paraId="6E35242D" w14:textId="77777777" w:rsidR="00A61990" w:rsidRDefault="000C0F2E">
            <w:pPr>
              <w:pStyle w:val="Compact"/>
              <w:spacing w:after="0" w:line="240" w:lineRule="auto"/>
              <w:jc w:val="right"/>
              <w:rPr>
                <w:ins w:id="2501" w:author="Author" w:date="2026-09-30T13:42:00Z"/>
              </w:rPr>
            </w:pPr>
            <w:ins w:id="2502" w:author="Author" w:date="2026-09-30T13:42:00Z">
              <w:r>
                <w:rPr>
                  <w:sz w:val="20"/>
                  <w:szCs w:val="20"/>
                </w:rPr>
                <w:t>18.6</w:t>
              </w:r>
            </w:ins>
          </w:p>
        </w:tc>
        <w:tc>
          <w:tcPr>
            <w:tcW w:w="1059" w:type="dxa"/>
          </w:tcPr>
          <w:p w14:paraId="07B9C67E" w14:textId="77777777" w:rsidR="00A61990" w:rsidRDefault="000C0F2E">
            <w:pPr>
              <w:pStyle w:val="Compact"/>
              <w:spacing w:after="0" w:line="240" w:lineRule="auto"/>
              <w:jc w:val="left"/>
              <w:rPr>
                <w:ins w:id="2503" w:author="Author" w:date="2026-09-30T13:42:00Z"/>
              </w:rPr>
            </w:pPr>
            <w:ins w:id="2504" w:author="Author" w:date="2026-09-30T13:42:00Z">
              <w:r>
                <w:rPr>
                  <w:sz w:val="20"/>
                  <w:szCs w:val="20"/>
                </w:rPr>
                <w:t>26 Jul, 19:45</w:t>
              </w:r>
            </w:ins>
          </w:p>
        </w:tc>
        <w:tc>
          <w:tcPr>
            <w:tcW w:w="1439" w:type="dxa"/>
          </w:tcPr>
          <w:p w14:paraId="7D0071DD" w14:textId="77777777" w:rsidR="00A61990" w:rsidRDefault="000C0F2E">
            <w:pPr>
              <w:pStyle w:val="Compact"/>
              <w:spacing w:after="0" w:line="240" w:lineRule="auto"/>
              <w:jc w:val="right"/>
              <w:rPr>
                <w:ins w:id="2505" w:author="Author" w:date="2026-09-30T13:42:00Z"/>
              </w:rPr>
            </w:pPr>
            <w:ins w:id="2506" w:author="Author" w:date="2026-09-30T13:42:00Z">
              <w:r>
                <w:rPr>
                  <w:sz w:val="20"/>
                  <w:szCs w:val="20"/>
                </w:rPr>
                <w:t>-10.2 (-12.3, -8.1)</w:t>
              </w:r>
            </w:ins>
          </w:p>
        </w:tc>
        <w:tc>
          <w:tcPr>
            <w:tcW w:w="1412" w:type="dxa"/>
          </w:tcPr>
          <w:p w14:paraId="151D1DEE" w14:textId="77777777" w:rsidR="00A61990" w:rsidRDefault="000C0F2E">
            <w:pPr>
              <w:pStyle w:val="Compact"/>
              <w:spacing w:after="0" w:line="240" w:lineRule="auto"/>
              <w:jc w:val="right"/>
              <w:rPr>
                <w:ins w:id="2507" w:author="Author" w:date="2026-09-30T13:42:00Z"/>
              </w:rPr>
            </w:pPr>
            <w:ins w:id="2508" w:author="Author" w:date="2026-09-30T13:42:00Z">
              <w:r>
                <w:rPr>
                  <w:sz w:val="20"/>
                  <w:szCs w:val="20"/>
                </w:rPr>
                <w:t>-7.8 (-10.3, -5.3)</w:t>
              </w:r>
            </w:ins>
          </w:p>
        </w:tc>
        <w:tc>
          <w:tcPr>
            <w:tcW w:w="1412" w:type="dxa"/>
          </w:tcPr>
          <w:p w14:paraId="1911E3A4" w14:textId="77777777" w:rsidR="00A61990" w:rsidRDefault="000C0F2E">
            <w:pPr>
              <w:pStyle w:val="Compact"/>
              <w:spacing w:after="0" w:line="240" w:lineRule="auto"/>
              <w:jc w:val="right"/>
              <w:rPr>
                <w:ins w:id="2509" w:author="Author" w:date="2026-09-30T13:42:00Z"/>
              </w:rPr>
            </w:pPr>
            <w:ins w:id="2510" w:author="Author" w:date="2026-09-30T13:42:00Z">
              <w:r>
                <w:rPr>
                  <w:sz w:val="20"/>
                  <w:szCs w:val="20"/>
                </w:rPr>
                <w:t>-9.4 (-12.4, -6.3)</w:t>
              </w:r>
            </w:ins>
          </w:p>
        </w:tc>
        <w:tc>
          <w:tcPr>
            <w:tcW w:w="1385" w:type="dxa"/>
          </w:tcPr>
          <w:p w14:paraId="5E56DC8C" w14:textId="77777777" w:rsidR="00A61990" w:rsidRDefault="000C0F2E">
            <w:pPr>
              <w:pStyle w:val="Compact"/>
              <w:spacing w:after="0" w:line="240" w:lineRule="auto"/>
              <w:jc w:val="right"/>
              <w:rPr>
                <w:ins w:id="2511" w:author="Author" w:date="2026-09-30T13:42:00Z"/>
              </w:rPr>
            </w:pPr>
            <w:ins w:id="2512" w:author="Author" w:date="2026-09-30T13:42:00Z">
              <w:r>
                <w:rPr>
                  <w:sz w:val="20"/>
                  <w:szCs w:val="20"/>
                </w:rPr>
                <w:t>-5.0 (-7.9, -2.1)</w:t>
              </w:r>
            </w:ins>
          </w:p>
        </w:tc>
        <w:tc>
          <w:tcPr>
            <w:tcW w:w="1415" w:type="dxa"/>
          </w:tcPr>
          <w:p w14:paraId="4557DC1F" w14:textId="77777777" w:rsidR="00A61990" w:rsidRDefault="000C0F2E">
            <w:pPr>
              <w:pStyle w:val="Compact"/>
              <w:spacing w:after="0" w:line="240" w:lineRule="auto"/>
              <w:jc w:val="right"/>
              <w:rPr>
                <w:ins w:id="2513" w:author="Author" w:date="2026-09-30T13:42:00Z"/>
              </w:rPr>
            </w:pPr>
            <w:ins w:id="2514" w:author="Author" w:date="2026-09-30T13:42:00Z">
              <w:r>
                <w:rPr>
                  <w:sz w:val="20"/>
                  <w:szCs w:val="20"/>
                </w:rPr>
                <w:t>-7.5 (-10.1, -4.8)</w:t>
              </w:r>
            </w:ins>
          </w:p>
        </w:tc>
      </w:tr>
      <w:tr w:rsidR="00A61990" w14:paraId="7DB24E03" w14:textId="77777777" w:rsidTr="00A61990">
        <w:trPr>
          <w:ins w:id="2515" w:author="Author" w:date="2026-09-30T13:42:00Z"/>
        </w:trPr>
        <w:tc>
          <w:tcPr>
            <w:tcW w:w="429" w:type="dxa"/>
          </w:tcPr>
          <w:p w14:paraId="7E376465" w14:textId="77777777" w:rsidR="00A61990" w:rsidRDefault="000C0F2E">
            <w:pPr>
              <w:pStyle w:val="Compact"/>
              <w:spacing w:after="0" w:line="240" w:lineRule="auto"/>
              <w:jc w:val="left"/>
              <w:rPr>
                <w:ins w:id="2516" w:author="Author" w:date="2026-09-30T13:42:00Z"/>
              </w:rPr>
            </w:pPr>
            <w:ins w:id="2517" w:author="Author" w:date="2026-09-30T13:42:00Z">
              <w:r>
                <w:rPr>
                  <w:sz w:val="20"/>
                  <w:szCs w:val="20"/>
                </w:rPr>
                <w:t>RC-D</w:t>
              </w:r>
            </w:ins>
          </w:p>
        </w:tc>
        <w:tc>
          <w:tcPr>
            <w:tcW w:w="809" w:type="dxa"/>
          </w:tcPr>
          <w:p w14:paraId="2E13814F" w14:textId="77777777" w:rsidR="00A61990" w:rsidRDefault="000C0F2E">
            <w:pPr>
              <w:pStyle w:val="Compact"/>
              <w:spacing w:after="0" w:line="240" w:lineRule="auto"/>
              <w:jc w:val="right"/>
              <w:rPr>
                <w:ins w:id="2518" w:author="Author" w:date="2026-09-30T13:42:00Z"/>
              </w:rPr>
            </w:pPr>
            <w:ins w:id="2519" w:author="Author" w:date="2026-09-30T13:42:00Z">
              <w:r>
                <w:rPr>
                  <w:sz w:val="20"/>
                  <w:szCs w:val="20"/>
                </w:rPr>
                <w:t>18.7</w:t>
              </w:r>
            </w:ins>
          </w:p>
        </w:tc>
        <w:tc>
          <w:tcPr>
            <w:tcW w:w="1059" w:type="dxa"/>
          </w:tcPr>
          <w:p w14:paraId="3D548F0A" w14:textId="77777777" w:rsidR="00A61990" w:rsidRDefault="000C0F2E">
            <w:pPr>
              <w:pStyle w:val="Compact"/>
              <w:spacing w:after="0" w:line="240" w:lineRule="auto"/>
              <w:jc w:val="left"/>
              <w:rPr>
                <w:ins w:id="2520" w:author="Author" w:date="2026-09-30T13:42:00Z"/>
              </w:rPr>
            </w:pPr>
            <w:ins w:id="2521" w:author="Author" w:date="2026-09-30T13:42:00Z">
              <w:r>
                <w:rPr>
                  <w:sz w:val="20"/>
                  <w:szCs w:val="20"/>
                </w:rPr>
                <w:t>26 Jul, 19:30</w:t>
              </w:r>
            </w:ins>
          </w:p>
        </w:tc>
        <w:tc>
          <w:tcPr>
            <w:tcW w:w="1439" w:type="dxa"/>
          </w:tcPr>
          <w:p w14:paraId="70003637" w14:textId="77777777" w:rsidR="00A61990" w:rsidRDefault="000C0F2E">
            <w:pPr>
              <w:pStyle w:val="Compact"/>
              <w:spacing w:after="0" w:line="240" w:lineRule="auto"/>
              <w:jc w:val="right"/>
              <w:rPr>
                <w:ins w:id="2522" w:author="Author" w:date="2026-09-30T13:42:00Z"/>
              </w:rPr>
            </w:pPr>
            <w:ins w:id="2523" w:author="Author" w:date="2026-09-30T13:42:00Z">
              <w:r>
                <w:rPr>
                  <w:sz w:val="20"/>
                  <w:szCs w:val="20"/>
                </w:rPr>
                <w:t>-10.1 (-12.2, -8.0)</w:t>
              </w:r>
            </w:ins>
          </w:p>
        </w:tc>
        <w:tc>
          <w:tcPr>
            <w:tcW w:w="1412" w:type="dxa"/>
          </w:tcPr>
          <w:p w14:paraId="532CD60A" w14:textId="77777777" w:rsidR="00A61990" w:rsidRDefault="000C0F2E">
            <w:pPr>
              <w:pStyle w:val="Compact"/>
              <w:spacing w:after="0" w:line="240" w:lineRule="auto"/>
              <w:jc w:val="right"/>
              <w:rPr>
                <w:ins w:id="2524" w:author="Author" w:date="2026-09-30T13:42:00Z"/>
              </w:rPr>
            </w:pPr>
            <w:ins w:id="2525" w:author="Author" w:date="2026-09-30T13:42:00Z">
              <w:r>
                <w:rPr>
                  <w:sz w:val="20"/>
                  <w:szCs w:val="20"/>
                </w:rPr>
                <w:t>-9.6 (-12.3, -6.9)</w:t>
              </w:r>
            </w:ins>
          </w:p>
        </w:tc>
        <w:tc>
          <w:tcPr>
            <w:tcW w:w="1412" w:type="dxa"/>
          </w:tcPr>
          <w:p w14:paraId="7A1C136C" w14:textId="77777777" w:rsidR="00A61990" w:rsidRDefault="000C0F2E">
            <w:pPr>
              <w:pStyle w:val="Compact"/>
              <w:spacing w:after="0" w:line="240" w:lineRule="auto"/>
              <w:jc w:val="right"/>
              <w:rPr>
                <w:ins w:id="2526" w:author="Author" w:date="2026-09-30T13:42:00Z"/>
              </w:rPr>
            </w:pPr>
            <w:ins w:id="2527" w:author="Author" w:date="2026-09-30T13:42:00Z">
              <w:r>
                <w:rPr>
                  <w:sz w:val="20"/>
                  <w:szCs w:val="20"/>
                </w:rPr>
                <w:t>-8.4 (-12.1, -4.6)</w:t>
              </w:r>
            </w:ins>
          </w:p>
        </w:tc>
        <w:tc>
          <w:tcPr>
            <w:tcW w:w="1385" w:type="dxa"/>
          </w:tcPr>
          <w:p w14:paraId="2222159D" w14:textId="77777777" w:rsidR="00A61990" w:rsidRDefault="000C0F2E">
            <w:pPr>
              <w:pStyle w:val="Compact"/>
              <w:spacing w:after="0" w:line="240" w:lineRule="auto"/>
              <w:jc w:val="right"/>
              <w:rPr>
                <w:ins w:id="2528" w:author="Author" w:date="2026-09-30T13:42:00Z"/>
              </w:rPr>
            </w:pPr>
            <w:ins w:id="2529" w:author="Author" w:date="2026-09-30T13:42:00Z">
              <w:r>
                <w:rPr>
                  <w:sz w:val="20"/>
                  <w:szCs w:val="20"/>
                </w:rPr>
                <w:t>-7.0 (-8.9, -5.2)</w:t>
              </w:r>
            </w:ins>
          </w:p>
        </w:tc>
        <w:tc>
          <w:tcPr>
            <w:tcW w:w="1415" w:type="dxa"/>
          </w:tcPr>
          <w:p w14:paraId="10A3F9C9" w14:textId="77777777" w:rsidR="00A61990" w:rsidRDefault="000C0F2E">
            <w:pPr>
              <w:pStyle w:val="Compact"/>
              <w:spacing w:after="0" w:line="240" w:lineRule="auto"/>
              <w:jc w:val="right"/>
              <w:rPr>
                <w:ins w:id="2530" w:author="Author" w:date="2026-09-30T13:42:00Z"/>
              </w:rPr>
            </w:pPr>
            <w:ins w:id="2531" w:author="Author" w:date="2026-09-30T13:42:00Z">
              <w:r>
                <w:rPr>
                  <w:sz w:val="20"/>
                  <w:szCs w:val="20"/>
                </w:rPr>
                <w:t>-7.5 (-10.2, -4.9)</w:t>
              </w:r>
            </w:ins>
          </w:p>
        </w:tc>
      </w:tr>
      <w:tr w:rsidR="00A61990" w14:paraId="5C15CFF8" w14:textId="77777777" w:rsidTr="00A61990">
        <w:trPr>
          <w:ins w:id="2532" w:author="Author" w:date="2026-09-30T13:42:00Z"/>
        </w:trPr>
        <w:tc>
          <w:tcPr>
            <w:tcW w:w="429" w:type="dxa"/>
          </w:tcPr>
          <w:p w14:paraId="3C67B98F" w14:textId="77777777" w:rsidR="00A61990" w:rsidRDefault="000C0F2E">
            <w:pPr>
              <w:pStyle w:val="Compact"/>
              <w:spacing w:after="0" w:line="240" w:lineRule="auto"/>
              <w:jc w:val="left"/>
              <w:rPr>
                <w:ins w:id="2533" w:author="Author" w:date="2026-09-30T13:42:00Z"/>
              </w:rPr>
            </w:pPr>
            <w:ins w:id="2534" w:author="Author" w:date="2026-09-30T13:42:00Z">
              <w:r>
                <w:rPr>
                  <w:sz w:val="20"/>
                  <w:szCs w:val="20"/>
                </w:rPr>
                <w:t>RC-T</w:t>
              </w:r>
            </w:ins>
          </w:p>
        </w:tc>
        <w:tc>
          <w:tcPr>
            <w:tcW w:w="809" w:type="dxa"/>
          </w:tcPr>
          <w:p w14:paraId="72466F26" w14:textId="77777777" w:rsidR="00A61990" w:rsidRDefault="000C0F2E">
            <w:pPr>
              <w:pStyle w:val="Compact"/>
              <w:spacing w:after="0" w:line="240" w:lineRule="auto"/>
              <w:jc w:val="right"/>
              <w:rPr>
                <w:ins w:id="2535" w:author="Author" w:date="2026-09-30T13:42:00Z"/>
              </w:rPr>
            </w:pPr>
            <w:ins w:id="2536" w:author="Author" w:date="2026-09-30T13:42:00Z">
              <w:r>
                <w:rPr>
                  <w:sz w:val="20"/>
                  <w:szCs w:val="20"/>
                </w:rPr>
                <w:t>17.6</w:t>
              </w:r>
            </w:ins>
          </w:p>
        </w:tc>
        <w:tc>
          <w:tcPr>
            <w:tcW w:w="1059" w:type="dxa"/>
          </w:tcPr>
          <w:p w14:paraId="1322FA98" w14:textId="77777777" w:rsidR="00A61990" w:rsidRDefault="000C0F2E">
            <w:pPr>
              <w:pStyle w:val="Compact"/>
              <w:spacing w:after="0" w:line="240" w:lineRule="auto"/>
              <w:jc w:val="left"/>
              <w:rPr>
                <w:ins w:id="2537" w:author="Author" w:date="2026-09-30T13:42:00Z"/>
              </w:rPr>
            </w:pPr>
            <w:ins w:id="2538" w:author="Author" w:date="2026-09-30T13:42:00Z">
              <w:r>
                <w:rPr>
                  <w:sz w:val="20"/>
                  <w:szCs w:val="20"/>
                </w:rPr>
                <w:t>26 Jul, 19:30</w:t>
              </w:r>
            </w:ins>
          </w:p>
        </w:tc>
        <w:tc>
          <w:tcPr>
            <w:tcW w:w="1439" w:type="dxa"/>
          </w:tcPr>
          <w:p w14:paraId="3FF46160" w14:textId="77777777" w:rsidR="00A61990" w:rsidRDefault="000C0F2E">
            <w:pPr>
              <w:pStyle w:val="Compact"/>
              <w:spacing w:after="0" w:line="240" w:lineRule="auto"/>
              <w:jc w:val="right"/>
              <w:rPr>
                <w:ins w:id="2539" w:author="Author" w:date="2026-09-30T13:42:00Z"/>
              </w:rPr>
            </w:pPr>
            <w:ins w:id="2540" w:author="Author" w:date="2026-09-30T13:42:00Z">
              <w:r>
                <w:rPr>
                  <w:sz w:val="20"/>
                  <w:szCs w:val="20"/>
                </w:rPr>
                <w:t>-8.1 (-8.8, -7.4)</w:t>
              </w:r>
            </w:ins>
          </w:p>
        </w:tc>
        <w:tc>
          <w:tcPr>
            <w:tcW w:w="1412" w:type="dxa"/>
          </w:tcPr>
          <w:p w14:paraId="1D4876A5" w14:textId="77777777" w:rsidR="00A61990" w:rsidRDefault="000C0F2E">
            <w:pPr>
              <w:pStyle w:val="Compact"/>
              <w:spacing w:after="0" w:line="240" w:lineRule="auto"/>
              <w:jc w:val="right"/>
              <w:rPr>
                <w:ins w:id="2541" w:author="Author" w:date="2026-09-30T13:42:00Z"/>
              </w:rPr>
            </w:pPr>
            <w:ins w:id="2542" w:author="Author" w:date="2026-09-30T13:42:00Z">
              <w:r>
                <w:rPr>
                  <w:sz w:val="20"/>
                  <w:szCs w:val="20"/>
                </w:rPr>
                <w:t>-8.3 (-9.4, -7.2)</w:t>
              </w:r>
            </w:ins>
          </w:p>
        </w:tc>
        <w:tc>
          <w:tcPr>
            <w:tcW w:w="1412" w:type="dxa"/>
          </w:tcPr>
          <w:p w14:paraId="7FFC5873" w14:textId="77777777" w:rsidR="00A61990" w:rsidRDefault="000C0F2E">
            <w:pPr>
              <w:pStyle w:val="Compact"/>
              <w:spacing w:after="0" w:line="240" w:lineRule="auto"/>
              <w:jc w:val="right"/>
              <w:rPr>
                <w:ins w:id="2543" w:author="Author" w:date="2026-09-30T13:42:00Z"/>
              </w:rPr>
            </w:pPr>
            <w:ins w:id="2544" w:author="Author" w:date="2026-09-30T13:42:00Z">
              <w:r>
                <w:rPr>
                  <w:sz w:val="20"/>
                  <w:szCs w:val="20"/>
                </w:rPr>
                <w:t>-6.8 (-7.9, -5.7)</w:t>
              </w:r>
            </w:ins>
          </w:p>
        </w:tc>
        <w:tc>
          <w:tcPr>
            <w:tcW w:w="1385" w:type="dxa"/>
          </w:tcPr>
          <w:p w14:paraId="0EDA430B" w14:textId="77777777" w:rsidR="00A61990" w:rsidRDefault="000C0F2E">
            <w:pPr>
              <w:pStyle w:val="Compact"/>
              <w:spacing w:after="0" w:line="240" w:lineRule="auto"/>
              <w:jc w:val="right"/>
              <w:rPr>
                <w:ins w:id="2545" w:author="Author" w:date="2026-09-30T13:42:00Z"/>
              </w:rPr>
            </w:pPr>
            <w:ins w:id="2546" w:author="Author" w:date="2026-09-30T13:42:00Z">
              <w:r>
                <w:rPr>
                  <w:sz w:val="20"/>
                  <w:szCs w:val="20"/>
                </w:rPr>
                <w:t>-3.8 (-4.6, -3.0)</w:t>
              </w:r>
            </w:ins>
          </w:p>
        </w:tc>
        <w:tc>
          <w:tcPr>
            <w:tcW w:w="1415" w:type="dxa"/>
          </w:tcPr>
          <w:p w14:paraId="664ABBDC" w14:textId="77777777" w:rsidR="00A61990" w:rsidRDefault="000C0F2E">
            <w:pPr>
              <w:pStyle w:val="Compact"/>
              <w:spacing w:after="0" w:line="240" w:lineRule="auto"/>
              <w:jc w:val="right"/>
              <w:rPr>
                <w:ins w:id="2547" w:author="Author" w:date="2026-09-30T13:42:00Z"/>
              </w:rPr>
            </w:pPr>
            <w:ins w:id="2548" w:author="Author" w:date="2026-09-30T13:42:00Z">
              <w:r>
                <w:rPr>
                  <w:sz w:val="20"/>
                  <w:szCs w:val="20"/>
                </w:rPr>
                <w:t>-7.2 (-8.7, -5.7)</w:t>
              </w:r>
            </w:ins>
          </w:p>
        </w:tc>
      </w:tr>
      <w:tr w:rsidR="00A61990" w14:paraId="44204045" w14:textId="77777777" w:rsidTr="00A61990">
        <w:trPr>
          <w:ins w:id="2549" w:author="Author" w:date="2026-09-30T13:42:00Z"/>
        </w:trPr>
        <w:tc>
          <w:tcPr>
            <w:tcW w:w="429" w:type="dxa"/>
          </w:tcPr>
          <w:p w14:paraId="4BD85042" w14:textId="77777777" w:rsidR="00A61990" w:rsidRDefault="000C0F2E">
            <w:pPr>
              <w:pStyle w:val="Compact"/>
              <w:spacing w:after="0" w:line="240" w:lineRule="auto"/>
              <w:jc w:val="left"/>
              <w:rPr>
                <w:ins w:id="2550" w:author="Author" w:date="2026-09-30T13:42:00Z"/>
              </w:rPr>
            </w:pPr>
            <w:ins w:id="2551" w:author="Author" w:date="2026-09-30T13:42:00Z">
              <w:r>
                <w:rPr>
                  <w:sz w:val="20"/>
                  <w:szCs w:val="20"/>
                </w:rPr>
                <w:t>RC-MR2</w:t>
              </w:r>
            </w:ins>
          </w:p>
        </w:tc>
        <w:tc>
          <w:tcPr>
            <w:tcW w:w="809" w:type="dxa"/>
          </w:tcPr>
          <w:p w14:paraId="448BD4C9" w14:textId="77777777" w:rsidR="00A61990" w:rsidRDefault="000C0F2E">
            <w:pPr>
              <w:pStyle w:val="Compact"/>
              <w:spacing w:after="0" w:line="240" w:lineRule="auto"/>
              <w:jc w:val="right"/>
              <w:rPr>
                <w:ins w:id="2552" w:author="Author" w:date="2026-09-30T13:42:00Z"/>
              </w:rPr>
            </w:pPr>
            <w:ins w:id="2553" w:author="Author" w:date="2026-09-30T13:42:00Z">
              <w:r>
                <w:rPr>
                  <w:sz w:val="20"/>
                  <w:szCs w:val="20"/>
                </w:rPr>
                <w:t>14.5</w:t>
              </w:r>
            </w:ins>
          </w:p>
        </w:tc>
        <w:tc>
          <w:tcPr>
            <w:tcW w:w="1059" w:type="dxa"/>
          </w:tcPr>
          <w:p w14:paraId="436EF092" w14:textId="77777777" w:rsidR="00A61990" w:rsidRDefault="000C0F2E">
            <w:pPr>
              <w:pStyle w:val="Compact"/>
              <w:spacing w:after="0" w:line="240" w:lineRule="auto"/>
              <w:jc w:val="left"/>
              <w:rPr>
                <w:ins w:id="2554" w:author="Author" w:date="2026-09-30T13:42:00Z"/>
              </w:rPr>
            </w:pPr>
            <w:ins w:id="2555" w:author="Author" w:date="2026-09-30T13:42:00Z">
              <w:r>
                <w:rPr>
                  <w:sz w:val="20"/>
                  <w:szCs w:val="20"/>
                </w:rPr>
                <w:t>10 Aug, 13:15</w:t>
              </w:r>
            </w:ins>
          </w:p>
        </w:tc>
        <w:tc>
          <w:tcPr>
            <w:tcW w:w="1439" w:type="dxa"/>
          </w:tcPr>
          <w:p w14:paraId="120FEACE" w14:textId="77777777" w:rsidR="00A61990" w:rsidRDefault="000C0F2E">
            <w:pPr>
              <w:pStyle w:val="Compact"/>
              <w:spacing w:after="0" w:line="240" w:lineRule="auto"/>
              <w:jc w:val="right"/>
              <w:rPr>
                <w:ins w:id="2556" w:author="Author" w:date="2026-09-30T13:42:00Z"/>
              </w:rPr>
            </w:pPr>
            <w:ins w:id="2557" w:author="Author" w:date="2026-09-30T13:42:00Z">
              <w:r>
                <w:rPr>
                  <w:sz w:val="20"/>
                  <w:szCs w:val="20"/>
                </w:rPr>
                <w:t>-1.2 (-1.6, -0.9)</w:t>
              </w:r>
            </w:ins>
          </w:p>
        </w:tc>
        <w:tc>
          <w:tcPr>
            <w:tcW w:w="1412" w:type="dxa"/>
          </w:tcPr>
          <w:p w14:paraId="07AFAB8B" w14:textId="77777777" w:rsidR="00A61990" w:rsidRDefault="000C0F2E">
            <w:pPr>
              <w:pStyle w:val="Compact"/>
              <w:spacing w:after="0" w:line="240" w:lineRule="auto"/>
              <w:jc w:val="right"/>
              <w:rPr>
                <w:ins w:id="2558" w:author="Author" w:date="2026-09-30T13:42:00Z"/>
              </w:rPr>
            </w:pPr>
            <w:ins w:id="2559" w:author="Author" w:date="2026-09-30T13:42:00Z">
              <w:r>
                <w:rPr>
                  <w:sz w:val="20"/>
                  <w:szCs w:val="20"/>
                </w:rPr>
                <w:t>-1.6 (-2.0, -1.2)</w:t>
              </w:r>
            </w:ins>
          </w:p>
        </w:tc>
        <w:tc>
          <w:tcPr>
            <w:tcW w:w="1412" w:type="dxa"/>
          </w:tcPr>
          <w:p w14:paraId="7954AAA4" w14:textId="77777777" w:rsidR="00A61990" w:rsidRDefault="000C0F2E">
            <w:pPr>
              <w:pStyle w:val="Compact"/>
              <w:spacing w:after="0" w:line="240" w:lineRule="auto"/>
              <w:jc w:val="right"/>
              <w:rPr>
                <w:ins w:id="2560" w:author="Author" w:date="2026-09-30T13:42:00Z"/>
              </w:rPr>
            </w:pPr>
            <w:ins w:id="2561" w:author="Author" w:date="2026-09-30T13:42:00Z">
              <w:r>
                <w:rPr>
                  <w:sz w:val="20"/>
                  <w:szCs w:val="20"/>
                </w:rPr>
                <w:t>-1.2 (-1.7, -0.8)</w:t>
              </w:r>
            </w:ins>
          </w:p>
        </w:tc>
        <w:tc>
          <w:tcPr>
            <w:tcW w:w="1385" w:type="dxa"/>
          </w:tcPr>
          <w:p w14:paraId="402349CB" w14:textId="77777777" w:rsidR="00A61990" w:rsidRDefault="000C0F2E">
            <w:pPr>
              <w:pStyle w:val="Compact"/>
              <w:spacing w:after="0" w:line="240" w:lineRule="auto"/>
              <w:jc w:val="right"/>
              <w:rPr>
                <w:ins w:id="2562" w:author="Author" w:date="2026-09-30T13:42:00Z"/>
              </w:rPr>
            </w:pPr>
            <w:ins w:id="2563" w:author="Author" w:date="2026-09-30T13:42:00Z">
              <w:r>
                <w:rPr>
                  <w:sz w:val="20"/>
                  <w:szCs w:val="20"/>
                </w:rPr>
                <w:t>+0.3 (-0.1, +0.7)</w:t>
              </w:r>
            </w:ins>
          </w:p>
        </w:tc>
        <w:tc>
          <w:tcPr>
            <w:tcW w:w="1415" w:type="dxa"/>
          </w:tcPr>
          <w:p w14:paraId="24D2C019" w14:textId="77777777" w:rsidR="00A61990" w:rsidRDefault="000C0F2E">
            <w:pPr>
              <w:pStyle w:val="Compact"/>
              <w:spacing w:after="0" w:line="240" w:lineRule="auto"/>
              <w:jc w:val="right"/>
              <w:rPr>
                <w:ins w:id="2564" w:author="Author" w:date="2026-09-30T13:42:00Z"/>
              </w:rPr>
            </w:pPr>
            <w:ins w:id="2565" w:author="Author" w:date="2026-09-30T13:42:00Z">
              <w:r>
                <w:rPr>
                  <w:sz w:val="20"/>
                  <w:szCs w:val="20"/>
                </w:rPr>
                <w:t>-0.8 (-1.2, -0.4)</w:t>
              </w:r>
            </w:ins>
          </w:p>
        </w:tc>
      </w:tr>
      <w:tr w:rsidR="00A61990" w14:paraId="711836FF" w14:textId="77777777" w:rsidTr="00A61990">
        <w:trPr>
          <w:ins w:id="2566" w:author="Author" w:date="2026-09-30T13:42:00Z"/>
        </w:trPr>
        <w:tc>
          <w:tcPr>
            <w:tcW w:w="429" w:type="dxa"/>
          </w:tcPr>
          <w:p w14:paraId="244E71F5" w14:textId="77777777" w:rsidR="00A61990" w:rsidRDefault="000C0F2E">
            <w:pPr>
              <w:pStyle w:val="Compact"/>
              <w:spacing w:after="0" w:line="240" w:lineRule="auto"/>
              <w:jc w:val="left"/>
              <w:rPr>
                <w:ins w:id="2567" w:author="Author" w:date="2026-09-30T13:42:00Z"/>
              </w:rPr>
            </w:pPr>
            <w:ins w:id="2568" w:author="Author" w:date="2026-09-30T13:42:00Z">
              <w:r>
                <w:rPr>
                  <w:sz w:val="20"/>
                  <w:szCs w:val="20"/>
                </w:rPr>
                <w:t>RC-MR3</w:t>
              </w:r>
            </w:ins>
          </w:p>
        </w:tc>
        <w:tc>
          <w:tcPr>
            <w:tcW w:w="809" w:type="dxa"/>
          </w:tcPr>
          <w:p w14:paraId="70768424" w14:textId="77777777" w:rsidR="00A61990" w:rsidRDefault="000C0F2E">
            <w:pPr>
              <w:pStyle w:val="Compact"/>
              <w:spacing w:after="0" w:line="240" w:lineRule="auto"/>
              <w:jc w:val="right"/>
              <w:rPr>
                <w:ins w:id="2569" w:author="Author" w:date="2026-09-30T13:42:00Z"/>
              </w:rPr>
            </w:pPr>
            <w:ins w:id="2570" w:author="Author" w:date="2026-09-30T13:42:00Z">
              <w:r>
                <w:rPr>
                  <w:sz w:val="20"/>
                  <w:szCs w:val="20"/>
                </w:rPr>
                <w:t>14.9</w:t>
              </w:r>
            </w:ins>
          </w:p>
        </w:tc>
        <w:tc>
          <w:tcPr>
            <w:tcW w:w="1059" w:type="dxa"/>
          </w:tcPr>
          <w:p w14:paraId="0DB84581" w14:textId="77777777" w:rsidR="00A61990" w:rsidRDefault="000C0F2E">
            <w:pPr>
              <w:pStyle w:val="Compact"/>
              <w:spacing w:after="0" w:line="240" w:lineRule="auto"/>
              <w:jc w:val="left"/>
              <w:rPr>
                <w:ins w:id="2571" w:author="Author" w:date="2026-09-30T13:42:00Z"/>
              </w:rPr>
            </w:pPr>
            <w:ins w:id="2572" w:author="Author" w:date="2026-09-30T13:42:00Z">
              <w:r>
                <w:rPr>
                  <w:sz w:val="20"/>
                  <w:szCs w:val="20"/>
                </w:rPr>
                <w:t>10 Aug, 13:15</w:t>
              </w:r>
            </w:ins>
          </w:p>
        </w:tc>
        <w:tc>
          <w:tcPr>
            <w:tcW w:w="1439" w:type="dxa"/>
          </w:tcPr>
          <w:p w14:paraId="714F130B" w14:textId="77777777" w:rsidR="00A61990" w:rsidRDefault="000C0F2E">
            <w:pPr>
              <w:pStyle w:val="Compact"/>
              <w:spacing w:after="0" w:line="240" w:lineRule="auto"/>
              <w:jc w:val="right"/>
              <w:rPr>
                <w:ins w:id="2573" w:author="Author" w:date="2026-09-30T13:42:00Z"/>
              </w:rPr>
            </w:pPr>
            <w:ins w:id="2574" w:author="Author" w:date="2026-09-30T13:42:00Z">
              <w:r>
                <w:rPr>
                  <w:sz w:val="20"/>
                  <w:szCs w:val="20"/>
                </w:rPr>
                <w:t>-1.3 (-1.6, -1.0)</w:t>
              </w:r>
            </w:ins>
          </w:p>
        </w:tc>
        <w:tc>
          <w:tcPr>
            <w:tcW w:w="1412" w:type="dxa"/>
          </w:tcPr>
          <w:p w14:paraId="019A7B25" w14:textId="77777777" w:rsidR="00A61990" w:rsidRDefault="000C0F2E">
            <w:pPr>
              <w:pStyle w:val="Compact"/>
              <w:spacing w:after="0" w:line="240" w:lineRule="auto"/>
              <w:jc w:val="right"/>
              <w:rPr>
                <w:ins w:id="2575" w:author="Author" w:date="2026-09-30T13:42:00Z"/>
              </w:rPr>
            </w:pPr>
            <w:ins w:id="2576" w:author="Author" w:date="2026-09-30T13:42:00Z">
              <w:r>
                <w:rPr>
                  <w:sz w:val="20"/>
                  <w:szCs w:val="20"/>
                </w:rPr>
                <w:t>-1.9 (-2.3, -1.5)</w:t>
              </w:r>
            </w:ins>
          </w:p>
        </w:tc>
        <w:tc>
          <w:tcPr>
            <w:tcW w:w="1412" w:type="dxa"/>
          </w:tcPr>
          <w:p w14:paraId="1E72EE85" w14:textId="77777777" w:rsidR="00A61990" w:rsidRDefault="000C0F2E">
            <w:pPr>
              <w:pStyle w:val="Compact"/>
              <w:spacing w:after="0" w:line="240" w:lineRule="auto"/>
              <w:jc w:val="right"/>
              <w:rPr>
                <w:ins w:id="2577" w:author="Author" w:date="2026-09-30T13:42:00Z"/>
              </w:rPr>
            </w:pPr>
            <w:ins w:id="2578" w:author="Author" w:date="2026-09-30T13:42:00Z">
              <w:r>
                <w:rPr>
                  <w:sz w:val="20"/>
                  <w:szCs w:val="20"/>
                </w:rPr>
                <w:t>-1.2 (-1.7, -0.8)</w:t>
              </w:r>
            </w:ins>
          </w:p>
        </w:tc>
        <w:tc>
          <w:tcPr>
            <w:tcW w:w="1385" w:type="dxa"/>
          </w:tcPr>
          <w:p w14:paraId="3A352103" w14:textId="77777777" w:rsidR="00A61990" w:rsidRDefault="000C0F2E">
            <w:pPr>
              <w:pStyle w:val="Compact"/>
              <w:spacing w:after="0" w:line="240" w:lineRule="auto"/>
              <w:jc w:val="right"/>
              <w:rPr>
                <w:ins w:id="2579" w:author="Author" w:date="2026-09-30T13:42:00Z"/>
              </w:rPr>
            </w:pPr>
            <w:ins w:id="2580" w:author="Author" w:date="2026-09-30T13:42:00Z">
              <w:r>
                <w:rPr>
                  <w:sz w:val="20"/>
                  <w:szCs w:val="20"/>
                </w:rPr>
                <w:t>+0.2 (-0.1, +0.4)</w:t>
              </w:r>
            </w:ins>
          </w:p>
        </w:tc>
        <w:tc>
          <w:tcPr>
            <w:tcW w:w="1415" w:type="dxa"/>
          </w:tcPr>
          <w:p w14:paraId="23403404" w14:textId="77777777" w:rsidR="00A61990" w:rsidRDefault="000C0F2E">
            <w:pPr>
              <w:pStyle w:val="Compact"/>
              <w:spacing w:after="0" w:line="240" w:lineRule="auto"/>
              <w:jc w:val="right"/>
              <w:rPr>
                <w:ins w:id="2581" w:author="Author" w:date="2026-09-30T13:42:00Z"/>
              </w:rPr>
            </w:pPr>
            <w:ins w:id="2582" w:author="Author" w:date="2026-09-30T13:42:00Z">
              <w:r>
                <w:rPr>
                  <w:sz w:val="20"/>
                  <w:szCs w:val="20"/>
                </w:rPr>
                <w:t>-1.0 (-1.3, -0.6)</w:t>
              </w:r>
            </w:ins>
          </w:p>
        </w:tc>
      </w:tr>
      <w:tr w:rsidR="00A61990" w14:paraId="38F49F8F" w14:textId="77777777" w:rsidTr="00A61990">
        <w:trPr>
          <w:ins w:id="2583" w:author="Author" w:date="2026-09-30T13:42:00Z"/>
        </w:trPr>
        <w:tc>
          <w:tcPr>
            <w:tcW w:w="429" w:type="dxa"/>
          </w:tcPr>
          <w:p w14:paraId="4902C1A8" w14:textId="77777777" w:rsidR="00A61990" w:rsidRDefault="000C0F2E">
            <w:pPr>
              <w:pStyle w:val="Compact"/>
              <w:spacing w:after="0" w:line="240" w:lineRule="auto"/>
              <w:jc w:val="left"/>
              <w:rPr>
                <w:ins w:id="2584" w:author="Author" w:date="2026-09-30T13:42:00Z"/>
              </w:rPr>
            </w:pPr>
            <w:ins w:id="2585" w:author="Author" w:date="2026-09-30T13:42:00Z">
              <w:r>
                <w:rPr>
                  <w:sz w:val="20"/>
                  <w:szCs w:val="20"/>
                </w:rPr>
                <w:t>RC-HR2</w:t>
              </w:r>
            </w:ins>
          </w:p>
        </w:tc>
        <w:tc>
          <w:tcPr>
            <w:tcW w:w="809" w:type="dxa"/>
          </w:tcPr>
          <w:p w14:paraId="09CC2EF7" w14:textId="77777777" w:rsidR="00A61990" w:rsidRDefault="000C0F2E">
            <w:pPr>
              <w:pStyle w:val="Compact"/>
              <w:spacing w:after="0" w:line="240" w:lineRule="auto"/>
              <w:jc w:val="right"/>
              <w:rPr>
                <w:ins w:id="2586" w:author="Author" w:date="2026-09-30T13:42:00Z"/>
              </w:rPr>
            </w:pPr>
            <w:ins w:id="2587" w:author="Author" w:date="2026-09-30T13:42:00Z">
              <w:r>
                <w:rPr>
                  <w:sz w:val="20"/>
                  <w:szCs w:val="20"/>
                </w:rPr>
                <w:t>15.8</w:t>
              </w:r>
            </w:ins>
          </w:p>
        </w:tc>
        <w:tc>
          <w:tcPr>
            <w:tcW w:w="1059" w:type="dxa"/>
          </w:tcPr>
          <w:p w14:paraId="7932608A" w14:textId="77777777" w:rsidR="00A61990" w:rsidRDefault="000C0F2E">
            <w:pPr>
              <w:pStyle w:val="Compact"/>
              <w:spacing w:after="0" w:line="240" w:lineRule="auto"/>
              <w:jc w:val="left"/>
              <w:rPr>
                <w:ins w:id="2588" w:author="Author" w:date="2026-09-30T13:42:00Z"/>
              </w:rPr>
            </w:pPr>
            <w:ins w:id="2589" w:author="Author" w:date="2026-09-30T13:42:00Z">
              <w:r>
                <w:rPr>
                  <w:sz w:val="20"/>
                  <w:szCs w:val="20"/>
                </w:rPr>
                <w:t>14 Jul, 19:00</w:t>
              </w:r>
            </w:ins>
          </w:p>
        </w:tc>
        <w:tc>
          <w:tcPr>
            <w:tcW w:w="1439" w:type="dxa"/>
          </w:tcPr>
          <w:p w14:paraId="1CAE91C9" w14:textId="77777777" w:rsidR="00A61990" w:rsidRDefault="000C0F2E">
            <w:pPr>
              <w:pStyle w:val="Compact"/>
              <w:spacing w:after="0" w:line="240" w:lineRule="auto"/>
              <w:jc w:val="right"/>
              <w:rPr>
                <w:ins w:id="2590" w:author="Author" w:date="2026-09-30T13:42:00Z"/>
              </w:rPr>
            </w:pPr>
            <w:ins w:id="2591" w:author="Author" w:date="2026-09-30T13:42:00Z">
              <w:r>
                <w:rPr>
                  <w:sz w:val="20"/>
                  <w:szCs w:val="20"/>
                </w:rPr>
                <w:t>-0.5 (-0.5, -0.4)</w:t>
              </w:r>
            </w:ins>
          </w:p>
        </w:tc>
        <w:tc>
          <w:tcPr>
            <w:tcW w:w="1412" w:type="dxa"/>
          </w:tcPr>
          <w:p w14:paraId="701B850A" w14:textId="77777777" w:rsidR="00A61990" w:rsidRDefault="000C0F2E">
            <w:pPr>
              <w:pStyle w:val="Compact"/>
              <w:spacing w:after="0" w:line="240" w:lineRule="auto"/>
              <w:jc w:val="right"/>
              <w:rPr>
                <w:ins w:id="2592" w:author="Author" w:date="2026-09-30T13:42:00Z"/>
              </w:rPr>
            </w:pPr>
            <w:ins w:id="2593" w:author="Author" w:date="2026-09-30T13:42:00Z">
              <w:r>
                <w:rPr>
                  <w:sz w:val="20"/>
                  <w:szCs w:val="20"/>
                </w:rPr>
                <w:t>-0.7 (-0.8, -0.6)</w:t>
              </w:r>
            </w:ins>
          </w:p>
        </w:tc>
        <w:tc>
          <w:tcPr>
            <w:tcW w:w="1412" w:type="dxa"/>
          </w:tcPr>
          <w:p w14:paraId="6ACBB33C" w14:textId="77777777" w:rsidR="00A61990" w:rsidRDefault="000C0F2E">
            <w:pPr>
              <w:pStyle w:val="Compact"/>
              <w:spacing w:after="0" w:line="240" w:lineRule="auto"/>
              <w:jc w:val="right"/>
              <w:rPr>
                <w:ins w:id="2594" w:author="Author" w:date="2026-09-30T13:42:00Z"/>
              </w:rPr>
            </w:pPr>
            <w:ins w:id="2595" w:author="Author" w:date="2026-09-30T13:42:00Z">
              <w:r>
                <w:rPr>
                  <w:sz w:val="20"/>
                  <w:szCs w:val="20"/>
                </w:rPr>
                <w:t>-0.6 (-0.7, -0.6)</w:t>
              </w:r>
            </w:ins>
          </w:p>
        </w:tc>
        <w:tc>
          <w:tcPr>
            <w:tcW w:w="1385" w:type="dxa"/>
          </w:tcPr>
          <w:p w14:paraId="23A80680" w14:textId="77777777" w:rsidR="00A61990" w:rsidRDefault="000C0F2E">
            <w:pPr>
              <w:pStyle w:val="Compact"/>
              <w:spacing w:after="0" w:line="240" w:lineRule="auto"/>
              <w:jc w:val="right"/>
              <w:rPr>
                <w:ins w:id="2596" w:author="Author" w:date="2026-09-30T13:42:00Z"/>
              </w:rPr>
            </w:pPr>
            <w:ins w:id="2597" w:author="Author" w:date="2026-09-30T13:42:00Z">
              <w:r>
                <w:rPr>
                  <w:sz w:val="20"/>
                  <w:szCs w:val="20"/>
                </w:rPr>
                <w:t>-0.4 (-0.5, -0.4)</w:t>
              </w:r>
            </w:ins>
          </w:p>
        </w:tc>
        <w:tc>
          <w:tcPr>
            <w:tcW w:w="1415" w:type="dxa"/>
          </w:tcPr>
          <w:p w14:paraId="000E202A" w14:textId="77777777" w:rsidR="00A61990" w:rsidRDefault="000C0F2E">
            <w:pPr>
              <w:pStyle w:val="Compact"/>
              <w:spacing w:after="0" w:line="240" w:lineRule="auto"/>
              <w:jc w:val="right"/>
              <w:rPr>
                <w:ins w:id="2598" w:author="Author" w:date="2026-09-30T13:42:00Z"/>
              </w:rPr>
            </w:pPr>
            <w:ins w:id="2599" w:author="Author" w:date="2026-09-30T13:42:00Z">
              <w:r>
                <w:rPr>
                  <w:sz w:val="20"/>
                  <w:szCs w:val="20"/>
                </w:rPr>
                <w:t>-0.6 (-0.7, -0.6)</w:t>
              </w:r>
            </w:ins>
          </w:p>
        </w:tc>
      </w:tr>
    </w:tbl>
    <w:p w14:paraId="1B9A028D" w14:textId="77777777" w:rsidR="00A61990" w:rsidRDefault="000C0F2E">
      <w:pPr>
        <w:pStyle w:val="Heading1"/>
      </w:pPr>
      <w:bookmarkStart w:id="2600" w:name="discussion"/>
      <w:bookmarkEnd w:id="1490"/>
      <w:bookmarkEnd w:id="2103"/>
      <w:r>
        <w:t>5 Discussion</w:t>
      </w:r>
    </w:p>
    <w:p w14:paraId="136D6BD2" w14:textId="77777777" w:rsidR="009B6D61" w:rsidRDefault="00386B0C" w:rsidP="00E23072">
      <w:pPr>
        <w:spacing w:before="240" w:after="240"/>
        <w:rPr>
          <w:del w:id="2601" w:author="Author" w:date="2026-09-30T13:42:00Z"/>
        </w:rPr>
      </w:pPr>
      <w:bookmarkStart w:id="2602" w:name="_mavcqy6frf9y"/>
      <w:bookmarkEnd w:id="2602"/>
      <w:del w:id="2603" w:author="Author" w:date="2026-09-30T13:42:00Z">
        <w:r w:rsidRPr="00E51E70">
          <w:delText xml:space="preserve">Default schedules systematically misrepresent Canadian residential occupancy by overestimating mean occupancy by 32% (68.4% vs. 46.5%) and metabolic heat generation by 24% (95W vs. 72.1W), translating directly into heating underestimation of 3.9 to 12.6% and cooling overestimation of 10.3 to 27.1% across all six Montreal NUs (Figure 15). The neighbourhood energy fingerprints (Figure 21) confirm this correction is a genuine end-use shape transformation rather than a uniform rescaling, with heating and cooling spokes shifting in opposite directions while Equipment and DHW remain comparatively stable. </w:delText>
        </w:r>
        <w:r w:rsidR="009B6D61">
          <w:delText xml:space="preserve">The occupancy–energy coupling persists consistently across the full density gradient from suburban detached clusters to urban high-rise nodes. Because the integration pipeline is identical for every archetype and operates at the same per-building resolution whether executed on a single IDF or on a batched neighbourhood ensemble, this consistency reflects a thermophysical mechanism rather than an artefact of scale-specific schedule handling. The contribution of the neighbourhood-scale framing is therefore one of </w:delText>
        </w:r>
        <w:r w:rsidR="009B6D61">
          <w:rPr>
            <w:rStyle w:val="Emphasis"/>
            <w:rFonts w:eastAsiaTheme="majorEastAsia"/>
          </w:rPr>
          <w:delText>typological coverage</w:delText>
        </w:r>
        <w:r w:rsidR="009B6D61">
          <w:delText>, exposing the same coupling across six dwelling configurations representative of the Canadian residential stock, rather than a methodological departure from building-scale work.</w:delText>
        </w:r>
      </w:del>
    </w:p>
    <w:p w14:paraId="67CE0E82" w14:textId="77777777" w:rsidR="00386B0C" w:rsidRPr="00E51E70" w:rsidRDefault="00386B0C" w:rsidP="009B6D61">
      <w:pPr>
        <w:spacing w:before="240" w:after="240"/>
        <w:rPr>
          <w:del w:id="2604" w:author="Author" w:date="2026-09-30T13:42:00Z"/>
        </w:rPr>
      </w:pPr>
      <w:del w:id="2605" w:author="Author" w:date="2026-09-30T13:42:00Z">
        <w:r w:rsidRPr="00E51E70">
          <w:delText>The non-monotonic trajectory across cycles reflects competing forces: the unexpectedly lower 2022 occupancy relative to 2015, despite post-pandemic remote work adoption, is tentatively attributable to enhanced telework activity reclassification in the 2022 GSS cycle, demographic cohort transitions, and the rising apartment share documented in Section 2, though disentangling these mechanisms requires longitudinal panel data beyond the scope of cross-sectional GSS cycles.</w:delText>
        </w:r>
        <w:r w:rsidR="009B6D61">
          <w:delText xml:space="preserve"> </w:delText>
        </w:r>
        <w:r w:rsidRPr="00E51E70">
          <w:delText xml:space="preserve">The practical implications span design, operations, and policy. The 18% cooling oversizing estimate derives from the 17.4% peak cooling intensity reduction in Section 4.2.4 (Figure 20) combined with the schedule-driven daytime load reductions confirmed across all scenarios in Figure 15. Canadian residential codes should consider correction factors of approximately +10% for heating and -20% for cooling relative to Default assumptions, with periodic recalibration synchronized to census cycles to prevent compounding errors over decadal code lifespans. The </w:delText>
        </w:r>
        <w:r w:rsidR="00681E4C" w:rsidRPr="00E51E70">
          <w:delText>1-to-2-hour</w:delText>
        </w:r>
        <w:r w:rsidRPr="00E51E70">
          <w:delText xml:space="preserve"> advance in peak cooling toward 13:00 further suggests that demand-response dispatch strategies calibrated to mid-afternoon peaks would mistime curtailment signals under contemporary occupancy patterns. The 71% variation in weekday occupied hours across household sizes (Section 4.1.4) additionally argues for dwelling-type-differentiated schedule corrections rather than a single national Default. Limitations include the restriction to Montreal and post-1980 archetypes, exclusion of shift and remote workers, the smaller 323-household 2025 synthetic sample, reliance on pre-2022 demographic trajectories, and a dwelling-type classifier calibrated on pre-2016 Census data. Future work should extend the framework to additional climate zones, incorporate household-size-segmented simulations, and couple evolving occupancy patterns with housing stock turnover models to project grid-level impacts at the national scale.</w:delText>
        </w:r>
      </w:del>
    </w:p>
    <w:p w14:paraId="7E6094EA" w14:textId="77777777" w:rsidR="00A61990" w:rsidRDefault="000C0F2E">
      <w:pPr>
        <w:pStyle w:val="Heading2"/>
        <w:rPr>
          <w:ins w:id="2606" w:author="Author" w:date="2026-09-30T13:42:00Z"/>
        </w:rPr>
      </w:pPr>
      <w:bookmarkStart w:id="2607" w:name="Xf35ff7f4c4c2300ed41bd7805db279f997782dd"/>
      <w:ins w:id="2608" w:author="Author" w:date="2026-09-30T13:42:00Z">
        <w:r>
          <w:t>5.1 Comparison with other longitudinal time-use findings</w:t>
        </w:r>
      </w:ins>
    </w:p>
    <w:p w14:paraId="5A3DCFF7" w14:textId="77777777" w:rsidR="00A61990" w:rsidRDefault="000C0F2E">
      <w:pPr>
        <w:pStyle w:val="FirstParagraph"/>
        <w:rPr>
          <w:ins w:id="2609" w:author="Author" w:date="2026-09-30T13:42:00Z"/>
        </w:rPr>
      </w:pPr>
      <w:ins w:id="2610" w:author="Author" w:date="2026-09-30T13:42:00Z">
        <w:r>
          <w:t>Table 12 compares the patterns found here with those reported for the United States and Japan. The comparison is qualitative: the surveys differ in design, population and definitions, and only presen</w:t>
        </w:r>
        <w:r>
          <w:t>ce and activity summaries are compared.</w:t>
        </w:r>
      </w:ins>
    </w:p>
    <w:p w14:paraId="1060136C" w14:textId="77777777" w:rsidR="00A61990" w:rsidRDefault="000C0F2E">
      <w:pPr>
        <w:pStyle w:val="BodyText"/>
        <w:rPr>
          <w:ins w:id="2611" w:author="Author" w:date="2026-09-30T13:42:00Z"/>
        </w:rPr>
      </w:pPr>
      <w:ins w:id="2612" w:author="Author" w:date="2026-09-30T13:42:00Z">
        <w:r>
          <w:t>Table 12. Qualitative comparison with longitudinal time-use findings in other countries.</w:t>
        </w:r>
      </w:ins>
    </w:p>
    <w:tbl>
      <w:tblPr>
        <w:tblStyle w:val="Table"/>
        <w:tblW w:w="5000" w:type="pct"/>
        <w:tblLayout w:type="fixed"/>
        <w:tblCellMar>
          <w:left w:w="72" w:type="dxa"/>
          <w:right w:w="72" w:type="dxa"/>
        </w:tblCellMar>
        <w:tblLook w:val="0020" w:firstRow="1" w:lastRow="0" w:firstColumn="0" w:lastColumn="0" w:noHBand="0" w:noVBand="0"/>
      </w:tblPr>
      <w:tblGrid>
        <w:gridCol w:w="1674"/>
        <w:gridCol w:w="3653"/>
        <w:gridCol w:w="2682"/>
        <w:gridCol w:w="1495"/>
      </w:tblGrid>
      <w:tr w:rsidR="00A61990" w14:paraId="26E0729E" w14:textId="77777777" w:rsidTr="00A61990">
        <w:trPr>
          <w:cnfStyle w:val="100000000000" w:firstRow="1" w:lastRow="0" w:firstColumn="0" w:lastColumn="0" w:oddVBand="0" w:evenVBand="0" w:oddHBand="0" w:evenHBand="0" w:firstRowFirstColumn="0" w:firstRowLastColumn="0" w:lastRowFirstColumn="0" w:lastRowLastColumn="0"/>
          <w:tblHeader/>
          <w:ins w:id="2613" w:author="Author" w:date="2026-09-30T13:42:00Z"/>
        </w:trPr>
        <w:tc>
          <w:tcPr>
            <w:tcW w:w="1649" w:type="dxa"/>
          </w:tcPr>
          <w:p w14:paraId="50D5BDCC" w14:textId="77777777" w:rsidR="00A61990" w:rsidRDefault="000C0F2E">
            <w:pPr>
              <w:pStyle w:val="Compact"/>
              <w:spacing w:after="0" w:line="240" w:lineRule="auto"/>
              <w:jc w:val="left"/>
              <w:rPr>
                <w:ins w:id="2614" w:author="Author" w:date="2026-09-30T13:42:00Z"/>
              </w:rPr>
            </w:pPr>
            <w:ins w:id="2615" w:author="Author" w:date="2026-09-30T13:42:00Z">
              <w:r>
                <w:rPr>
                  <w:sz w:val="20"/>
                  <w:szCs w:val="20"/>
                </w:rPr>
                <w:t>Pattern</w:t>
              </w:r>
            </w:ins>
          </w:p>
        </w:tc>
        <w:tc>
          <w:tcPr>
            <w:tcW w:w="3598" w:type="dxa"/>
          </w:tcPr>
          <w:p w14:paraId="32DF115A" w14:textId="77777777" w:rsidR="00A61990" w:rsidRDefault="000C0F2E">
            <w:pPr>
              <w:pStyle w:val="Compact"/>
              <w:spacing w:after="0" w:line="240" w:lineRule="auto"/>
              <w:jc w:val="left"/>
              <w:rPr>
                <w:ins w:id="2616" w:author="Author" w:date="2026-09-30T13:42:00Z"/>
              </w:rPr>
            </w:pPr>
            <w:ins w:id="2617" w:author="Author" w:date="2026-09-30T13:42:00Z">
              <w:r>
                <w:rPr>
                  <w:sz w:val="20"/>
                  <w:szCs w:val="20"/>
                </w:rPr>
                <w:t>This study (Canada, 2005–2022)</w:t>
              </w:r>
            </w:ins>
          </w:p>
        </w:tc>
        <w:tc>
          <w:tcPr>
            <w:tcW w:w="2641" w:type="dxa"/>
          </w:tcPr>
          <w:p w14:paraId="32A98628" w14:textId="77777777" w:rsidR="00A61990" w:rsidRDefault="000C0F2E">
            <w:pPr>
              <w:pStyle w:val="Compact"/>
              <w:spacing w:after="0" w:line="240" w:lineRule="auto"/>
              <w:jc w:val="left"/>
              <w:rPr>
                <w:ins w:id="2618" w:author="Author" w:date="2026-09-30T13:42:00Z"/>
              </w:rPr>
            </w:pPr>
            <w:ins w:id="2619" w:author="Author" w:date="2026-09-30T13:42:00Z">
              <w:r>
                <w:rPr>
                  <w:sz w:val="20"/>
                  <w:szCs w:val="20"/>
                </w:rPr>
                <w:t>Other countries</w:t>
              </w:r>
            </w:ins>
          </w:p>
        </w:tc>
        <w:tc>
          <w:tcPr>
            <w:tcW w:w="1472" w:type="dxa"/>
          </w:tcPr>
          <w:p w14:paraId="2C8C8BEB" w14:textId="77777777" w:rsidR="00A61990" w:rsidRDefault="000C0F2E">
            <w:pPr>
              <w:pStyle w:val="Compact"/>
              <w:spacing w:after="0" w:line="240" w:lineRule="auto"/>
              <w:jc w:val="left"/>
              <w:rPr>
                <w:ins w:id="2620" w:author="Author" w:date="2026-09-30T13:42:00Z"/>
              </w:rPr>
            </w:pPr>
            <w:ins w:id="2621" w:author="Author" w:date="2026-09-30T13:42:00Z">
              <w:r>
                <w:rPr>
                  <w:sz w:val="20"/>
                  <w:szCs w:val="20"/>
                </w:rPr>
                <w:t>Agree or differ</w:t>
              </w:r>
            </w:ins>
          </w:p>
        </w:tc>
      </w:tr>
      <w:tr w:rsidR="00A61990" w14:paraId="4A13E2F4" w14:textId="77777777" w:rsidTr="00A61990">
        <w:trPr>
          <w:ins w:id="2622" w:author="Author" w:date="2026-09-30T13:42:00Z"/>
        </w:trPr>
        <w:tc>
          <w:tcPr>
            <w:tcW w:w="1649" w:type="dxa"/>
          </w:tcPr>
          <w:p w14:paraId="0B99CC60" w14:textId="77777777" w:rsidR="00A61990" w:rsidRDefault="000C0F2E">
            <w:pPr>
              <w:pStyle w:val="Compact"/>
              <w:spacing w:after="0" w:line="240" w:lineRule="auto"/>
              <w:jc w:val="left"/>
              <w:rPr>
                <w:ins w:id="2623" w:author="Author" w:date="2026-09-30T13:42:00Z"/>
              </w:rPr>
            </w:pPr>
            <w:ins w:id="2624" w:author="Author" w:date="2026-09-30T13:42:00Z">
              <w:r>
                <w:rPr>
                  <w:sz w:val="20"/>
                  <w:szCs w:val="20"/>
                </w:rPr>
                <w:t>Time at home over the pre-pandemic years</w:t>
              </w:r>
            </w:ins>
          </w:p>
        </w:tc>
        <w:tc>
          <w:tcPr>
            <w:tcW w:w="3598" w:type="dxa"/>
          </w:tcPr>
          <w:p w14:paraId="26424276" w14:textId="77777777" w:rsidR="00A61990" w:rsidRDefault="000C0F2E">
            <w:pPr>
              <w:pStyle w:val="Compact"/>
              <w:spacing w:after="0" w:line="240" w:lineRule="auto"/>
              <w:jc w:val="left"/>
              <w:rPr>
                <w:ins w:id="2625" w:author="Author" w:date="2026-09-30T13:42:00Z"/>
              </w:rPr>
            </w:pPr>
            <w:ins w:id="2626" w:author="Author" w:date="2026-09-30T13:42:00Z">
              <w:r>
                <w:rPr>
                  <w:sz w:val="20"/>
                  <w:szCs w:val="20"/>
                </w:rPr>
                <w:t>Nearly flat: 1</w:t>
              </w:r>
              <w:r>
                <w:rPr>
                  <w:sz w:val="20"/>
                  <w:szCs w:val="20"/>
                </w:rPr>
                <w:t>5.6 to 16.2 h per weekday in 2005, 2010 and 2015</w:t>
              </w:r>
            </w:ins>
          </w:p>
        </w:tc>
        <w:tc>
          <w:tcPr>
            <w:tcW w:w="2641" w:type="dxa"/>
          </w:tcPr>
          <w:p w14:paraId="56FC7C90" w14:textId="77777777" w:rsidR="00A61990" w:rsidRDefault="000C0F2E">
            <w:pPr>
              <w:pStyle w:val="Compact"/>
              <w:spacing w:after="0" w:line="240" w:lineRule="auto"/>
              <w:jc w:val="left"/>
              <w:rPr>
                <w:ins w:id="2627" w:author="Author" w:date="2026-09-30T13:42:00Z"/>
              </w:rPr>
            </w:pPr>
            <w:ins w:id="2628" w:author="Author" w:date="2026-09-30T13:42:00Z">
              <w:r>
                <w:rPr>
                  <w:sz w:val="20"/>
                  <w:szCs w:val="20"/>
                </w:rPr>
                <w:t>United States, 2003 to 2012: more time at home [18]</w:t>
              </w:r>
            </w:ins>
          </w:p>
        </w:tc>
        <w:tc>
          <w:tcPr>
            <w:tcW w:w="1472" w:type="dxa"/>
          </w:tcPr>
          <w:p w14:paraId="2F437608" w14:textId="77777777" w:rsidR="00A61990" w:rsidRDefault="000C0F2E">
            <w:pPr>
              <w:pStyle w:val="Compact"/>
              <w:spacing w:after="0" w:line="240" w:lineRule="auto"/>
              <w:jc w:val="left"/>
              <w:rPr>
                <w:ins w:id="2629" w:author="Author" w:date="2026-09-30T13:42:00Z"/>
              </w:rPr>
            </w:pPr>
            <w:ins w:id="2630" w:author="Author" w:date="2026-09-30T13:42:00Z">
              <w:r>
                <w:rPr>
                  <w:sz w:val="20"/>
                  <w:szCs w:val="20"/>
                </w:rPr>
                <w:t>Differ</w:t>
              </w:r>
            </w:ins>
          </w:p>
        </w:tc>
      </w:tr>
      <w:tr w:rsidR="00A61990" w14:paraId="23BDC774" w14:textId="77777777" w:rsidTr="00A61990">
        <w:trPr>
          <w:ins w:id="2631" w:author="Author" w:date="2026-09-30T13:42:00Z"/>
        </w:trPr>
        <w:tc>
          <w:tcPr>
            <w:tcW w:w="1649" w:type="dxa"/>
          </w:tcPr>
          <w:p w14:paraId="77F68081" w14:textId="77777777" w:rsidR="00A61990" w:rsidRDefault="000C0F2E">
            <w:pPr>
              <w:pStyle w:val="Compact"/>
              <w:spacing w:after="0" w:line="240" w:lineRule="auto"/>
              <w:jc w:val="left"/>
              <w:rPr>
                <w:ins w:id="2632" w:author="Author" w:date="2026-09-30T13:42:00Z"/>
              </w:rPr>
            </w:pPr>
            <w:ins w:id="2633" w:author="Author" w:date="2026-09-30T13:42:00Z">
              <w:r>
                <w:rPr>
                  <w:sz w:val="20"/>
                  <w:szCs w:val="20"/>
                </w:rPr>
                <w:t>Change after the COVID-19 pandemic</w:t>
              </w:r>
            </w:ins>
          </w:p>
        </w:tc>
        <w:tc>
          <w:tcPr>
            <w:tcW w:w="3598" w:type="dxa"/>
          </w:tcPr>
          <w:p w14:paraId="46ACDB36" w14:textId="77777777" w:rsidR="00A61990" w:rsidRDefault="000C0F2E">
            <w:pPr>
              <w:pStyle w:val="Compact"/>
              <w:spacing w:after="0" w:line="240" w:lineRule="auto"/>
              <w:jc w:val="left"/>
              <w:rPr>
                <w:ins w:id="2634" w:author="Author" w:date="2026-09-30T13:42:00Z"/>
              </w:rPr>
            </w:pPr>
            <w:ins w:id="2635" w:author="Author" w:date="2026-09-30T13:42:00Z">
              <w:r>
                <w:rPr>
                  <w:sz w:val="20"/>
                  <w:szCs w:val="20"/>
                </w:rPr>
                <w:t>Weekday presence +1.5 to 2.3 h in 2022, mostly during working hours</w:t>
              </w:r>
            </w:ins>
          </w:p>
        </w:tc>
        <w:tc>
          <w:tcPr>
            <w:tcW w:w="2641" w:type="dxa"/>
          </w:tcPr>
          <w:p w14:paraId="70627451" w14:textId="77777777" w:rsidR="00A61990" w:rsidRDefault="000C0F2E">
            <w:pPr>
              <w:pStyle w:val="Compact"/>
              <w:spacing w:after="0" w:line="240" w:lineRule="auto"/>
              <w:jc w:val="left"/>
              <w:rPr>
                <w:ins w:id="2636" w:author="Author" w:date="2026-09-30T13:42:00Z"/>
              </w:rPr>
            </w:pPr>
            <w:ins w:id="2637" w:author="Author" w:date="2026-09-30T13:42:00Z">
              <w:r>
                <w:rPr>
                  <w:sz w:val="20"/>
                  <w:szCs w:val="20"/>
                </w:rPr>
                <w:t>Japan, 2021: less time on work, sleep and housework, lower night-time sleep probability [20]</w:t>
              </w:r>
            </w:ins>
          </w:p>
        </w:tc>
        <w:tc>
          <w:tcPr>
            <w:tcW w:w="1472" w:type="dxa"/>
          </w:tcPr>
          <w:p w14:paraId="0C152F21" w14:textId="77777777" w:rsidR="00A61990" w:rsidRDefault="000C0F2E">
            <w:pPr>
              <w:pStyle w:val="Compact"/>
              <w:spacing w:after="0" w:line="240" w:lineRule="auto"/>
              <w:jc w:val="left"/>
              <w:rPr>
                <w:ins w:id="2638" w:author="Author" w:date="2026-09-30T13:42:00Z"/>
              </w:rPr>
            </w:pPr>
            <w:ins w:id="2639" w:author="Author" w:date="2026-09-30T13:42:00Z">
              <w:r>
                <w:rPr>
                  <w:sz w:val="20"/>
                  <w:szCs w:val="20"/>
                </w:rPr>
                <w:t>Both show a post-pandemic change in daily structure; the measures differ</w:t>
              </w:r>
            </w:ins>
          </w:p>
        </w:tc>
      </w:tr>
      <w:tr w:rsidR="00A61990" w14:paraId="6F3D6488" w14:textId="77777777" w:rsidTr="00A61990">
        <w:trPr>
          <w:ins w:id="2640" w:author="Author" w:date="2026-09-30T13:42:00Z"/>
        </w:trPr>
        <w:tc>
          <w:tcPr>
            <w:tcW w:w="1649" w:type="dxa"/>
          </w:tcPr>
          <w:p w14:paraId="4299650A" w14:textId="77777777" w:rsidR="00A61990" w:rsidRDefault="000C0F2E">
            <w:pPr>
              <w:pStyle w:val="Compact"/>
              <w:spacing w:after="0" w:line="240" w:lineRule="auto"/>
              <w:jc w:val="left"/>
              <w:rPr>
                <w:ins w:id="2641" w:author="Author" w:date="2026-09-30T13:42:00Z"/>
              </w:rPr>
            </w:pPr>
            <w:ins w:id="2642" w:author="Author" w:date="2026-09-30T13:42:00Z">
              <w:r>
                <w:rPr>
                  <w:sz w:val="20"/>
                  <w:szCs w:val="20"/>
                </w:rPr>
                <w:t>Weekday–weekend diffe</w:t>
              </w:r>
              <w:r>
                <w:rPr>
                  <w:sz w:val="20"/>
                  <w:szCs w:val="20"/>
                </w:rPr>
                <w:t>rence</w:t>
              </w:r>
            </w:ins>
          </w:p>
        </w:tc>
        <w:tc>
          <w:tcPr>
            <w:tcW w:w="3598" w:type="dxa"/>
          </w:tcPr>
          <w:p w14:paraId="11C5F771" w14:textId="77777777" w:rsidR="00A61990" w:rsidRDefault="000C0F2E">
            <w:pPr>
              <w:pStyle w:val="Compact"/>
              <w:spacing w:after="0" w:line="240" w:lineRule="auto"/>
              <w:jc w:val="left"/>
              <w:rPr>
                <w:ins w:id="2643" w:author="Author" w:date="2026-09-30T13:42:00Z"/>
              </w:rPr>
            </w:pPr>
            <w:ins w:id="2644" w:author="Author" w:date="2026-09-30T13:42:00Z">
              <w:r>
                <w:rPr>
                  <w:sz w:val="20"/>
                  <w:szCs w:val="20"/>
                </w:rPr>
                <w:t>1.4 to 1.8 h before 2022, 0.6 h in 2022</w:t>
              </w:r>
            </w:ins>
          </w:p>
        </w:tc>
        <w:tc>
          <w:tcPr>
            <w:tcW w:w="2641" w:type="dxa"/>
          </w:tcPr>
          <w:p w14:paraId="72B2767A" w14:textId="77777777" w:rsidR="00A61990" w:rsidRDefault="000C0F2E">
            <w:pPr>
              <w:pStyle w:val="Compact"/>
              <w:spacing w:after="0" w:line="240" w:lineRule="auto"/>
              <w:jc w:val="left"/>
              <w:rPr>
                <w:ins w:id="2645" w:author="Author" w:date="2026-09-30T13:42:00Z"/>
              </w:rPr>
            </w:pPr>
            <w:ins w:id="2646" w:author="Author" w:date="2026-09-30T13:42:00Z">
              <w:r>
                <w:rPr>
                  <w:sz w:val="20"/>
                  <w:szCs w:val="20"/>
                </w:rPr>
                <w:t>United States: weekend presence higher than weekday presence [15]</w:t>
              </w:r>
            </w:ins>
          </w:p>
        </w:tc>
        <w:tc>
          <w:tcPr>
            <w:tcW w:w="1472" w:type="dxa"/>
          </w:tcPr>
          <w:p w14:paraId="43780AA6" w14:textId="77777777" w:rsidR="00A61990" w:rsidRDefault="000C0F2E">
            <w:pPr>
              <w:pStyle w:val="Compact"/>
              <w:spacing w:after="0" w:line="240" w:lineRule="auto"/>
              <w:jc w:val="left"/>
              <w:rPr>
                <w:ins w:id="2647" w:author="Author" w:date="2026-09-30T13:42:00Z"/>
              </w:rPr>
            </w:pPr>
            <w:ins w:id="2648" w:author="Author" w:date="2026-09-30T13:42:00Z">
              <w:r>
                <w:rPr>
                  <w:sz w:val="20"/>
                  <w:szCs w:val="20"/>
                </w:rPr>
                <w:t>Agree before 2022; the gap narrowed in 2022</w:t>
              </w:r>
            </w:ins>
          </w:p>
        </w:tc>
      </w:tr>
      <w:tr w:rsidR="00A61990" w14:paraId="22515530" w14:textId="77777777" w:rsidTr="00A61990">
        <w:trPr>
          <w:ins w:id="2649" w:author="Author" w:date="2026-09-30T13:42:00Z"/>
        </w:trPr>
        <w:tc>
          <w:tcPr>
            <w:tcW w:w="1649" w:type="dxa"/>
          </w:tcPr>
          <w:p w14:paraId="2146BAA2" w14:textId="77777777" w:rsidR="00A61990" w:rsidRDefault="000C0F2E">
            <w:pPr>
              <w:pStyle w:val="Compact"/>
              <w:spacing w:after="0" w:line="240" w:lineRule="auto"/>
              <w:jc w:val="left"/>
              <w:rPr>
                <w:ins w:id="2650" w:author="Author" w:date="2026-09-30T13:42:00Z"/>
              </w:rPr>
            </w:pPr>
            <w:ins w:id="2651" w:author="Author" w:date="2026-09-30T13:42:00Z">
              <w:r>
                <w:rPr>
                  <w:sz w:val="20"/>
                  <w:szCs w:val="20"/>
                </w:rPr>
                <w:t>Household size</w:t>
              </w:r>
            </w:ins>
          </w:p>
        </w:tc>
        <w:tc>
          <w:tcPr>
            <w:tcW w:w="3598" w:type="dxa"/>
          </w:tcPr>
          <w:p w14:paraId="31728AD4" w14:textId="77777777" w:rsidR="00A61990" w:rsidRDefault="000C0F2E">
            <w:pPr>
              <w:pStyle w:val="Compact"/>
              <w:spacing w:after="0" w:line="240" w:lineRule="auto"/>
              <w:jc w:val="left"/>
              <w:rPr>
                <w:ins w:id="2652" w:author="Author" w:date="2026-09-30T13:42:00Z"/>
              </w:rPr>
            </w:pPr>
            <w:ins w:id="2653" w:author="Author" w:date="2026-09-30T13:42:00Z">
              <w:r>
                <w:rPr>
                  <w:sz w:val="20"/>
                  <w:szCs w:val="20"/>
                </w:rPr>
                <w:t>Little effect on the share of members at home</w:t>
              </w:r>
            </w:ins>
          </w:p>
        </w:tc>
        <w:tc>
          <w:tcPr>
            <w:tcW w:w="2641" w:type="dxa"/>
          </w:tcPr>
          <w:p w14:paraId="1244C6C7" w14:textId="77777777" w:rsidR="00A61990" w:rsidRDefault="000C0F2E">
            <w:pPr>
              <w:pStyle w:val="Compact"/>
              <w:spacing w:after="0" w:line="240" w:lineRule="auto"/>
              <w:jc w:val="left"/>
              <w:rPr>
                <w:ins w:id="2654" w:author="Author" w:date="2026-09-30T13:42:00Z"/>
              </w:rPr>
            </w:pPr>
            <w:ins w:id="2655" w:author="Author" w:date="2026-09-30T13:42:00Z">
              <w:r>
                <w:rPr>
                  <w:sz w:val="20"/>
                  <w:szCs w:val="20"/>
                </w:rPr>
                <w:t>Not compared</w:t>
              </w:r>
            </w:ins>
          </w:p>
        </w:tc>
        <w:tc>
          <w:tcPr>
            <w:tcW w:w="1472" w:type="dxa"/>
          </w:tcPr>
          <w:p w14:paraId="738A7903" w14:textId="77777777" w:rsidR="00A61990" w:rsidRDefault="000C0F2E">
            <w:pPr>
              <w:pStyle w:val="Compact"/>
              <w:spacing w:after="0" w:line="240" w:lineRule="auto"/>
              <w:jc w:val="left"/>
              <w:rPr>
                <w:ins w:id="2656" w:author="Author" w:date="2026-09-30T13:42:00Z"/>
              </w:rPr>
            </w:pPr>
            <w:ins w:id="2657" w:author="Author" w:date="2026-09-30T13:42:00Z">
              <w:r>
                <w:rPr>
                  <w:sz w:val="20"/>
                  <w:szCs w:val="20"/>
                </w:rPr>
                <w:t>—</w:t>
              </w:r>
            </w:ins>
          </w:p>
        </w:tc>
      </w:tr>
      <w:tr w:rsidR="00A61990" w14:paraId="3B6DF14C" w14:textId="77777777" w:rsidTr="00A61990">
        <w:trPr>
          <w:ins w:id="2658" w:author="Author" w:date="2026-09-30T13:42:00Z"/>
        </w:trPr>
        <w:tc>
          <w:tcPr>
            <w:tcW w:w="1649" w:type="dxa"/>
          </w:tcPr>
          <w:p w14:paraId="253DD7E6" w14:textId="77777777" w:rsidR="00A61990" w:rsidRDefault="000C0F2E">
            <w:pPr>
              <w:pStyle w:val="Compact"/>
              <w:spacing w:after="0" w:line="240" w:lineRule="auto"/>
              <w:jc w:val="left"/>
              <w:rPr>
                <w:ins w:id="2659" w:author="Author" w:date="2026-09-30T13:42:00Z"/>
              </w:rPr>
            </w:pPr>
            <w:ins w:id="2660" w:author="Author" w:date="2026-09-30T13:42:00Z">
              <w:r>
                <w:rPr>
                  <w:sz w:val="20"/>
                  <w:szCs w:val="20"/>
                </w:rPr>
                <w:t>Timing of internal gai</w:t>
              </w:r>
              <w:r>
                <w:rPr>
                  <w:sz w:val="20"/>
                  <w:szCs w:val="20"/>
                </w:rPr>
                <w:t>ns</w:t>
              </w:r>
            </w:ins>
          </w:p>
        </w:tc>
        <w:tc>
          <w:tcPr>
            <w:tcW w:w="3598" w:type="dxa"/>
          </w:tcPr>
          <w:p w14:paraId="509054A4" w14:textId="77777777" w:rsidR="00A61990" w:rsidRDefault="000C0F2E">
            <w:pPr>
              <w:pStyle w:val="Compact"/>
              <w:spacing w:after="0" w:line="240" w:lineRule="auto"/>
              <w:jc w:val="left"/>
              <w:rPr>
                <w:ins w:id="2661" w:author="Author" w:date="2026-09-30T13:42:00Z"/>
              </w:rPr>
            </w:pPr>
            <w:ins w:id="2662" w:author="Author" w:date="2026-09-30T13:42:00Z">
              <w:r>
                <w:rPr>
                  <w:sz w:val="20"/>
                  <w:szCs w:val="20"/>
                </w:rPr>
                <w:t>Metabolic rate about 70 W at night and 110–133 W by day, against a constant 95 W default</w:t>
              </w:r>
            </w:ins>
          </w:p>
        </w:tc>
        <w:tc>
          <w:tcPr>
            <w:tcW w:w="2641" w:type="dxa"/>
          </w:tcPr>
          <w:p w14:paraId="4C0BF95C" w14:textId="77777777" w:rsidR="00A61990" w:rsidRDefault="000C0F2E">
            <w:pPr>
              <w:pStyle w:val="Compact"/>
              <w:spacing w:after="0" w:line="240" w:lineRule="auto"/>
              <w:jc w:val="left"/>
              <w:rPr>
                <w:ins w:id="2663" w:author="Author" w:date="2026-09-30T13:42:00Z"/>
              </w:rPr>
            </w:pPr>
            <w:ins w:id="2664" w:author="Author" w:date="2026-09-30T13:42:00Z">
              <w:r>
                <w:rPr>
                  <w:sz w:val="20"/>
                  <w:szCs w:val="20"/>
                </w:rPr>
                <w:t>—</w:t>
              </w:r>
            </w:ins>
          </w:p>
        </w:tc>
        <w:tc>
          <w:tcPr>
            <w:tcW w:w="1472" w:type="dxa"/>
          </w:tcPr>
          <w:p w14:paraId="026A19D7" w14:textId="77777777" w:rsidR="00A61990" w:rsidRDefault="000C0F2E">
            <w:pPr>
              <w:pStyle w:val="Compact"/>
              <w:spacing w:after="0" w:line="240" w:lineRule="auto"/>
              <w:jc w:val="left"/>
              <w:rPr>
                <w:ins w:id="2665" w:author="Author" w:date="2026-09-30T13:42:00Z"/>
              </w:rPr>
            </w:pPr>
            <w:ins w:id="2666" w:author="Author" w:date="2026-09-30T13:42:00Z">
              <w:r>
                <w:rPr>
                  <w:sz w:val="20"/>
                  <w:szCs w:val="20"/>
                </w:rPr>
                <w:t>—</w:t>
              </w:r>
            </w:ins>
          </w:p>
        </w:tc>
      </w:tr>
    </w:tbl>
    <w:p w14:paraId="03CEC031" w14:textId="77777777" w:rsidR="00A61990" w:rsidRDefault="000C0F2E">
      <w:pPr>
        <w:pStyle w:val="BodyText"/>
        <w:rPr>
          <w:ins w:id="2667" w:author="Author" w:date="2026-09-30T13:42:00Z"/>
        </w:rPr>
      </w:pPr>
      <w:ins w:id="2668" w:author="Author" w:date="2026-09-30T13:42:00Z">
        <w:r>
          <w:t>Two patterns stand out as visible only across several Canadian cycles. First, presence did not rise from 2005 to 2015, unlike the rise in time at home reported for the United States over a similar period [18]; a single-cycle model fitted to any of the thre</w:t>
        </w:r>
        <w:r>
          <w:t xml:space="preserve">e pre-pandemic cycles would therefore describe the others well. Second, the 2022 cycle departs from all earlier ones, with more presence during weekday working hours and a smaller weekday–weekend difference, which matches the post-pandemic change in daily </w:t>
        </w:r>
        <w:r>
          <w:t>structure reported for Japan [20]. A schedule set built from a pre-2020 survey would miss this shift, while the projected 2025 cohort, whose population differs from the 2022 respondents, returns towards the pre-pandemic level. The difference between the De</w:t>
        </w:r>
        <w:r>
          <w:t>fault and all survey cycles is one of timing: over a whole day the Default mean occupancy and mean metabolic rate are close to the survey values, but the Default places presence and metabolic heat at the wrong hours and ignores the weekday–weekend differen</w:t>
        </w:r>
        <w:r>
          <w:t>ce.</w:t>
        </w:r>
      </w:ins>
    </w:p>
    <w:p w14:paraId="2DAFB82C" w14:textId="77777777" w:rsidR="00A61990" w:rsidRDefault="000C0F2E">
      <w:pPr>
        <w:pStyle w:val="Heading2"/>
        <w:rPr>
          <w:ins w:id="2669" w:author="Author" w:date="2026-09-30T13:42:00Z"/>
        </w:rPr>
      </w:pPr>
      <w:bookmarkStart w:id="2670" w:name="X81c411873433203c4161969cd1aa56617717923"/>
      <w:bookmarkEnd w:id="2607"/>
      <w:ins w:id="2671" w:author="Author" w:date="2026-09-30T13:42:00Z">
        <w:r>
          <w:t>5.2 What the projection and the simulations add</w:t>
        </w:r>
      </w:ins>
    </w:p>
    <w:p w14:paraId="49393571" w14:textId="77777777" w:rsidR="00A61990" w:rsidRDefault="000C0F2E">
      <w:pPr>
        <w:pStyle w:val="FirstParagraph"/>
        <w:rPr>
          <w:ins w:id="2672" w:author="Author" w:date="2026-09-30T13:42:00Z"/>
        </w:rPr>
      </w:pPr>
      <w:ins w:id="2673" w:author="Author" w:date="2026-09-30T13:42:00Z">
        <w:r>
          <w:t>The hindcast does not support the claim that the cluster-based projection forecasts the population better than carrying the last census forward: over five years and averaged over the variables, the 2016 p</w:t>
        </w:r>
        <w:r>
          <w:t>opulation was closer to the 2021 Census than any of the projections tested, and the clusters added nothing measurable to a single mean drift. Over the four years from 2021 to 2025 the projected cohort stays close to the 2021 population, and it moved by les</w:t>
        </w:r>
        <w:r>
          <w:t>s than 0.005 on any variable across the settings tested. The 2025 cohort is therefore best read as the 2021 population with a small, model-based demographic drift, matched to the 2022 diaries; its value for simulation lies in providing complete, dwelling-c</w:t>
        </w:r>
        <w:r>
          <w:t>onditioned households for a year without a census, not in anticipating demographic change. A projection that should beat carry-forward would need information beyond past census trends, such as population projections or post-2021 survey data.</w:t>
        </w:r>
      </w:ins>
    </w:p>
    <w:p w14:paraId="32C41880" w14:textId="77777777" w:rsidR="00A61990" w:rsidRDefault="000C0F2E">
      <w:pPr>
        <w:pStyle w:val="BodyText"/>
        <w:rPr>
          <w:ins w:id="2674" w:author="Author" w:date="2026-09-30T13:42:00Z"/>
        </w:rPr>
      </w:pPr>
      <w:ins w:id="2675" w:author="Author" w:date="2026-09-30T13:42:00Z">
        <w:r>
          <w:t>The simulation</w:t>
        </w:r>
        <w:r>
          <w:t>s show that, in this climate and in these buildings, replacing the Default schedule with survey-based household schedules raises heating by 6 to 16 % and lowers cooling by 1 to 9 % in houses, changes both by less than 7 % in apartment buildings, and lowers</w:t>
        </w:r>
        <w:r>
          <w:t xml:space="preserve"> the peak cooling demand of houses by 4 to 10 % without moving its timing. Among the cycles, only the post-pandemic 2022 schedules are clearly distinguishable from the others. The differences are indicative of the direction and size of the occupancy effect</w:t>
        </w:r>
        <w:r>
          <w:t xml:space="preserve"> for Montreal and for these archetypes; they are not proposed as correction factors for building codes, and the study covers one climate zone only. The size of the effect also depends on the reference: for the house NUs the Default is an apartment schedule</w:t>
        </w:r>
        <w:r>
          <w:t xml:space="preserve"> (Section 3.6).</w:t>
        </w:r>
      </w:ins>
    </w:p>
    <w:p w14:paraId="27ECC849" w14:textId="77777777" w:rsidR="00A61990" w:rsidRDefault="000C0F2E">
      <w:pPr>
        <w:pStyle w:val="Heading2"/>
        <w:rPr>
          <w:ins w:id="2676" w:author="Author" w:date="2026-09-30T13:42:00Z"/>
        </w:rPr>
      </w:pPr>
      <w:bookmarkStart w:id="2677" w:name="limitations"/>
      <w:bookmarkEnd w:id="2670"/>
      <w:ins w:id="2678" w:author="Author" w:date="2026-09-30T13:42:00Z">
        <w:r>
          <w:t>5.3 Limitations</w:t>
        </w:r>
      </w:ins>
    </w:p>
    <w:p w14:paraId="41CC4D92" w14:textId="77777777" w:rsidR="00A61990" w:rsidRDefault="000C0F2E">
      <w:pPr>
        <w:pStyle w:val="FirstParagraph"/>
        <w:rPr>
          <w:ins w:id="2679" w:author="Author" w:date="2026-09-30T13:42:00Z"/>
        </w:rPr>
      </w:pPr>
      <w:ins w:id="2680" w:author="Author" w:date="2026-09-30T13:42:00Z">
        <w:r>
          <w:t>The study has the following limitations. The schedules are unweighted and national; a Quebec comparison is given (Section 2.4) but no weighted estimates. Only Montreal (climate zone 6A) and one weather file were simulated, w</w:t>
        </w:r>
        <w:r>
          <w:t>ith fixed envelopes and ideal-loads systems. All buildings share one high-performance envelope, so the house heating intensities are low (6 to 13 kWh/m² under the Default) and internal gains weigh more in their heat balance than they would in older, less i</w:t>
        </w:r>
        <w:r>
          <w:t>nsulated housing; the relative effects reported here may therefore be larger than for the existing Canadian stock. The 2025 cohort holds the dwelling stock at its 2021 composition and extrapolates demographic change from 2006–2021; it cannot anticipate cha</w:t>
        </w:r>
        <w:r>
          <w:t>nges after 2021 that the census did not yet show. The dwelling-type classifiers were trained on the 2006 and 2011 Census. Census persons whose age was not available were removed before matching (2.8 % of the sampled 2010 persons and 5.4 % of the sampled 20</w:t>
        </w:r>
        <w:r>
          <w:t>22 persons), which left 39 and 119 households with no member; 2005 and 2015 are unaffected. In the pooled files, 70,281 households carry more than one dwelling-type label and were kept. Children under 15 have no diary and are not counted in the occupancy f</w:t>
        </w:r>
        <w:r>
          <w:t>raction. Each building receives the schedule of one household, so the apartment buildings do not represent a mix of households. The 30-draw limit left 29 of 60 heating and cooling intervals wider than the 1 % target (up to 4.7 % of the mean). The reason fo</w:t>
        </w:r>
        <w:r>
          <w:t>r the low 2010 occupancy in the submitted version, a link to the 2011 NHS weighting, was wrong on chronology (the 2010 GSS was collected before the NHS) and is withdrawn; in the rebuilt files 2010 is about 0.5 h per weekday below 2005 and 2015, and the cau</w:t>
        </w:r>
        <w:r>
          <w:t>se of this smaller difference was not identified.</w:t>
        </w:r>
      </w:ins>
    </w:p>
    <w:p w14:paraId="55C8A497" w14:textId="77777777" w:rsidR="00A61990" w:rsidRDefault="000C0F2E">
      <w:pPr>
        <w:pStyle w:val="Heading1"/>
      </w:pPr>
      <w:bookmarkStart w:id="2681" w:name="conclusion"/>
      <w:bookmarkEnd w:id="2600"/>
      <w:bookmarkEnd w:id="2677"/>
      <w:r>
        <w:t>6 Conclusion</w:t>
      </w:r>
    </w:p>
    <w:p w14:paraId="670F8C68" w14:textId="77777777" w:rsidR="006A50D6" w:rsidRDefault="000D3795" w:rsidP="00E23072">
      <w:pPr>
        <w:spacing w:before="240" w:after="240"/>
        <w:rPr>
          <w:del w:id="2682" w:author="Author" w:date="2026-09-30T13:42:00Z"/>
        </w:rPr>
      </w:pPr>
      <w:del w:id="2683" w:author="Author" w:date="2026-09-30T13:42:00Z">
        <w:r w:rsidRPr="00E51E70">
          <w:delText xml:space="preserve">This research established a replicable framework integrating Canadian Census and General Social Survey data through a Conditional Variational Autoencoder pipeline to produce longitudinally consistent occupancy schedules spanning 2005 to 2025, directly addressing the performance gap introduced by static Default assumptions in residential building energy modeling. </w:delText>
        </w:r>
        <w:r w:rsidR="006A50D6" w:rsidRPr="00E51E70">
          <w:delText xml:space="preserve">The central finding is that </w:delText>
        </w:r>
        <w:r w:rsidR="006A50D6">
          <w:delText xml:space="preserve"> empirically-derived occupancy schedules increase predicted heating demand by 4 to 13% and reduce predicted cooling demand by 10 to 27% across six Montreal Neighbourhood Units relative to Default assumptions. These deviations stem from Default's 32% overestimation of mean residential occupancy (0.684 vs. 0.465) and 24% overestimation of metabolic heat generation (95 W vs. 72.1 W).</w:delText>
        </w:r>
      </w:del>
    </w:p>
    <w:p w14:paraId="5A8A634C" w14:textId="77777777" w:rsidR="000D3795" w:rsidRDefault="000D3795" w:rsidP="006A50D6">
      <w:pPr>
        <w:spacing w:before="240" w:after="240"/>
        <w:rPr>
          <w:del w:id="2684" w:author="Author" w:date="2026-09-30T13:42:00Z"/>
        </w:rPr>
      </w:pPr>
      <w:del w:id="2685" w:author="Author" w:date="2026-09-30T13:42:00Z">
        <w:r w:rsidRPr="00E51E70">
          <w:delText>To our knowledge, the C-VAE and Cluster-Based Vector Momentum framework presented here is the first to produce longitudinally consistent Canadian occupancy schedules spanning two decades of empirical GSS cycles and extending to a synthetic 2025 projection, offering a nationally representative and replicable methodology for constructing period-specific occupancy inputs suitable for direct integration into building energy models.</w:delText>
        </w:r>
        <w:r w:rsidR="006A50D6">
          <w:delText xml:space="preserve"> </w:delText>
        </w:r>
        <w:r w:rsidRPr="00E51E70">
          <w:delText>The policy implication is clear: residential building codes calibrated on static schedules accumulate compounding errors over decadal lifespans and should be recalibrated in synchrony with census cycles to remain representative of the populations they govern. As Canadian residential behaviour continues to evolve in the wake of remote-work adoption and demographic aging, building performance modeling must treat occupancy as a dynamic, empirically-grounded boundary condition rather than a fixed design assumption, or the performance gap will persist, and widen, over time.</w:delText>
        </w:r>
      </w:del>
    </w:p>
    <w:p w14:paraId="0D5F2ACC" w14:textId="77777777" w:rsidR="00A61990" w:rsidRDefault="000C0F2E">
      <w:pPr>
        <w:pStyle w:val="FirstParagraph"/>
        <w:rPr>
          <w:ins w:id="2686" w:author="Author" w:date="2026-09-30T13:42:00Z"/>
        </w:rPr>
      </w:pPr>
      <w:ins w:id="2687" w:author="Author" w:date="2026-09-30T13:42:00Z">
        <w:r>
          <w:t>This study harmonised four Canadian time-use cycles, from 2005 to 2022, into household presence, activity and metabolic schedules with the same definitions in every cycle, and projected the hou</w:t>
        </w:r>
        <w:r>
          <w:t>sehold population to 2025. Presence at home was nearly constant from 2005 to 2015 and rose in 2022, mostly during weekday working hours, a change that a schedule built from any single pre-pandemic survey would miss. A hindcast against the held-out 2021 Cen</w:t>
        </w:r>
        <w:r>
          <w:t>sus found that the projection was not closer to the census than carrying the previous cycle forward, so the 2025 cohort is a scenario close to the 2021 population rather than a forecast of demographic change. In fixed Montreal buildings with one high-perfo</w:t>
        </w:r>
        <w:r>
          <w:t>rmance envelope, the survey-based schedules raised heating by 6 to 16 % and lowered cooling by 1 to 9 % in houses relative to a standard apartment schedule, changed both by less than 7 % in apartment buildings, and left the timing of the cooling peak uncha</w:t>
        </w:r>
        <w:r>
          <w:t>nged. These effects come from the timing of presence and internal gains rather than from their daily totals, which supports the use of time-resolved, survey-based household schedules in residential simulation, updated as new survey cycles appear.</w:t>
        </w:r>
      </w:ins>
    </w:p>
    <w:p w14:paraId="16F983D7" w14:textId="77777777" w:rsidR="00A61990" w:rsidRDefault="000C0F2E">
      <w:pPr>
        <w:pStyle w:val="Heading1"/>
        <w:rPr>
          <w:ins w:id="2688" w:author="Author" w:date="2026-09-30T13:42:00Z"/>
        </w:rPr>
      </w:pPr>
      <w:bookmarkStart w:id="2689" w:name="credit-authorship-contribution-statement"/>
      <w:bookmarkEnd w:id="2681"/>
      <w:ins w:id="2690" w:author="Author" w:date="2026-09-30T13:42:00Z">
        <w:r>
          <w:t>CRediT au</w:t>
        </w:r>
        <w:r>
          <w:t>thorship contribution statement</w:t>
        </w:r>
      </w:ins>
    </w:p>
    <w:p w14:paraId="7D439DA0" w14:textId="77777777" w:rsidR="00A61990" w:rsidRDefault="000C0F2E">
      <w:pPr>
        <w:pStyle w:val="FirstParagraph"/>
        <w:rPr>
          <w:ins w:id="2691" w:author="Author" w:date="2026-09-30T13:42:00Z"/>
        </w:rPr>
      </w:pPr>
      <w:ins w:id="2692" w:author="Author" w:date="2026-09-30T13:42:00Z">
        <w:r>
          <w:t>Removed for anonymous review.</w:t>
        </w:r>
      </w:ins>
    </w:p>
    <w:p w14:paraId="2603111E" w14:textId="77777777" w:rsidR="00A61990" w:rsidRDefault="000C0F2E">
      <w:pPr>
        <w:pStyle w:val="Heading1"/>
        <w:rPr>
          <w:ins w:id="2693" w:author="Author" w:date="2026-09-30T13:42:00Z"/>
        </w:rPr>
      </w:pPr>
      <w:bookmarkStart w:id="2694" w:name="declaration-of-competing-interest"/>
      <w:bookmarkEnd w:id="2689"/>
      <w:ins w:id="2695" w:author="Author" w:date="2026-09-30T13:42:00Z">
        <w:r>
          <w:t>Declaration of competing interest</w:t>
        </w:r>
      </w:ins>
    </w:p>
    <w:p w14:paraId="5EB46777" w14:textId="77777777" w:rsidR="00A61990" w:rsidRDefault="000C0F2E">
      <w:pPr>
        <w:pStyle w:val="FirstParagraph"/>
        <w:rPr>
          <w:ins w:id="2696" w:author="Author" w:date="2026-09-30T13:42:00Z"/>
        </w:rPr>
      </w:pPr>
      <w:ins w:id="2697" w:author="Author" w:date="2026-09-30T13:42:00Z">
        <w:r>
          <w:t>The authors declare that they have no known competing financial interests or personal relationships that could have appeared to influence the work reported in t</w:t>
        </w:r>
        <w:r>
          <w:t>his paper.</w:t>
        </w:r>
      </w:ins>
    </w:p>
    <w:p w14:paraId="49F22994" w14:textId="77777777" w:rsidR="00A61990" w:rsidRDefault="000C0F2E">
      <w:pPr>
        <w:pStyle w:val="Heading1"/>
        <w:rPr>
          <w:ins w:id="2698" w:author="Author" w:date="2026-09-30T13:42:00Z"/>
        </w:rPr>
      </w:pPr>
      <w:bookmarkStart w:id="2699" w:name="funding"/>
      <w:bookmarkEnd w:id="2694"/>
      <w:ins w:id="2700" w:author="Author" w:date="2026-09-30T13:42:00Z">
        <w:r>
          <w:t>Funding</w:t>
        </w:r>
      </w:ins>
    </w:p>
    <w:p w14:paraId="6A31FB70" w14:textId="77777777" w:rsidR="00A61990" w:rsidRDefault="000C0F2E">
      <w:pPr>
        <w:pStyle w:val="FirstParagraph"/>
        <w:rPr>
          <w:ins w:id="2701" w:author="Author" w:date="2026-09-30T13:42:00Z"/>
        </w:rPr>
      </w:pPr>
      <w:ins w:id="2702" w:author="Author" w:date="2026-09-30T13:42:00Z">
        <w:r>
          <w:t>Removed for anonymous review.</w:t>
        </w:r>
      </w:ins>
    </w:p>
    <w:p w14:paraId="1A87EE60" w14:textId="0A103B92" w:rsidR="00A61990" w:rsidRDefault="000C0F2E" w:rsidP="000C0F2E">
      <w:pPr>
        <w:pStyle w:val="Heading1"/>
        <w:pPrChange w:id="2703" w:author="Author" w:date="2026-09-30T13:42:00Z">
          <w:pPr>
            <w:pStyle w:val="Heading3"/>
          </w:pPr>
        </w:pPrChange>
      </w:pPr>
      <w:bookmarkStart w:id="2704" w:name="data-availability"/>
      <w:bookmarkEnd w:id="2699"/>
      <w:r>
        <w:t xml:space="preserve">Data </w:t>
      </w:r>
      <w:del w:id="2705" w:author="Author" w:date="2026-09-30T13:42:00Z">
        <w:r w:rsidR="0057180E" w:rsidRPr="0057180E">
          <w:delText>Availability Statement</w:delText>
        </w:r>
      </w:del>
      <w:ins w:id="2706" w:author="Author" w:date="2026-09-30T13:42:00Z">
        <w:r>
          <w:t>availability</w:t>
        </w:r>
      </w:ins>
    </w:p>
    <w:p w14:paraId="6BD0A7EC" w14:textId="53CAAD5A" w:rsidR="00A61990" w:rsidRDefault="00D66A40" w:rsidP="000C0F2E">
      <w:pPr>
        <w:pStyle w:val="FirstParagraph"/>
        <w:pPrChange w:id="2707" w:author="Author" w:date="2026-09-30T13:42:00Z">
          <w:pPr/>
        </w:pPrChange>
      </w:pPr>
      <w:del w:id="2708" w:author="Author" w:date="2026-09-30T13:42:00Z">
        <w:r>
          <w:delText xml:space="preserve">The data that support the findings of this study are available from </w:delText>
        </w:r>
      </w:del>
      <w:ins w:id="2709" w:author="Author" w:date="2026-09-30T13:42:00Z">
        <w:r w:rsidR="000C0F2E">
          <w:t xml:space="preserve">This study uses the </w:t>
        </w:r>
      </w:ins>
      <w:r w:rsidR="000C0F2E">
        <w:t xml:space="preserve">Statistics Canada </w:t>
      </w:r>
      <w:del w:id="2710" w:author="Author" w:date="2026-09-30T13:42:00Z">
        <w:r>
          <w:delText xml:space="preserve">through the </w:delText>
        </w:r>
      </w:del>
      <w:r w:rsidR="000C0F2E">
        <w:t xml:space="preserve">General Social Survey </w:t>
      </w:r>
      <w:del w:id="2711" w:author="Author" w:date="2026-09-30T13:42:00Z">
        <w:r>
          <w:delText>(GSS) Time Use cycle</w:delText>
        </w:r>
      </w:del>
      <w:ins w:id="2712" w:author="Author" w:date="2026-09-30T13:42:00Z">
        <w:r w:rsidR="000C0F2E">
          <w:t>time-use public-use microdata files (2005, 2010, 2015 and 2022 cycles)</w:t>
        </w:r>
      </w:ins>
      <w:r w:rsidR="000C0F2E">
        <w:t xml:space="preserve"> and the Census </w:t>
      </w:r>
      <w:del w:id="2713" w:author="Author" w:date="2026-09-30T13:42:00Z">
        <w:r>
          <w:delText>Public Use Microdata File (PUMF). Restrictions apply to the availability of these data, which were used under license for this study through the Data Liberation Initiative (DLI). Data</w:delText>
        </w:r>
      </w:del>
      <w:ins w:id="2714" w:author="Author" w:date="2026-09-30T13:42:00Z">
        <w:r w:rsidR="000C0F2E">
          <w:t>of Population public-use microdata files (2</w:t>
        </w:r>
        <w:r w:rsidR="000C0F2E">
          <w:t>006, 2011, 2016 and 2021). These files</w:t>
        </w:r>
      </w:ins>
      <w:r w:rsidR="000C0F2E">
        <w:t xml:space="preserve"> are available from Statistics Canada </w:t>
      </w:r>
      <w:del w:id="2715" w:author="Author" w:date="2026-09-30T13:42:00Z">
        <w:r>
          <w:delText xml:space="preserve">at </w:delText>
        </w:r>
        <w:r w:rsidR="000C0F2E">
          <w:fldChar w:fldCharType="begin"/>
        </w:r>
        <w:r w:rsidR="000C0F2E">
          <w:delInstrText xml:space="preserve"> HYPERLINK "https://www.statcan.gc.ca" </w:delInstrText>
        </w:r>
        <w:r w:rsidR="000C0F2E">
          <w:fldChar w:fldCharType="separate"/>
        </w:r>
        <w:r>
          <w:rPr>
            <w:rStyle w:val="Hyperlink"/>
          </w:rPr>
          <w:delText>https://www.statcan.gc.ca</w:delText>
        </w:r>
        <w:r w:rsidR="000C0F2E">
          <w:rPr>
            <w:rStyle w:val="Hyperlink"/>
          </w:rPr>
          <w:fldChar w:fldCharType="end"/>
        </w:r>
        <w:r>
          <w:delText xml:space="preserve"> with the permission of Statistics Canada. Derived data and </w:delText>
        </w:r>
      </w:del>
      <w:ins w:id="2716" w:author="Author" w:date="2026-09-30T13:42:00Z">
        <w:r w:rsidR="000C0F2E">
          <w:t xml:space="preserve">under its licence terms, which do not allow the authors to redistribute them. The derived schedules, building </w:t>
        </w:r>
      </w:ins>
      <w:r w:rsidR="000C0F2E">
        <w:t xml:space="preserve">model </w:t>
      </w:r>
      <w:del w:id="2717" w:author="Author" w:date="2026-09-30T13:42:00Z">
        <w:r>
          <w:delText>outputs supporting</w:delText>
        </w:r>
      </w:del>
      <w:ins w:id="2718" w:author="Author" w:date="2026-09-30T13:42:00Z">
        <w:r w:rsidR="000C0F2E">
          <w:t>files and scripts that support</w:t>
        </w:r>
      </w:ins>
      <w:r w:rsidR="000C0F2E">
        <w:t xml:space="preserve"> the findings of this study are av</w:t>
      </w:r>
      <w:r w:rsidR="000C0F2E">
        <w:t>ailable from the corresponding author</w:t>
      </w:r>
      <w:del w:id="2719" w:author="Author" w:date="2026-09-30T13:42:00Z">
        <w:r>
          <w:delText>, O.K.I.,</w:delText>
        </w:r>
      </w:del>
      <w:r w:rsidR="000C0F2E">
        <w:t xml:space="preserve"> upon reasonable request.</w:t>
      </w:r>
    </w:p>
    <w:p w14:paraId="3EC6FAC7" w14:textId="77777777" w:rsidR="00A61990" w:rsidRDefault="000C0F2E">
      <w:pPr>
        <w:pStyle w:val="Heading1"/>
        <w:rPr>
          <w:ins w:id="2720" w:author="Author" w:date="2026-09-30T13:42:00Z"/>
        </w:rPr>
      </w:pPr>
      <w:bookmarkStart w:id="2721" w:name="Xa6ff8e54395812bd8a1d49fa16c25a1d6a46bbb"/>
      <w:bookmarkEnd w:id="2704"/>
      <w:ins w:id="2722" w:author="Author" w:date="2026-09-30T13:42:00Z">
        <w:r>
          <w:t>Declaration of generative AI in the writing process</w:t>
        </w:r>
      </w:ins>
    </w:p>
    <w:p w14:paraId="728F6973" w14:textId="77777777" w:rsidR="00A61990" w:rsidRDefault="000C0F2E">
      <w:pPr>
        <w:pStyle w:val="FirstParagraph"/>
        <w:rPr>
          <w:ins w:id="2723" w:author="Author" w:date="2026-09-30T13:42:00Z"/>
        </w:rPr>
      </w:pPr>
      <w:ins w:id="2724" w:author="Author" w:date="2026-09-30T13:42:00Z">
        <w:r>
          <w:t>During the preparation of this work the authors used Claude Opus 5.5 (Anthropic) to assist with writing analysis code and to improve the gram</w:t>
        </w:r>
        <w:r>
          <w:t>mar and readability of the text, and Gemini 3 Pro Deep Research (Google) to prepare literature research reports. Every source named in the research reports was checked by the authors against the publisher record before use. After using these tools, the aut</w:t>
        </w:r>
        <w:r>
          <w:t>hors reviewed and edited the content as needed and take full responsibility for the content of the published article.</w:t>
        </w:r>
      </w:ins>
    </w:p>
    <w:p w14:paraId="02CD53B9" w14:textId="77777777" w:rsidR="00A61990" w:rsidRDefault="000C0F2E" w:rsidP="000C0F2E">
      <w:pPr>
        <w:pStyle w:val="Heading1"/>
        <w:pPrChange w:id="2725" w:author="Author" w:date="2026-09-30T13:42:00Z">
          <w:pPr>
            <w:pStyle w:val="Heading3"/>
          </w:pPr>
        </w:pPrChange>
      </w:pPr>
      <w:bookmarkStart w:id="2726" w:name="references"/>
      <w:bookmarkStart w:id="2727" w:name="_fl61tqfe5ziw"/>
      <w:bookmarkEnd w:id="2721"/>
      <w:bookmarkEnd w:id="2727"/>
      <w:r>
        <w:t>References</w:t>
      </w:r>
    </w:p>
    <w:p w14:paraId="4591137F" w14:textId="77777777" w:rsidR="00000000" w:rsidRDefault="000C0F2E" w:rsidP="000C0F2E">
      <w:pPr>
        <w:pStyle w:val="FirstParagraph"/>
        <w:ind w:left="640"/>
        <w:divId w:val="994147536"/>
        <w:rPr>
          <w:del w:id="2728" w:author="Author" w:date="2026-09-30T13:42:00Z"/>
        </w:rPr>
      </w:pPr>
      <w:ins w:id="2729" w:author="Author" w:date="2026-09-30T13:42:00Z">
        <w:r>
          <w:t>[1] M.</w:t>
        </w:r>
      </w:ins>
    </w:p>
    <w:bookmarkStart w:id="2730" w:name="_aweehbus7z7o" w:displacedByCustomXml="next"/>
    <w:bookmarkEnd w:id="2730" w:displacedByCustomXml="next"/>
    <w:customXmlDelRangeStart w:id="2731" w:author="Author" w:date="2026-09-30T13:42:00Z"/>
    <w:sdt>
      <w:sdtPr>
        <w:rPr>
          <w:color w:val="000000"/>
        </w:rPr>
        <w:tag w:val="MENDELEY_BIBLIOGRAPHY"/>
        <w:id w:val="-266232941"/>
        <w:placeholder>
          <w:docPart w:val="0E1C2C99ED404D9D956389E150BB5EAF"/>
        </w:placeholder>
      </w:sdtPr>
      <w:sdtEndPr/>
      <w:sdtContent>
        <w:customXmlDelRangeEnd w:id="2731"/>
        <w:p w14:paraId="2BCF895C" w14:textId="77777777" w:rsidR="0016602C" w:rsidRPr="00E51E70" w:rsidRDefault="0016602C">
          <w:pPr>
            <w:autoSpaceDE w:val="0"/>
            <w:autoSpaceDN w:val="0"/>
            <w:ind w:hanging="640"/>
            <w:divId w:val="1093471566"/>
            <w:rPr>
              <w:del w:id="2732" w:author="Author" w:date="2026-09-30T13:42:00Z"/>
              <w:color w:val="000000"/>
            </w:rPr>
          </w:pPr>
          <w:del w:id="2733" w:author="Author" w:date="2026-09-30T13:42:00Z">
            <w:r w:rsidRPr="00E51E70">
              <w:rPr>
                <w:color w:val="000000"/>
              </w:rPr>
              <w:delText>[1]</w:delText>
            </w:r>
            <w:r w:rsidRPr="00E51E70">
              <w:rPr>
                <w:color w:val="000000"/>
              </w:rPr>
              <w:tab/>
              <w:delText>U.</w:delText>
            </w:r>
          </w:del>
          <w:moveFromRangeStart w:id="2734" w:author="Author" w:date="2026-09-30T13:42:00Z" w:name="move241668195"/>
          <w:moveFrom w:id="2735" w:author="Author" w:date="2026-09-30T13:42:00Z">
            <w:r w:rsidR="000C0F2E" w:rsidRPr="000C0F2E">
              <w:rPr>
                <w:rPrChange w:id="2736" w:author="Author" w:date="2026-09-30T13:42:00Z">
                  <w:rPr>
                    <w:color w:val="000000"/>
                  </w:rPr>
                </w:rPrChange>
              </w:rPr>
              <w:t xml:space="preserve"> Wilke, F. Haldi, </w:t>
            </w:r>
          </w:moveFrom>
          <w:moveFromRangeEnd w:id="2734"/>
          <w:del w:id="2737" w:author="Author" w:date="2026-09-30T13:42:00Z">
            <w:r w:rsidRPr="00E51E70">
              <w:rPr>
                <w:color w:val="000000"/>
              </w:rPr>
              <w:delText>D. Robinson, A model of occupant’ activities based on time use survey data, in: Proceedings of Building Simulation 2011: 12th Conference of International Building Performance Simulation Association, 2011.</w:delText>
            </w:r>
          </w:del>
        </w:p>
        <w:p w14:paraId="4951ED1C" w14:textId="77777777" w:rsidR="00A61990" w:rsidRPr="000C0F2E" w:rsidRDefault="0016602C" w:rsidP="000C0F2E">
          <w:pPr>
            <w:pStyle w:val="BodyText"/>
            <w:divId w:val="1580745434"/>
            <w:rPr>
              <w:moveFrom w:id="2738" w:author="Author" w:date="2026-09-30T13:42:00Z"/>
              <w:rPrChange w:id="2739" w:author="Author" w:date="2026-09-30T13:42:00Z">
                <w:rPr>
                  <w:moveFrom w:id="2740" w:author="Author" w:date="2026-09-30T13:42:00Z"/>
                  <w:color w:val="000000"/>
                </w:rPr>
              </w:rPrChange>
            </w:rPr>
            <w:pPrChange w:id="2741" w:author="Author" w:date="2026-09-30T13:42:00Z">
              <w:pPr>
                <w:autoSpaceDE w:val="0"/>
                <w:autoSpaceDN w:val="0"/>
                <w:ind w:left="640" w:hanging="640"/>
                <w:divId w:val="1580745434"/>
              </w:pPr>
            </w:pPrChange>
          </w:pPr>
          <w:del w:id="2742" w:author="Author" w:date="2026-09-30T13:42:00Z">
            <w:r w:rsidRPr="00E51E70">
              <w:rPr>
                <w:color w:val="000000"/>
              </w:rPr>
              <w:delText>[2]</w:delText>
            </w:r>
            <w:r w:rsidRPr="00E51E70">
              <w:rPr>
                <w:color w:val="000000"/>
              </w:rPr>
              <w:tab/>
              <w:delText>D.</w:delText>
            </w:r>
          </w:del>
          <w:moveFromRangeStart w:id="2743" w:author="Author" w:date="2026-09-30T13:42:00Z" w:name="move241668196"/>
          <w:moveFrom w:id="2744" w:author="Author" w:date="2026-09-30T13:42:00Z">
            <w:r w:rsidR="000C0F2E" w:rsidRPr="000C0F2E">
              <w:rPr>
                <w:rPrChange w:id="2745" w:author="Author" w:date="2026-09-30T13:42:00Z">
                  <w:rPr>
                    <w:color w:val="000000"/>
                  </w:rPr>
                </w:rPrChange>
              </w:rPr>
              <w:t xml:space="preserve"> Sood, S. Wolf, </w:t>
            </w:r>
            <w:r w:rsidR="000C0F2E" w:rsidRPr="000C0F2E">
              <w:rPr>
                <w:rPrChange w:id="2746" w:author="Author" w:date="2026-09-30T13:42:00Z">
                  <w:rPr>
                    <w:color w:val="000000"/>
                  </w:rPr>
                </w:rPrChange>
              </w:rPr>
              <w:t xml:space="preserve">D. Cali, R.K. Andersen, R. Li, H. Madsen, J. O’Donnell, Room-level domestic occupancy simulation model using time use survey data, J. Build. Perform. Simul. </w:t>
            </w:r>
          </w:moveFrom>
          <w:moveFromRangeEnd w:id="2743"/>
          <w:del w:id="2747" w:author="Author" w:date="2026-09-30T13:42:00Z">
            <w:r w:rsidRPr="00E51E70">
              <w:rPr>
                <w:color w:val="000000"/>
              </w:rPr>
              <w:delText>0 (2025) 1–15</w:delText>
            </w:r>
          </w:del>
          <w:moveFromRangeStart w:id="2748" w:author="Author" w:date="2026-09-30T13:42:00Z" w:name="move241668197"/>
          <w:moveFrom w:id="2749" w:author="Author" w:date="2026-09-30T13:42:00Z">
            <w:r w:rsidR="000C0F2E" w:rsidRPr="000C0F2E">
              <w:rPr>
                <w:rPrChange w:id="2750" w:author="Author" w:date="2026-09-30T13:42:00Z">
                  <w:rPr>
                    <w:color w:val="000000"/>
                  </w:rPr>
                </w:rPrChange>
              </w:rPr>
              <w:t>. https://doi.org/10.1080/19401493.2025.2465508.</w:t>
            </w:r>
          </w:moveFrom>
        </w:p>
        <w:p w14:paraId="3D2E14D3" w14:textId="77777777" w:rsidR="0016602C" w:rsidRPr="00E51E70" w:rsidRDefault="000C0F2E">
          <w:pPr>
            <w:autoSpaceDE w:val="0"/>
            <w:autoSpaceDN w:val="0"/>
            <w:ind w:hanging="640"/>
            <w:divId w:val="1718161154"/>
            <w:rPr>
              <w:del w:id="2751" w:author="Author" w:date="2026-09-30T13:42:00Z"/>
              <w:color w:val="000000"/>
            </w:rPr>
          </w:pPr>
          <w:moveFrom w:id="2752" w:author="Author" w:date="2026-09-30T13:42:00Z">
            <w:r w:rsidRPr="000C0F2E">
              <w:rPr>
                <w:rPrChange w:id="2753" w:author="Author" w:date="2026-09-30T13:42:00Z">
                  <w:rPr>
                    <w:color w:val="000000"/>
                  </w:rPr>
                </w:rPrChange>
              </w:rPr>
              <w:t>[</w:t>
            </w:r>
          </w:moveFrom>
          <w:moveFromRangeEnd w:id="2748"/>
          <w:del w:id="2754" w:author="Author" w:date="2026-09-30T13:42:00Z">
            <w:r w:rsidR="0016602C" w:rsidRPr="00E51E70">
              <w:rPr>
                <w:color w:val="000000"/>
              </w:rPr>
              <w:delText>3]</w:delText>
            </w:r>
            <w:r w:rsidR="0016602C" w:rsidRPr="00E51E70">
              <w:rPr>
                <w:color w:val="000000"/>
              </w:rPr>
              <w:tab/>
              <w:delText xml:space="preserve">M. Osman, M. Ouf, A comprehensive review of time use surveys in modelling occupant presence and behavior: Data, methods, and applications, Build. </w:delText>
            </w:r>
          </w:del>
          <w:moveFromRangeStart w:id="2755" w:author="Author" w:date="2026-09-30T13:42:00Z" w:name="move241668198"/>
          <w:moveFrom w:id="2756" w:author="Author" w:date="2026-09-30T13:42:00Z">
            <w:r w:rsidRPr="000C0F2E">
              <w:rPr>
                <w:rPrChange w:id="2757" w:author="Author" w:date="2026-09-30T13:42:00Z">
                  <w:rPr>
                    <w:color w:val="000000"/>
                  </w:rPr>
                </w:rPrChange>
              </w:rPr>
              <w:t>Environ. 196 (2021) 107785.</w:t>
            </w:r>
          </w:moveFrom>
          <w:moveFromRangeEnd w:id="2755"/>
          <w:del w:id="2758" w:author="Author" w:date="2026-09-30T13:42:00Z">
            <w:r w:rsidR="0016602C" w:rsidRPr="00E51E70">
              <w:rPr>
                <w:color w:val="000000"/>
              </w:rPr>
              <w:delText xml:space="preserve"> https://doi.org/https://doi.org/10.1016/j.buildenv.2021.107785.</w:delText>
            </w:r>
          </w:del>
        </w:p>
        <w:p w14:paraId="451E0053" w14:textId="77777777" w:rsidR="0016602C" w:rsidRPr="00E51E70" w:rsidRDefault="0016602C">
          <w:pPr>
            <w:autoSpaceDE w:val="0"/>
            <w:autoSpaceDN w:val="0"/>
            <w:ind w:hanging="640"/>
            <w:divId w:val="1550609689"/>
            <w:rPr>
              <w:del w:id="2759" w:author="Author" w:date="2026-09-30T13:42:00Z"/>
              <w:color w:val="000000"/>
            </w:rPr>
          </w:pPr>
          <w:del w:id="2760" w:author="Author" w:date="2026-09-30T13:42:00Z">
            <w:r w:rsidRPr="00E51E70">
              <w:rPr>
                <w:color w:val="000000"/>
              </w:rPr>
              <w:delText>[4]</w:delText>
            </w:r>
            <w:r w:rsidRPr="00E51E70">
              <w:rPr>
                <w:color w:val="000000"/>
              </w:rPr>
              <w:tab/>
              <w:delText xml:space="preserve">J. </w:delText>
            </w:r>
          </w:del>
          <w:moveFromRangeStart w:id="2761" w:author="Author" w:date="2026-09-30T13:42:00Z" w:name="move241668199"/>
          <w:moveFrom w:id="2762" w:author="Author" w:date="2026-09-30T13:42:00Z">
            <w:r w:rsidR="000C0F2E" w:rsidRPr="000C0F2E">
              <w:rPr>
                <w:rPrChange w:id="2763" w:author="Author" w:date="2026-09-30T13:42:00Z">
                  <w:rPr>
                    <w:color w:val="000000"/>
                  </w:rPr>
                </w:rPrChange>
              </w:rPr>
              <w:t>Duan, J.</w:t>
            </w:r>
            <w:r w:rsidR="000C0F2E" w:rsidRPr="000C0F2E">
              <w:rPr>
                <w:rPrChange w:id="2764" w:author="Author" w:date="2026-09-30T13:42:00Z">
                  <w:rPr>
                    <w:color w:val="000000"/>
                  </w:rPr>
                </w:rPrChange>
              </w:rPr>
              <w:t xml:space="preserve"> </w:t>
            </w:r>
          </w:moveFrom>
          <w:moveFromRangeEnd w:id="2761"/>
          <w:del w:id="2765" w:author="Author" w:date="2026-09-30T13:42:00Z">
            <w:r w:rsidRPr="00E51E70">
              <w:rPr>
                <w:color w:val="000000"/>
              </w:rPr>
              <w:delText>He, C. Yu, A brief review of modelling methods for occupants’ behaviours in residential buildings, Indoor and Built Environment 35 (2025). https://doi.org/10.1177/1420326X251396163.</w:delText>
            </w:r>
          </w:del>
        </w:p>
        <w:p w14:paraId="1A1185E6" w14:textId="2AFF3F5A" w:rsidR="00A61990" w:rsidRPr="000C0F2E" w:rsidRDefault="0016602C" w:rsidP="000C0F2E">
          <w:pPr>
            <w:pStyle w:val="FirstParagraph"/>
            <w:divId w:val="994147536"/>
            <w:rPr>
              <w:rPrChange w:id="2766" w:author="Author" w:date="2026-09-30T13:42:00Z">
                <w:rPr>
                  <w:color w:val="000000"/>
                </w:rPr>
              </w:rPrChange>
            </w:rPr>
            <w:pPrChange w:id="2767" w:author="Author" w:date="2026-09-30T13:42:00Z">
              <w:pPr>
                <w:autoSpaceDE w:val="0"/>
                <w:autoSpaceDN w:val="0"/>
                <w:ind w:left="640" w:hanging="640"/>
                <w:divId w:val="994147536"/>
              </w:pPr>
            </w:pPrChange>
          </w:pPr>
          <w:del w:id="2768" w:author="Author" w:date="2026-09-30T13:42:00Z">
            <w:r w:rsidRPr="00E51E70">
              <w:rPr>
                <w:color w:val="000000"/>
              </w:rPr>
              <w:delText>[5]</w:delText>
            </w:r>
            <w:r w:rsidRPr="00E51E70">
              <w:rPr>
                <w:color w:val="000000"/>
              </w:rPr>
              <w:tab/>
              <w:delText>M.</w:delText>
            </w:r>
          </w:del>
          <w:r w:rsidR="000C0F2E" w:rsidRPr="000C0F2E">
            <w:rPr>
              <w:rPrChange w:id="2769" w:author="Author" w:date="2026-09-30T13:42:00Z">
                <w:rPr>
                  <w:color w:val="000000"/>
                </w:rPr>
              </w:rPrChange>
            </w:rPr>
            <w:t xml:space="preserve"> Vellei, E. Azar, K. Bandurski, C. Berger, S. Carlucci, B. Dong, M. Favero, A. Mahdavi, M. Schweiker, Documenting occupant models for building performance simulation: a state-of-the-art, J. Build. Perform. Simul. 15 (2022) 634–655. https://doi.org/10</w:t>
          </w:r>
          <w:r w:rsidR="000C0F2E" w:rsidRPr="000C0F2E">
            <w:rPr>
              <w:rPrChange w:id="2770" w:author="Author" w:date="2026-09-30T13:42:00Z">
                <w:rPr>
                  <w:color w:val="000000"/>
                </w:rPr>
              </w:rPrChange>
            </w:rPr>
            <w:t>.1080/19401493.2022.2061050.</w:t>
          </w:r>
        </w:p>
        <w:p w14:paraId="2D4A8A0C" w14:textId="5E530C1E" w:rsidR="00A61990" w:rsidRDefault="000C0F2E">
          <w:pPr>
            <w:pStyle w:val="BodyText"/>
            <w:rPr>
              <w:ins w:id="2771" w:author="Author" w:date="2026-09-30T13:42:00Z"/>
            </w:rPr>
          </w:pPr>
          <w:ins w:id="2772" w:author="Author" w:date="2026-09-30T13:42:00Z">
            <w:r>
              <w:t>[2] U.</w:t>
            </w:r>
          </w:ins>
          <w:moveToRangeStart w:id="2773" w:author="Author" w:date="2026-09-30T13:42:00Z" w:name="move241668195"/>
          <w:moveTo w:id="2774" w:author="Author" w:date="2026-09-30T13:42:00Z">
            <w:r w:rsidRPr="000C0F2E">
              <w:rPr>
                <w:rPrChange w:id="2775" w:author="Author" w:date="2026-09-30T13:42:00Z">
                  <w:rPr>
                    <w:color w:val="000000"/>
                  </w:rPr>
                </w:rPrChange>
              </w:rPr>
              <w:t xml:space="preserve"> Wilke, F. Haldi, </w:t>
            </w:r>
          </w:moveTo>
          <w:moveToRangeEnd w:id="2773"/>
          <w:del w:id="2776" w:author="Author" w:date="2026-09-30T13:42:00Z">
            <w:r w:rsidR="0016602C" w:rsidRPr="00E51E70">
              <w:rPr>
                <w:color w:val="000000"/>
              </w:rPr>
              <w:delText>[6]</w:delText>
            </w:r>
            <w:r w:rsidR="0016602C" w:rsidRPr="00E51E70">
              <w:rPr>
                <w:color w:val="000000"/>
              </w:rPr>
              <w:tab/>
            </w:r>
          </w:del>
          <w:r w:rsidRPr="000C0F2E">
            <w:rPr>
              <w:rPrChange w:id="2777" w:author="Author" w:date="2026-09-30T13:42:00Z">
                <w:rPr>
                  <w:color w:val="000000"/>
                </w:rPr>
              </w:rPrChange>
            </w:rPr>
            <w:t xml:space="preserve">D. </w:t>
          </w:r>
          <w:ins w:id="2778" w:author="Author" w:date="2026-09-30T13:42:00Z">
            <w:r>
              <w:t>Robinson, A model</w:t>
            </w:r>
          </w:ins>
          <w:moveFromRangeStart w:id="2779" w:author="Author" w:date="2026-09-30T13:42:00Z" w:name="move241668200"/>
          <w:moveFrom w:id="2780" w:author="Author" w:date="2026-09-30T13:42:00Z">
            <w:r w:rsidRPr="000C0F2E">
              <w:rPr>
                <w:rPrChange w:id="2781" w:author="Author" w:date="2026-09-30T13:42:00Z">
                  <w:rPr>
                    <w:color w:val="000000"/>
                  </w:rPr>
                </w:rPrChange>
              </w:rPr>
              <w:t xml:space="preserve">Mitra, Y. Chu, K. </w:t>
            </w:r>
          </w:moveFrom>
          <w:moveFromRangeEnd w:id="2779"/>
          <w:del w:id="2782" w:author="Author" w:date="2026-09-30T13:42:00Z">
            <w:r w:rsidR="0016602C" w:rsidRPr="00E51E70">
              <w:rPr>
                <w:color w:val="000000"/>
              </w:rPr>
              <w:delText>Cetin, Activity Profiles</w:delText>
            </w:r>
          </w:del>
          <w:r w:rsidRPr="000C0F2E">
            <w:rPr>
              <w:rPrChange w:id="2783" w:author="Author" w:date="2026-09-30T13:42:00Z">
                <w:rPr>
                  <w:color w:val="000000"/>
                </w:rPr>
              </w:rPrChange>
            </w:rPr>
            <w:t xml:space="preserve"> of </w:t>
          </w:r>
          <w:del w:id="2784" w:author="Author" w:date="2026-09-30T13:42:00Z">
            <w:r w:rsidR="0016602C" w:rsidRPr="00E51E70">
              <w:rPr>
                <w:color w:val="000000"/>
              </w:rPr>
              <w:delText>Occupants</w:delText>
            </w:r>
          </w:del>
          <w:ins w:id="2785" w:author="Author" w:date="2026-09-30T13:42:00Z">
            <w:r>
              <w:t>occupants’ activities based on time use survey data,</w:t>
            </w:r>
          </w:ins>
          <w:r w:rsidRPr="000C0F2E">
            <w:rPr>
              <w:rPrChange w:id="2786" w:author="Author" w:date="2026-09-30T13:42:00Z">
                <w:rPr>
                  <w:color w:val="000000"/>
                </w:rPr>
              </w:rPrChange>
            </w:rPr>
            <w:t xml:space="preserve"> in</w:t>
          </w:r>
          <w:del w:id="2787" w:author="Author" w:date="2026-09-30T13:42:00Z">
            <w:r w:rsidR="0016602C" w:rsidRPr="00E51E70">
              <w:rPr>
                <w:color w:val="000000"/>
              </w:rPr>
              <w:delText xml:space="preserve"> Residential Buildings Using</w:delText>
            </w:r>
          </w:del>
          <w:ins w:id="2788" w:author="Author" w:date="2026-09-30T13:42:00Z">
            <w:r>
              <w:t>: Proceedings of Building Simulation 2011: 12th Conference of</w:t>
            </w:r>
          </w:ins>
          <w:r w:rsidRPr="000C0F2E">
            <w:rPr>
              <w:rPrChange w:id="2789" w:author="Author" w:date="2026-09-30T13:42:00Z">
                <w:rPr>
                  <w:color w:val="000000"/>
                </w:rPr>
              </w:rPrChange>
            </w:rPr>
            <w:t xml:space="preserve"> the </w:t>
          </w:r>
          <w:del w:id="2790" w:author="Author" w:date="2026-09-30T13:42:00Z">
            <w:r w:rsidR="0016602C" w:rsidRPr="00E51E70">
              <w:rPr>
                <w:color w:val="000000"/>
              </w:rPr>
              <w:delText>American Time Use Survey Data,</w:delText>
            </w:r>
          </w:del>
          <w:ins w:id="2791" w:author="Author" w:date="2026-09-30T13:42:00Z">
            <w:r>
              <w:t>International Building Performance Simulation Association,</w:t>
            </w:r>
            <w:r>
              <w:t xml:space="preserve"> Sydney, 2011.</w:t>
            </w:r>
          </w:ins>
        </w:p>
        <w:p w14:paraId="1F9EAF66" w14:textId="56CD25E0" w:rsidR="00A61990" w:rsidRPr="000C0F2E" w:rsidRDefault="000C0F2E" w:rsidP="000C0F2E">
          <w:pPr>
            <w:pStyle w:val="BodyText"/>
            <w:divId w:val="989747288"/>
            <w:rPr>
              <w:rPrChange w:id="2792" w:author="Author" w:date="2026-09-30T13:42:00Z">
                <w:rPr>
                  <w:color w:val="000000"/>
                </w:rPr>
              </w:rPrChange>
            </w:rPr>
            <w:pPrChange w:id="2793" w:author="Author" w:date="2026-09-30T13:42:00Z">
              <w:pPr>
                <w:autoSpaceDE w:val="0"/>
                <w:autoSpaceDN w:val="0"/>
                <w:ind w:left="640" w:hanging="640"/>
                <w:divId w:val="989747288"/>
              </w:pPr>
            </w:pPrChange>
          </w:pPr>
          <w:ins w:id="2794" w:author="Author" w:date="2026-09-30T13:42:00Z">
            <w:r>
              <w:t>[3] M. Osman, M. Ouf, A comprehensive review of time use surveys</w:t>
            </w:r>
          </w:ins>
          <w:r w:rsidRPr="000C0F2E">
            <w:rPr>
              <w:rPrChange w:id="2795" w:author="Author" w:date="2026-09-30T13:42:00Z">
                <w:rPr>
                  <w:color w:val="000000"/>
                </w:rPr>
              </w:rPrChange>
            </w:rPr>
            <w:t xml:space="preserve"> in</w:t>
          </w:r>
          <w:ins w:id="2796" w:author="Author" w:date="2026-09-30T13:42:00Z">
            <w:r>
              <w:t xml:space="preserve"> modelling occupant presence and behavior: data, methods, and applications, Build. </w:t>
            </w:r>
          </w:ins>
          <w:moveToRangeStart w:id="2797" w:author="Author" w:date="2026-09-30T13:42:00Z" w:name="move241668198"/>
          <w:moveTo w:id="2798" w:author="Author" w:date="2026-09-30T13:42:00Z">
            <w:r w:rsidRPr="000C0F2E">
              <w:rPr>
                <w:rPrChange w:id="2799" w:author="Author" w:date="2026-09-30T13:42:00Z">
                  <w:rPr>
                    <w:color w:val="000000"/>
                  </w:rPr>
                </w:rPrChange>
              </w:rPr>
              <w:t>Environ. 196 (2021) 107785.</w:t>
            </w:r>
          </w:moveTo>
          <w:moveToRangeEnd w:id="2797"/>
          <w:del w:id="2800" w:author="Author" w:date="2026-09-30T13:42:00Z">
            <w:r w:rsidR="0016602C" w:rsidRPr="00E51E70">
              <w:rPr>
                <w:color w:val="000000"/>
              </w:rPr>
              <w:delText>: 2020.</w:delText>
            </w:r>
          </w:del>
          <w:r w:rsidRPr="000C0F2E">
            <w:rPr>
              <w:rPrChange w:id="2801" w:author="Author" w:date="2026-09-30T13:42:00Z">
                <w:rPr>
                  <w:color w:val="000000"/>
                </w:rPr>
              </w:rPrChange>
            </w:rPr>
            <w:t xml:space="preserve"> https://doi.org/10.</w:t>
          </w:r>
          <w:del w:id="2802" w:author="Author" w:date="2026-09-30T13:42:00Z">
            <w:r w:rsidR="0016602C" w:rsidRPr="00E51E70">
              <w:rPr>
                <w:color w:val="000000"/>
              </w:rPr>
              <w:delText>1061/9780784482865.113</w:delText>
            </w:r>
          </w:del>
          <w:ins w:id="2803" w:author="Author" w:date="2026-09-30T13:42:00Z">
            <w:r>
              <w:t>1016/j.buildenv.2021.107785</w:t>
            </w:r>
          </w:ins>
          <w:r w:rsidRPr="000C0F2E">
            <w:rPr>
              <w:rPrChange w:id="2804" w:author="Author" w:date="2026-09-30T13:42:00Z">
                <w:rPr>
                  <w:color w:val="000000"/>
                </w:rPr>
              </w:rPrChange>
            </w:rPr>
            <w:t>.</w:t>
          </w:r>
        </w:p>
        <w:p w14:paraId="57F3E402" w14:textId="77777777" w:rsidR="0016602C" w:rsidRPr="00E51E70" w:rsidRDefault="0016602C">
          <w:pPr>
            <w:autoSpaceDE w:val="0"/>
            <w:autoSpaceDN w:val="0"/>
            <w:ind w:hanging="640"/>
            <w:divId w:val="1035933340"/>
            <w:rPr>
              <w:del w:id="2805" w:author="Author" w:date="2026-09-30T13:42:00Z"/>
              <w:color w:val="000000"/>
            </w:rPr>
          </w:pPr>
          <w:del w:id="2806" w:author="Author" w:date="2026-09-30T13:42:00Z">
            <w:r w:rsidRPr="00E51E70">
              <w:rPr>
                <w:color w:val="000000"/>
              </w:rPr>
              <w:delText>[7]</w:delText>
            </w:r>
            <w:r w:rsidRPr="00E51E70">
              <w:rPr>
                <w:color w:val="000000"/>
              </w:rPr>
              <w:tab/>
              <w:delText>B.</w:delText>
            </w:r>
          </w:del>
          <w:moveFromRangeStart w:id="2807" w:author="Author" w:date="2026-09-30T13:42:00Z" w:name="move241668201"/>
          <w:moveFrom w:id="2808" w:author="Author" w:date="2026-09-30T13:42:00Z">
            <w:r w:rsidR="000C0F2E" w:rsidRPr="000C0F2E">
              <w:rPr>
                <w:rPrChange w:id="2809" w:author="Author" w:date="2026-09-30T13:42:00Z">
                  <w:rPr>
                    <w:color w:val="000000"/>
                  </w:rPr>
                </w:rPrChange>
              </w:rPr>
              <w:t xml:space="preserve"> Jeong, J. Kim, R. de Dear, Creating household occupancy and energy behavioural profiles using national time</w:t>
            </w:r>
            <w:r w:rsidR="000C0F2E" w:rsidRPr="000C0F2E">
              <w:rPr>
                <w:rPrChange w:id="2810" w:author="Author" w:date="2026-09-30T13:42:00Z">
                  <w:rPr>
                    <w:color w:val="000000"/>
                  </w:rPr>
                </w:rPrChange>
              </w:rPr>
              <w:t xml:space="preserve"> use survey data, Energy Build. 252 (2021) 111440. </w:t>
            </w:r>
          </w:moveFrom>
          <w:moveFromRangeEnd w:id="2807"/>
          <w:ins w:id="2811" w:author="Author" w:date="2026-09-30T13:42:00Z">
            <w:r w:rsidR="000C0F2E">
              <w:t xml:space="preserve">[4] J. </w:t>
            </w:r>
          </w:ins>
          <w:moveToRangeStart w:id="2812" w:author="Author" w:date="2026-09-30T13:42:00Z" w:name="move241668199"/>
          <w:moveTo w:id="2813" w:author="Author" w:date="2026-09-30T13:42:00Z">
            <w:r w:rsidR="000C0F2E" w:rsidRPr="000C0F2E">
              <w:rPr>
                <w:rPrChange w:id="2814" w:author="Author" w:date="2026-09-30T13:42:00Z">
                  <w:rPr>
                    <w:color w:val="000000"/>
                  </w:rPr>
                </w:rPrChange>
              </w:rPr>
              <w:t>Duan, J.</w:t>
            </w:r>
            <w:r w:rsidR="000C0F2E" w:rsidRPr="000C0F2E">
              <w:rPr>
                <w:rPrChange w:id="2815" w:author="Author" w:date="2026-09-30T13:42:00Z">
                  <w:rPr>
                    <w:color w:val="000000"/>
                  </w:rPr>
                </w:rPrChange>
              </w:rPr>
              <w:t xml:space="preserve"> </w:t>
            </w:r>
          </w:moveTo>
          <w:moveToRangeEnd w:id="2812"/>
          <w:del w:id="2816" w:author="Author" w:date="2026-09-30T13:42:00Z">
            <w:r w:rsidRPr="00E51E70">
              <w:rPr>
                <w:color w:val="000000"/>
              </w:rPr>
              <w:delText>https://doi.org/https://doi.org/10.1016/j.enbuild.2021.111440.</w:delText>
            </w:r>
          </w:del>
        </w:p>
        <w:p w14:paraId="427F0B33" w14:textId="77777777" w:rsidR="0016602C" w:rsidRPr="00E51E70" w:rsidRDefault="0016602C">
          <w:pPr>
            <w:autoSpaceDE w:val="0"/>
            <w:autoSpaceDN w:val="0"/>
            <w:ind w:hanging="640"/>
            <w:divId w:val="117383192"/>
            <w:rPr>
              <w:del w:id="2817" w:author="Author" w:date="2026-09-30T13:42:00Z"/>
              <w:color w:val="000000"/>
            </w:rPr>
          </w:pPr>
          <w:del w:id="2818" w:author="Author" w:date="2026-09-30T13:42:00Z">
            <w:r w:rsidRPr="00E51E70">
              <w:rPr>
                <w:color w:val="000000"/>
              </w:rPr>
              <w:delText>[8]</w:delText>
            </w:r>
            <w:r w:rsidRPr="00E51E70">
              <w:rPr>
                <w:color w:val="000000"/>
              </w:rPr>
              <w:tab/>
              <w:delText>L. Pereira Pinheiro, M. Guo, Z. Pang, Z. O’Neill, Quantifying Energy Savings of Occupancy- Centric HVAC Controls Utilizing Longitudinal Occupancy Sensing Data and Calibrated Energy Simulations, in: 2025. https://doi.org/10.63044/w25pin165.</w:delText>
            </w:r>
          </w:del>
        </w:p>
        <w:p w14:paraId="1EDD81A4" w14:textId="77777777" w:rsidR="0016602C" w:rsidRPr="00E51E70" w:rsidRDefault="0016602C">
          <w:pPr>
            <w:autoSpaceDE w:val="0"/>
            <w:autoSpaceDN w:val="0"/>
            <w:ind w:hanging="640"/>
            <w:divId w:val="1850169135"/>
            <w:rPr>
              <w:del w:id="2819" w:author="Author" w:date="2026-09-30T13:42:00Z"/>
              <w:color w:val="000000"/>
            </w:rPr>
          </w:pPr>
          <w:del w:id="2820" w:author="Author" w:date="2026-09-30T13:42:00Z">
            <w:r w:rsidRPr="00E51E70">
              <w:rPr>
                <w:color w:val="000000"/>
              </w:rPr>
              <w:delText>[9]</w:delText>
            </w:r>
            <w:r w:rsidRPr="00E51E70">
              <w:rPr>
                <w:color w:val="000000"/>
              </w:rPr>
              <w:tab/>
              <w:delText>M. Jacoby, S.Y. Tan, S. Sarkar, A high-fidelity residential building occupancy detection dataset, Sci. Data 8 (2021) 280. https://doi.org/10.1038/s41597-021-01055-x.</w:delText>
            </w:r>
          </w:del>
        </w:p>
        <w:p w14:paraId="25BBA902" w14:textId="32C32973" w:rsidR="00A61990" w:rsidRDefault="0016602C">
          <w:pPr>
            <w:pStyle w:val="BodyText"/>
            <w:rPr>
              <w:ins w:id="2821" w:author="Author" w:date="2026-09-30T13:42:00Z"/>
            </w:rPr>
          </w:pPr>
          <w:del w:id="2822" w:author="Author" w:date="2026-09-30T13:42:00Z">
            <w:r w:rsidRPr="00E51E70">
              <w:rPr>
                <w:color w:val="000000"/>
              </w:rPr>
              <w:delText>[10]</w:delText>
            </w:r>
            <w:r w:rsidRPr="00E51E70">
              <w:rPr>
                <w:color w:val="000000"/>
              </w:rPr>
              <w:tab/>
              <w:delText>J. Chung,</w:delText>
            </w:r>
          </w:del>
          <w:ins w:id="2823" w:author="Author" w:date="2026-09-30T13:42:00Z">
            <w:r w:rsidR="000C0F2E">
              <w:t>He, C.W. Yu, A brief review of modelling methods for occupants’ behaviours in residential buildings, Indoor Built Environ. 35 (2025) 193–210. https://doi.org/10.1177/1420326X251396163.</w:t>
            </w:r>
          </w:ins>
        </w:p>
        <w:p w14:paraId="2B4F7A1C" w14:textId="16C56F3B" w:rsidR="00A61990" w:rsidRPr="000C0F2E" w:rsidRDefault="000C0F2E" w:rsidP="000C0F2E">
          <w:pPr>
            <w:pStyle w:val="BodyText"/>
            <w:divId w:val="1617831019"/>
            <w:rPr>
              <w:rPrChange w:id="2824" w:author="Author" w:date="2026-09-30T13:42:00Z">
                <w:rPr>
                  <w:color w:val="000000"/>
                </w:rPr>
              </w:rPrChange>
            </w:rPr>
            <w:pPrChange w:id="2825" w:author="Author" w:date="2026-09-30T13:42:00Z">
              <w:pPr>
                <w:autoSpaceDE w:val="0"/>
                <w:autoSpaceDN w:val="0"/>
                <w:ind w:left="640" w:hanging="640"/>
                <w:divId w:val="1617831019"/>
              </w:pPr>
            </w:pPrChange>
          </w:pPr>
          <w:ins w:id="2826" w:author="Author" w:date="2026-09-30T13:42:00Z">
            <w:r>
              <w:t>[5]</w:t>
            </w:r>
          </w:ins>
          <w:r w:rsidRPr="000C0F2E">
            <w:rPr>
              <w:rPrChange w:id="2827" w:author="Author" w:date="2026-09-30T13:42:00Z">
                <w:rPr>
                  <w:color w:val="000000"/>
                </w:rPr>
              </w:rPrChange>
            </w:rPr>
            <w:t xml:space="preserve"> T. Hong, </w:t>
          </w:r>
          <w:del w:id="2828" w:author="Author" w:date="2026-09-30T13:42:00Z">
            <w:r w:rsidR="0016602C" w:rsidRPr="00E51E70">
              <w:rPr>
                <w:color w:val="000000"/>
              </w:rPr>
              <w:delText xml:space="preserve">J. Malik, </w:delText>
            </w:r>
          </w:del>
          <w:r w:rsidRPr="000C0F2E">
            <w:rPr>
              <w:rPrChange w:id="2829" w:author="Author" w:date="2026-09-30T13:42:00Z">
                <w:rPr>
                  <w:color w:val="000000"/>
                </w:rPr>
              </w:rPrChange>
            </w:rPr>
            <w:t xml:space="preserve">D. </w:t>
          </w:r>
          <w:del w:id="2830" w:author="Author" w:date="2026-09-30T13:42:00Z">
            <w:r w:rsidR="0016602C" w:rsidRPr="00E51E70">
              <w:rPr>
                <w:color w:val="000000"/>
              </w:rPr>
              <w:delText>Shelden, Enhancing</w:delText>
            </w:r>
          </w:del>
          <w:ins w:id="2831" w:author="Author" w:date="2026-09-30T13:42:00Z">
            <w:r>
              <w:t>Yan, S. D’Oca, C. Chen, Ten questions concerning</w:t>
            </w:r>
          </w:ins>
          <w:r w:rsidRPr="000C0F2E">
            <w:rPr>
              <w:rPrChange w:id="2832" w:author="Author" w:date="2026-09-30T13:42:00Z">
                <w:rPr>
                  <w:color w:val="000000"/>
                </w:rPr>
              </w:rPrChange>
            </w:rPr>
            <w:t xml:space="preserve"> occup</w:t>
          </w:r>
          <w:r w:rsidRPr="000C0F2E">
            <w:rPr>
              <w:rPrChange w:id="2833" w:author="Author" w:date="2026-09-30T13:42:00Z">
                <w:rPr>
                  <w:color w:val="000000"/>
                </w:rPr>
              </w:rPrChange>
            </w:rPr>
            <w:t xml:space="preserve">ant behavior </w:t>
          </w:r>
          <w:del w:id="2834" w:author="Author" w:date="2026-09-30T13:42:00Z">
            <w:r w:rsidR="0016602C" w:rsidRPr="00E51E70">
              <w:rPr>
                <w:color w:val="000000"/>
              </w:rPr>
              <w:delText>representation for interoperability between building information modeling and building energy modeling</w:delText>
            </w:r>
          </w:del>
          <w:ins w:id="2835" w:author="Author" w:date="2026-09-30T13:42:00Z">
            <w:r>
              <w:t>in buildings: the big picture</w:t>
            </w:r>
          </w:ins>
          <w:r w:rsidRPr="000C0F2E">
            <w:rPr>
              <w:rPrChange w:id="2836" w:author="Author" w:date="2026-09-30T13:42:00Z">
                <w:rPr>
                  <w:color w:val="000000"/>
                </w:rPr>
              </w:rPrChange>
            </w:rPr>
            <w:t xml:space="preserve">, Build. </w:t>
          </w:r>
          <w:moveToRangeStart w:id="2837" w:author="Author" w:date="2026-09-30T13:42:00Z" w:name="move241668202"/>
          <w:moveTo w:id="2838" w:author="Author" w:date="2026-09-30T13:42:00Z">
            <w:r w:rsidRPr="000C0F2E">
              <w:rPr>
                <w:rPrChange w:id="2839" w:author="Author" w:date="2026-09-30T13:42:00Z">
                  <w:rPr>
                    <w:color w:val="000000"/>
                  </w:rPr>
                </w:rPrChange>
              </w:rPr>
              <w:t>Environ. 114 (2017) 518–530.</w:t>
            </w:r>
          </w:moveTo>
          <w:moveToRangeEnd w:id="2837"/>
          <w:del w:id="2840" w:author="Author" w:date="2026-09-30T13:42:00Z">
            <w:r w:rsidR="0016602C" w:rsidRPr="00E51E70">
              <w:rPr>
                <w:color w:val="000000"/>
              </w:rPr>
              <w:delText>Simul. 18 (2025) 2435–2458.</w:delText>
            </w:r>
          </w:del>
          <w:r w:rsidRPr="000C0F2E">
            <w:rPr>
              <w:rPrChange w:id="2841" w:author="Author" w:date="2026-09-30T13:42:00Z">
                <w:rPr>
                  <w:color w:val="000000"/>
                </w:rPr>
              </w:rPrChange>
            </w:rPr>
            <w:t xml:space="preserve"> https://doi.org/10.</w:t>
          </w:r>
          <w:del w:id="2842" w:author="Author" w:date="2026-09-30T13:42:00Z">
            <w:r w:rsidR="0016602C" w:rsidRPr="00E51E70">
              <w:rPr>
                <w:color w:val="000000"/>
              </w:rPr>
              <w:delText>1007/s12273-025-1313-z</w:delText>
            </w:r>
          </w:del>
          <w:ins w:id="2843" w:author="Author" w:date="2026-09-30T13:42:00Z">
            <w:r>
              <w:t>1016/j.buildenv.2016.12.006</w:t>
            </w:r>
          </w:ins>
          <w:r w:rsidRPr="000C0F2E">
            <w:rPr>
              <w:rPrChange w:id="2844" w:author="Author" w:date="2026-09-30T13:42:00Z">
                <w:rPr>
                  <w:color w:val="000000"/>
                </w:rPr>
              </w:rPrChange>
            </w:rPr>
            <w:t>.</w:t>
          </w:r>
        </w:p>
        <w:p w14:paraId="230C497C" w14:textId="63281237" w:rsidR="00A61990" w:rsidRPr="000C0F2E" w:rsidRDefault="000C0F2E" w:rsidP="000C0F2E">
          <w:pPr>
            <w:pStyle w:val="BodyText"/>
            <w:divId w:val="44111860"/>
            <w:rPr>
              <w:rPrChange w:id="2845" w:author="Author" w:date="2026-09-30T13:42:00Z">
                <w:rPr>
                  <w:color w:val="000000"/>
                </w:rPr>
              </w:rPrChange>
            </w:rPr>
            <w:pPrChange w:id="2846" w:author="Author" w:date="2026-09-30T13:42:00Z">
              <w:pPr>
                <w:autoSpaceDE w:val="0"/>
                <w:autoSpaceDN w:val="0"/>
                <w:ind w:left="640" w:hanging="640"/>
                <w:divId w:val="44111860"/>
              </w:pPr>
            </w:pPrChange>
          </w:pPr>
          <w:r w:rsidRPr="000C0F2E">
            <w:rPr>
              <w:rPrChange w:id="2847" w:author="Author" w:date="2026-09-30T13:42:00Z">
                <w:rPr>
                  <w:color w:val="000000"/>
                </w:rPr>
              </w:rPrChange>
            </w:rPr>
            <w:t>[</w:t>
          </w:r>
          <w:del w:id="2848" w:author="Author" w:date="2026-09-30T13:42:00Z">
            <w:r w:rsidR="0016602C" w:rsidRPr="00E51E70">
              <w:rPr>
                <w:color w:val="000000"/>
              </w:rPr>
              <w:delText>11]</w:delText>
            </w:r>
            <w:r w:rsidR="0016602C" w:rsidRPr="00E51E70">
              <w:rPr>
                <w:color w:val="000000"/>
              </w:rPr>
              <w:tab/>
            </w:r>
          </w:del>
          <w:ins w:id="2849" w:author="Author" w:date="2026-09-30T13:42:00Z">
            <w:r>
              <w:t xml:space="preserve">6] </w:t>
            </w:r>
          </w:ins>
          <w:r w:rsidRPr="000C0F2E">
            <w:rPr>
              <w:rPrChange w:id="2850" w:author="Author" w:date="2026-09-30T13:42:00Z">
                <w:rPr>
                  <w:color w:val="000000"/>
                </w:rPr>
              </w:rPrChange>
            </w:rPr>
            <w:t>A. Mahdavi, C. Berger, H. Amin, E. Ampatzi, R.K. Andersen, E. Azar, V.M. Barthelmes, M. Favero, J. Hahn, D. Khovalyg, H.N. K</w:t>
          </w:r>
          <w:r w:rsidRPr="000C0F2E">
            <w:rPr>
              <w:rPrChange w:id="2851" w:author="Author" w:date="2026-09-30T13:42:00Z">
                <w:rPr>
                  <w:color w:val="000000"/>
                </w:rPr>
              </w:rPrChange>
            </w:rPr>
            <w:t xml:space="preserve">nudsen, A. Luna-Navarro, A. Roetzel, F.C. Sangogboye, M. Schweiker, M. Taheri, D. Teli, M. Touchie, S. Verbruggen, The </w:t>
          </w:r>
          <w:del w:id="2852" w:author="Author" w:date="2026-09-30T13:42:00Z">
            <w:r w:rsidR="0016602C" w:rsidRPr="00E51E70">
              <w:rPr>
                <w:color w:val="000000"/>
              </w:rPr>
              <w:delText>Role</w:delText>
            </w:r>
          </w:del>
          <w:ins w:id="2853" w:author="Author" w:date="2026-09-30T13:42:00Z">
            <w:r>
              <w:t>role</w:t>
            </w:r>
          </w:ins>
          <w:r w:rsidRPr="000C0F2E">
            <w:rPr>
              <w:rPrChange w:id="2854" w:author="Author" w:date="2026-09-30T13:42:00Z">
                <w:rPr>
                  <w:color w:val="000000"/>
                </w:rPr>
              </w:rPrChange>
            </w:rPr>
            <w:t xml:space="preserve"> of </w:t>
          </w:r>
          <w:del w:id="2855" w:author="Author" w:date="2026-09-30T13:42:00Z">
            <w:r w:rsidR="0016602C" w:rsidRPr="00E51E70">
              <w:rPr>
                <w:color w:val="000000"/>
              </w:rPr>
              <w:delText>Occupants</w:delText>
            </w:r>
          </w:del>
          <w:ins w:id="2856" w:author="Author" w:date="2026-09-30T13:42:00Z">
            <w:r>
              <w:t>occupants</w:t>
            </w:r>
          </w:ins>
          <w:r w:rsidRPr="000C0F2E">
            <w:rPr>
              <w:rPrChange w:id="2857" w:author="Author" w:date="2026-09-30T13:42:00Z">
                <w:rPr>
                  <w:color w:val="000000"/>
                </w:rPr>
              </w:rPrChange>
            </w:rPr>
            <w:t xml:space="preserve"> in </w:t>
          </w:r>
          <w:del w:id="2858" w:author="Author" w:date="2026-09-30T13:42:00Z">
            <w:r w:rsidR="0016602C" w:rsidRPr="00E51E70">
              <w:rPr>
                <w:color w:val="000000"/>
              </w:rPr>
              <w:delText>Buildings’ Energy Performance Gap: Myth</w:delText>
            </w:r>
          </w:del>
          <w:ins w:id="2859" w:author="Author" w:date="2026-09-30T13:42:00Z">
            <w:r>
              <w:t>buildings’ energy performance gap: myth</w:t>
            </w:r>
          </w:ins>
          <w:r w:rsidRPr="000C0F2E">
            <w:rPr>
              <w:rPrChange w:id="2860" w:author="Author" w:date="2026-09-30T13:42:00Z">
                <w:rPr>
                  <w:color w:val="000000"/>
                </w:rPr>
              </w:rPrChange>
            </w:rPr>
            <w:t xml:space="preserve"> or </w:t>
          </w:r>
          <w:del w:id="2861" w:author="Author" w:date="2026-09-30T13:42:00Z">
            <w:r w:rsidR="0016602C" w:rsidRPr="00E51E70">
              <w:rPr>
                <w:color w:val="000000"/>
              </w:rPr>
              <w:delText>Reality</w:delText>
            </w:r>
          </w:del>
          <w:ins w:id="2862" w:author="Author" w:date="2026-09-30T13:42:00Z">
            <w:r>
              <w:t>reality</w:t>
            </w:r>
          </w:ins>
          <w:r w:rsidRPr="000C0F2E">
            <w:rPr>
              <w:rPrChange w:id="2863" w:author="Author" w:date="2026-09-30T13:42:00Z">
                <w:rPr>
                  <w:color w:val="000000"/>
                </w:rPr>
              </w:rPrChange>
            </w:rPr>
            <w:t>?, Sustainability 13 (2021</w:t>
          </w:r>
          <w:del w:id="2864" w:author="Author" w:date="2026-09-30T13:42:00Z">
            <w:r w:rsidR="0016602C" w:rsidRPr="00E51E70">
              <w:rPr>
                <w:color w:val="000000"/>
              </w:rPr>
              <w:delText>).</w:delText>
            </w:r>
          </w:del>
          <w:ins w:id="2865" w:author="Author" w:date="2026-09-30T13:42:00Z">
            <w:r>
              <w:t>) 3146.</w:t>
            </w:r>
          </w:ins>
          <w:r w:rsidRPr="000C0F2E">
            <w:rPr>
              <w:rPrChange w:id="2866" w:author="Author" w:date="2026-09-30T13:42:00Z">
                <w:rPr>
                  <w:color w:val="000000"/>
                </w:rPr>
              </w:rPrChange>
            </w:rPr>
            <w:t xml:space="preserve"> https://doi.org/10.3390/su130631</w:t>
          </w:r>
          <w:r w:rsidRPr="000C0F2E">
            <w:rPr>
              <w:rPrChange w:id="2867" w:author="Author" w:date="2026-09-30T13:42:00Z">
                <w:rPr>
                  <w:color w:val="000000"/>
                </w:rPr>
              </w:rPrChange>
            </w:rPr>
            <w:t>46.</w:t>
          </w:r>
        </w:p>
        <w:p w14:paraId="15054796" w14:textId="77777777" w:rsidR="0016602C" w:rsidRPr="00E51E70" w:rsidRDefault="0016602C">
          <w:pPr>
            <w:autoSpaceDE w:val="0"/>
            <w:autoSpaceDN w:val="0"/>
            <w:ind w:hanging="640"/>
            <w:divId w:val="1829862508"/>
            <w:rPr>
              <w:del w:id="2868" w:author="Author" w:date="2026-09-30T13:42:00Z"/>
              <w:color w:val="000000"/>
            </w:rPr>
          </w:pPr>
          <w:del w:id="2869" w:author="Author" w:date="2026-09-30T13:42:00Z">
            <w:r w:rsidRPr="00E51E70">
              <w:rPr>
                <w:color w:val="000000"/>
              </w:rPr>
              <w:delText>[12]</w:delText>
            </w:r>
            <w:r w:rsidRPr="00E51E70">
              <w:rPr>
                <w:color w:val="000000"/>
              </w:rPr>
              <w:tab/>
              <w:delText xml:space="preserve">T. Hong, D. Yan, S. D’Oca, C. Chen, Ten questions concerning occupant behavior in buildings: The big picture, Build. </w:delText>
            </w:r>
          </w:del>
          <w:ins w:id="2870" w:author="Author" w:date="2026-09-30T13:42:00Z">
            <w:r w:rsidR="000C0F2E">
              <w:t>[7] C.</w:t>
            </w:r>
          </w:ins>
          <w:moveFromRangeStart w:id="2871" w:author="Author" w:date="2026-09-30T13:42:00Z" w:name="move241668202"/>
          <w:moveFrom w:id="2872" w:author="Author" w:date="2026-09-30T13:42:00Z">
            <w:r w:rsidR="000C0F2E" w:rsidRPr="000C0F2E">
              <w:rPr>
                <w:rPrChange w:id="2873" w:author="Author" w:date="2026-09-30T13:42:00Z">
                  <w:rPr>
                    <w:color w:val="000000"/>
                  </w:rPr>
                </w:rPrChange>
              </w:rPr>
              <w:t>Environ. 114 (2017) 518–530.</w:t>
            </w:r>
          </w:moveFrom>
          <w:moveFromRangeEnd w:id="2871"/>
          <w:del w:id="2874" w:author="Author" w:date="2026-09-30T13:42:00Z">
            <w:r w:rsidRPr="00E51E70">
              <w:rPr>
                <w:color w:val="000000"/>
              </w:rPr>
              <w:delText xml:space="preserve"> https://doi.org/https://doi.org/10.1016/j.buildenv.2016.12.006.</w:delText>
            </w:r>
          </w:del>
        </w:p>
        <w:p w14:paraId="296BCE33" w14:textId="0F53D27A" w:rsidR="00A61990" w:rsidRPr="000C0F2E" w:rsidRDefault="0016602C" w:rsidP="000C0F2E">
          <w:pPr>
            <w:pStyle w:val="BodyText"/>
            <w:divId w:val="1774284460"/>
            <w:rPr>
              <w:rPrChange w:id="2875" w:author="Author" w:date="2026-09-30T13:42:00Z">
                <w:rPr>
                  <w:color w:val="000000"/>
                </w:rPr>
              </w:rPrChange>
            </w:rPr>
            <w:pPrChange w:id="2876" w:author="Author" w:date="2026-09-30T13:42:00Z">
              <w:pPr>
                <w:autoSpaceDE w:val="0"/>
                <w:autoSpaceDN w:val="0"/>
                <w:ind w:left="640" w:hanging="640"/>
                <w:divId w:val="1774284460"/>
              </w:pPr>
            </w:pPrChange>
          </w:pPr>
          <w:del w:id="2877" w:author="Author" w:date="2026-09-30T13:42:00Z">
            <w:r w:rsidRPr="00E51E70">
              <w:rPr>
                <w:color w:val="000000"/>
              </w:rPr>
              <w:delText>[13]</w:delText>
            </w:r>
            <w:r w:rsidRPr="00E51E70">
              <w:rPr>
                <w:color w:val="000000"/>
              </w:rPr>
              <w:tab/>
              <w:delText>C.</w:delText>
            </w:r>
          </w:del>
          <w:r w:rsidR="000C0F2E" w:rsidRPr="000C0F2E">
            <w:rPr>
              <w:rPrChange w:id="2878" w:author="Author" w:date="2026-09-30T13:42:00Z">
                <w:rPr>
                  <w:color w:val="000000"/>
                </w:rPr>
              </w:rPrChange>
            </w:rPr>
            <w:t xml:space="preserve"> Xia, Y. Hu, J. Chen, Community time-activity trajectory modeling based on Markov chain simulation and Dirichlet regression, Comput. Environ. Urban Syst. 100 (2023) 101933. </w:t>
          </w:r>
          <w:del w:id="2879" w:author="Author" w:date="2026-09-30T13:42:00Z">
            <w:r w:rsidRPr="00E51E70">
              <w:rPr>
                <w:color w:val="000000"/>
              </w:rPr>
              <w:delText>https://doi.org/</w:delText>
            </w:r>
          </w:del>
          <w:r w:rsidR="000C0F2E" w:rsidRPr="000C0F2E">
            <w:rPr>
              <w:rPrChange w:id="2880" w:author="Author" w:date="2026-09-30T13:42:00Z">
                <w:rPr>
                  <w:color w:val="000000"/>
                </w:rPr>
              </w:rPrChange>
            </w:rPr>
            <w:t>https://doi.org/10.1016/j.compenvurbsys.2022.101933.</w:t>
          </w:r>
        </w:p>
        <w:p w14:paraId="44DAC2DB" w14:textId="77777777" w:rsidR="0016602C" w:rsidRPr="00E51E70" w:rsidRDefault="0016602C">
          <w:pPr>
            <w:autoSpaceDE w:val="0"/>
            <w:autoSpaceDN w:val="0"/>
            <w:ind w:hanging="640"/>
            <w:divId w:val="1243444635"/>
            <w:rPr>
              <w:del w:id="2881" w:author="Author" w:date="2026-09-30T13:42:00Z"/>
              <w:color w:val="000000"/>
            </w:rPr>
          </w:pPr>
          <w:del w:id="2882" w:author="Author" w:date="2026-09-30T13:42:00Z">
            <w:r w:rsidRPr="00E51E70">
              <w:rPr>
                <w:color w:val="000000"/>
              </w:rPr>
              <w:delText>[14]</w:delText>
            </w:r>
            <w:r w:rsidRPr="00E51E70">
              <w:rPr>
                <w:color w:val="000000"/>
              </w:rPr>
              <w:tab/>
              <w:delText xml:space="preserve">B. Owen, Privacy-Preserving Occupancy Detection for HVAC Control in Smart </w:delText>
            </w:r>
          </w:del>
          <w:ins w:id="2883" w:author="Author" w:date="2026-09-30T13:42:00Z">
            <w:r w:rsidR="000C0F2E">
              <w:t>[8]</w:t>
            </w:r>
          </w:ins>
          <w:del w:id="2884" w:author="Author" w:date="2026-09-30T13:42:00Z">
            <w:r w:rsidRPr="00E51E70">
              <w:rPr>
                <w:color w:val="000000"/>
              </w:rPr>
              <w:delText>Buildings Author, (2026).</w:delText>
            </w:r>
          </w:del>
        </w:p>
        <w:p w14:paraId="2D64229A" w14:textId="77777777" w:rsidR="0016602C" w:rsidRPr="00E51E70" w:rsidRDefault="0016602C">
          <w:pPr>
            <w:autoSpaceDE w:val="0"/>
            <w:autoSpaceDN w:val="0"/>
            <w:ind w:hanging="640"/>
            <w:divId w:val="1411999758"/>
            <w:rPr>
              <w:del w:id="2885" w:author="Author" w:date="2026-09-30T13:42:00Z"/>
              <w:color w:val="000000"/>
            </w:rPr>
          </w:pPr>
          <w:del w:id="2886" w:author="Author" w:date="2026-09-30T13:42:00Z">
            <w:r w:rsidRPr="00E51E70">
              <w:rPr>
                <w:color w:val="000000"/>
              </w:rPr>
              <w:delText>[15]</w:delText>
            </w:r>
            <w:r w:rsidRPr="00E51E70">
              <w:rPr>
                <w:color w:val="000000"/>
              </w:rPr>
              <w:tab/>
              <w:delText>A. Wagner, M. Schweiker, A. Mahdavi, D. Yan, T. Hong, Z. Nagy,</w:delText>
            </w:r>
          </w:del>
          <w:r w:rsidR="000C0F2E" w:rsidRPr="000C0F2E">
            <w:rPr>
              <w:rPrChange w:id="2887" w:author="Author" w:date="2026-09-30T13:42:00Z">
                <w:rPr>
                  <w:color w:val="000000"/>
                </w:rPr>
              </w:rPrChange>
            </w:rPr>
            <w:t xml:space="preserve"> S. </w:t>
          </w:r>
          <w:del w:id="2888" w:author="Author" w:date="2026-09-30T13:42:00Z">
            <w:r w:rsidRPr="00E51E70">
              <w:rPr>
                <w:color w:val="000000"/>
              </w:rPr>
              <w:delText>Shah, Introducing IEA EBC Annex 79: Key challenges and opportunities in the field</w:delText>
            </w:r>
          </w:del>
          <w:ins w:id="2889" w:author="Author" w:date="2026-09-30T13:42:00Z">
            <w:r w:rsidR="000C0F2E">
              <w:t>Vosoughkhosra</w:t>
            </w:r>
            <w:r w:rsidR="000C0F2E">
              <w:t>vi, A. Jafari, Y. Zhu, Application</w:t>
            </w:r>
          </w:ins>
          <w:r w:rsidR="000C0F2E" w:rsidRPr="000C0F2E">
            <w:rPr>
              <w:rPrChange w:id="2890" w:author="Author" w:date="2026-09-30T13:42:00Z">
                <w:rPr>
                  <w:color w:val="000000"/>
                </w:rPr>
              </w:rPrChange>
            </w:rPr>
            <w:t xml:space="preserve"> of </w:t>
          </w:r>
          <w:ins w:id="2891" w:author="Author" w:date="2026-09-30T13:42:00Z">
            <w:r w:rsidR="000C0F2E">
              <w:t xml:space="preserve">American time use survey (ATUS) in modelling energy-related </w:t>
            </w:r>
          </w:ins>
          <w:r w:rsidR="000C0F2E" w:rsidRPr="000C0F2E">
            <w:rPr>
              <w:rPrChange w:id="2892" w:author="Author" w:date="2026-09-30T13:42:00Z">
                <w:rPr>
                  <w:color w:val="000000"/>
                </w:rPr>
              </w:rPrChange>
            </w:rPr>
            <w:t>occupant-</w:t>
          </w:r>
          <w:del w:id="2893" w:author="Author" w:date="2026-09-30T13:42:00Z">
            <w:r w:rsidRPr="00E51E70">
              <w:rPr>
                <w:color w:val="000000"/>
              </w:rPr>
              <w:delText xml:space="preserve">centric </w:delText>
            </w:r>
          </w:del>
          <w:r w:rsidR="000C0F2E" w:rsidRPr="000C0F2E">
            <w:rPr>
              <w:rPrChange w:id="2894" w:author="Author" w:date="2026-09-30T13:42:00Z">
                <w:rPr>
                  <w:color w:val="000000"/>
                </w:rPr>
              </w:rPrChange>
            </w:rPr>
            <w:t xml:space="preserve">building </w:t>
          </w:r>
          <w:del w:id="2895" w:author="Author" w:date="2026-09-30T13:42:00Z">
            <w:r w:rsidRPr="00E51E70">
              <w:rPr>
                <w:color w:val="000000"/>
              </w:rPr>
              <w:delText>design and operation,</w:delText>
            </w:r>
          </w:del>
          <w:ins w:id="2896" w:author="Author" w:date="2026-09-30T13:42:00Z">
            <w:r w:rsidR="000C0F2E">
              <w:t>interactions: a comprehensive review, Energy</w:t>
            </w:r>
          </w:ins>
          <w:r w:rsidR="000C0F2E" w:rsidRPr="000C0F2E">
            <w:rPr>
              <w:rPrChange w:id="2897" w:author="Author" w:date="2026-09-30T13:42:00Z">
                <w:rPr>
                  <w:color w:val="000000"/>
                </w:rPr>
              </w:rPrChange>
            </w:rPr>
            <w:t xml:space="preserve"> Build. </w:t>
          </w:r>
          <w:del w:id="2898" w:author="Author" w:date="2026-09-30T13:42:00Z">
            <w:r w:rsidRPr="00E51E70">
              <w:rPr>
                <w:color w:val="000000"/>
              </w:rPr>
              <w:delText>Environ. (2020).</w:delText>
            </w:r>
          </w:del>
        </w:p>
        <w:p w14:paraId="27D23E30" w14:textId="2C3E4169" w:rsidR="00A61990" w:rsidRPr="000C0F2E" w:rsidRDefault="0016602C" w:rsidP="000C0F2E">
          <w:pPr>
            <w:pStyle w:val="BodyText"/>
            <w:divId w:val="1156263664"/>
            <w:rPr>
              <w:rPrChange w:id="2899" w:author="Author" w:date="2026-09-30T13:42:00Z">
                <w:rPr>
                  <w:color w:val="000000"/>
                </w:rPr>
              </w:rPrChange>
            </w:rPr>
            <w:pPrChange w:id="2900" w:author="Author" w:date="2026-09-30T13:42:00Z">
              <w:pPr>
                <w:autoSpaceDE w:val="0"/>
                <w:autoSpaceDN w:val="0"/>
                <w:ind w:left="640" w:hanging="640"/>
                <w:divId w:val="1156263664"/>
              </w:pPr>
            </w:pPrChange>
          </w:pPr>
          <w:del w:id="2901" w:author="Author" w:date="2026-09-30T13:42:00Z">
            <w:r w:rsidRPr="00E51E70">
              <w:rPr>
                <w:color w:val="000000"/>
              </w:rPr>
              <w:delText>[16]</w:delText>
            </w:r>
            <w:r w:rsidRPr="00E51E70">
              <w:rPr>
                <w:color w:val="000000"/>
              </w:rPr>
              <w:tab/>
              <w:delText>M. Elsayed, S. Pelsmakers, L. Pistore, R. Castaño-Rosa, P. Romagnoni, Post-occupancy evaluation in residential buildings: A systematic literature review of current practices in the EU, Build. Environ. 236</w:delText>
            </w:r>
          </w:del>
          <w:ins w:id="2902" w:author="Author" w:date="2026-09-30T13:42:00Z">
            <w:r w:rsidR="000C0F2E">
              <w:t>294</w:t>
            </w:r>
          </w:ins>
          <w:r w:rsidR="000C0F2E" w:rsidRPr="000C0F2E">
            <w:rPr>
              <w:rPrChange w:id="2903" w:author="Author" w:date="2026-09-30T13:42:00Z">
                <w:rPr>
                  <w:color w:val="000000"/>
                </w:rPr>
              </w:rPrChange>
            </w:rPr>
            <w:t xml:space="preserve"> (2023) </w:t>
          </w:r>
          <w:del w:id="2904" w:author="Author" w:date="2026-09-30T13:42:00Z">
            <w:r w:rsidRPr="00E51E70">
              <w:rPr>
                <w:color w:val="000000"/>
              </w:rPr>
              <w:delText>110307</w:delText>
            </w:r>
          </w:del>
          <w:ins w:id="2905" w:author="Author" w:date="2026-09-30T13:42:00Z">
            <w:r w:rsidR="000C0F2E">
              <w:t>113245</w:t>
            </w:r>
          </w:ins>
          <w:r w:rsidR="000C0F2E" w:rsidRPr="000C0F2E">
            <w:rPr>
              <w:rPrChange w:id="2906" w:author="Author" w:date="2026-09-30T13:42:00Z">
                <w:rPr>
                  <w:color w:val="000000"/>
                </w:rPr>
              </w:rPrChange>
            </w:rPr>
            <w:t>. https://doi.org/</w:t>
          </w:r>
          <w:del w:id="2907" w:author="Author" w:date="2026-09-30T13:42:00Z">
            <w:r w:rsidRPr="00E51E70">
              <w:rPr>
                <w:color w:val="000000"/>
              </w:rPr>
              <w:delText>https://doi.org/</w:delText>
            </w:r>
          </w:del>
          <w:r w:rsidR="000C0F2E" w:rsidRPr="000C0F2E">
            <w:rPr>
              <w:rPrChange w:id="2908" w:author="Author" w:date="2026-09-30T13:42:00Z">
                <w:rPr>
                  <w:color w:val="000000"/>
                </w:rPr>
              </w:rPrChange>
            </w:rPr>
            <w:t>10.1016/j.</w:t>
          </w:r>
          <w:del w:id="2909" w:author="Author" w:date="2026-09-30T13:42:00Z">
            <w:r w:rsidRPr="00E51E70">
              <w:rPr>
                <w:color w:val="000000"/>
              </w:rPr>
              <w:delText>buildenv</w:delText>
            </w:r>
          </w:del>
          <w:ins w:id="2910" w:author="Author" w:date="2026-09-30T13:42:00Z">
            <w:r w:rsidR="000C0F2E">
              <w:t>enbuild</w:t>
            </w:r>
          </w:ins>
          <w:r w:rsidR="000C0F2E" w:rsidRPr="000C0F2E">
            <w:rPr>
              <w:rPrChange w:id="2911" w:author="Author" w:date="2026-09-30T13:42:00Z">
                <w:rPr>
                  <w:color w:val="000000"/>
                </w:rPr>
              </w:rPrChange>
            </w:rPr>
            <w:t>.2023.</w:t>
          </w:r>
          <w:del w:id="2912" w:author="Author" w:date="2026-09-30T13:42:00Z">
            <w:r w:rsidRPr="00E51E70">
              <w:rPr>
                <w:color w:val="000000"/>
              </w:rPr>
              <w:delText>110307</w:delText>
            </w:r>
          </w:del>
          <w:ins w:id="2913" w:author="Author" w:date="2026-09-30T13:42:00Z">
            <w:r w:rsidR="000C0F2E">
              <w:t>113245</w:t>
            </w:r>
          </w:ins>
          <w:r w:rsidR="000C0F2E" w:rsidRPr="000C0F2E">
            <w:rPr>
              <w:rPrChange w:id="2914" w:author="Author" w:date="2026-09-30T13:42:00Z">
                <w:rPr>
                  <w:color w:val="000000"/>
                </w:rPr>
              </w:rPrChange>
            </w:rPr>
            <w:t>.</w:t>
          </w:r>
        </w:p>
        <w:p w14:paraId="47A8921A" w14:textId="77777777" w:rsidR="00A61990" w:rsidRPr="000C0F2E" w:rsidRDefault="000C0F2E" w:rsidP="000C0F2E">
          <w:pPr>
            <w:pStyle w:val="BodyText"/>
            <w:divId w:val="1580745434"/>
            <w:rPr>
              <w:moveTo w:id="2915" w:author="Author" w:date="2026-09-30T13:42:00Z"/>
              <w:rPrChange w:id="2916" w:author="Author" w:date="2026-09-30T13:42:00Z">
                <w:rPr>
                  <w:moveTo w:id="2917" w:author="Author" w:date="2026-09-30T13:42:00Z"/>
                  <w:color w:val="000000"/>
                </w:rPr>
              </w:rPrChange>
            </w:rPr>
            <w:pPrChange w:id="2918" w:author="Author" w:date="2026-09-30T13:42:00Z">
              <w:pPr>
                <w:autoSpaceDE w:val="0"/>
                <w:autoSpaceDN w:val="0"/>
                <w:ind w:left="640" w:hanging="640"/>
                <w:divId w:val="1580745434"/>
              </w:pPr>
            </w:pPrChange>
          </w:pPr>
          <w:ins w:id="2919" w:author="Author" w:date="2026-09-30T13:42:00Z">
            <w:r>
              <w:t>[9] D.</w:t>
            </w:r>
          </w:ins>
          <w:moveToRangeStart w:id="2920" w:author="Author" w:date="2026-09-30T13:42:00Z" w:name="move241668196"/>
          <w:moveTo w:id="2921" w:author="Author" w:date="2026-09-30T13:42:00Z">
            <w:r w:rsidRPr="000C0F2E">
              <w:rPr>
                <w:rPrChange w:id="2922" w:author="Author" w:date="2026-09-30T13:42:00Z">
                  <w:rPr>
                    <w:color w:val="000000"/>
                  </w:rPr>
                </w:rPrChange>
              </w:rPr>
              <w:t xml:space="preserve"> Sood, S. Wolf, </w:t>
            </w:r>
            <w:r w:rsidRPr="000C0F2E">
              <w:rPr>
                <w:rPrChange w:id="2923" w:author="Author" w:date="2026-09-30T13:42:00Z">
                  <w:rPr>
                    <w:color w:val="000000"/>
                  </w:rPr>
                </w:rPrChange>
              </w:rPr>
              <w:t xml:space="preserve">D. Cali, R.K. Andersen, R. Li, H. Madsen, J. O’Donnell, Room-level domestic occupancy simulation model using time use survey data, J. Build. Perform. Simul. </w:t>
            </w:r>
          </w:moveTo>
          <w:moveToRangeEnd w:id="2920"/>
          <w:ins w:id="2924" w:author="Author" w:date="2026-09-30T13:42:00Z">
            <w:r>
              <w:t>19 (2025) 564–578</w:t>
            </w:r>
          </w:ins>
          <w:moveToRangeStart w:id="2925" w:author="Author" w:date="2026-09-30T13:42:00Z" w:name="move241668197"/>
          <w:moveTo w:id="2926" w:author="Author" w:date="2026-09-30T13:42:00Z">
            <w:r w:rsidRPr="000C0F2E">
              <w:rPr>
                <w:rPrChange w:id="2927" w:author="Author" w:date="2026-09-30T13:42:00Z">
                  <w:rPr>
                    <w:color w:val="000000"/>
                  </w:rPr>
                </w:rPrChange>
              </w:rPr>
              <w:t>. https://doi.org/10.1080/19401493.2025.2465508.</w:t>
            </w:r>
          </w:moveTo>
        </w:p>
        <w:p w14:paraId="28F9C10B" w14:textId="6B6025DE" w:rsidR="00A61990" w:rsidRDefault="000C0F2E">
          <w:pPr>
            <w:pStyle w:val="BodyText"/>
            <w:rPr>
              <w:ins w:id="2928" w:author="Author" w:date="2026-09-30T13:42:00Z"/>
            </w:rPr>
          </w:pPr>
          <w:moveTo w:id="2929" w:author="Author" w:date="2026-09-30T13:42:00Z">
            <w:r w:rsidRPr="000C0F2E">
              <w:rPr>
                <w:rPrChange w:id="2930" w:author="Author" w:date="2026-09-30T13:42:00Z">
                  <w:rPr>
                    <w:color w:val="000000"/>
                  </w:rPr>
                </w:rPrChange>
              </w:rPr>
              <w:t>[</w:t>
            </w:r>
          </w:moveTo>
          <w:moveToRangeEnd w:id="2925"/>
          <w:del w:id="2931" w:author="Author" w:date="2026-09-30T13:42:00Z">
            <w:r w:rsidR="0016602C" w:rsidRPr="00E51E70">
              <w:rPr>
                <w:color w:val="000000"/>
              </w:rPr>
              <w:delText>[17]</w:delText>
            </w:r>
            <w:r w:rsidR="0016602C" w:rsidRPr="00E51E70">
              <w:rPr>
                <w:color w:val="000000"/>
              </w:rPr>
              <w:tab/>
            </w:r>
          </w:del>
          <w:ins w:id="2932" w:author="Author" w:date="2026-09-30T13:42:00Z">
            <w:r>
              <w:t>10] I. Richardson, M. Thomson, D. Infield, A high-resolution domestic building occupancy model for energy demand simulations, Energy Build. 40 (2008) 1560–1566. https://doi.org/10.1016/j.enbuild.2008.02.006.</w:t>
            </w:r>
          </w:ins>
        </w:p>
        <w:p w14:paraId="106F956C" w14:textId="77777777" w:rsidR="00A61990" w:rsidRDefault="000C0F2E">
          <w:pPr>
            <w:pStyle w:val="BodyText"/>
            <w:rPr>
              <w:ins w:id="2933" w:author="Author" w:date="2026-09-30T13:42:00Z"/>
            </w:rPr>
          </w:pPr>
          <w:ins w:id="2934" w:author="Author" w:date="2026-09-30T13:42:00Z">
            <w:r>
              <w:t>[11] J. Widén, E. Wäckelgård, A high-resolution</w:t>
            </w:r>
            <w:r>
              <w:t xml:space="preserve"> stochastic model of domestic activity patterns and electricity demand, Appl. Energy 87 (2010) 1880–1892. https://doi.org/10.1016/j.apenergy.2009.11.006.</w:t>
            </w:r>
          </w:ins>
        </w:p>
        <w:p w14:paraId="23C3FC38" w14:textId="2B6F26E9" w:rsidR="00A61990" w:rsidRPr="000C0F2E" w:rsidRDefault="000C0F2E" w:rsidP="000C0F2E">
          <w:pPr>
            <w:pStyle w:val="BodyText"/>
            <w:divId w:val="1299453491"/>
            <w:rPr>
              <w:rPrChange w:id="2935" w:author="Author" w:date="2026-09-30T13:42:00Z">
                <w:rPr>
                  <w:color w:val="000000"/>
                </w:rPr>
              </w:rPrChange>
            </w:rPr>
            <w:pPrChange w:id="2936" w:author="Author" w:date="2026-09-30T13:42:00Z">
              <w:pPr>
                <w:autoSpaceDE w:val="0"/>
                <w:autoSpaceDN w:val="0"/>
                <w:ind w:left="640" w:hanging="640"/>
                <w:divId w:val="1299453491"/>
              </w:pPr>
            </w:pPrChange>
          </w:pPr>
          <w:ins w:id="2937" w:author="Author" w:date="2026-09-30T13:42:00Z">
            <w:r>
              <w:t xml:space="preserve">[12] </w:t>
            </w:r>
          </w:ins>
          <w:r w:rsidRPr="000C0F2E">
            <w:rPr>
              <w:rPrChange w:id="2938" w:author="Author" w:date="2026-09-30T13:42:00Z">
                <w:rPr>
                  <w:color w:val="000000"/>
                </w:rPr>
              </w:rPrChange>
            </w:rPr>
            <w:t xml:space="preserve">C. Gieter, O. Neu, W. Turner, D. Finn, Modelling </w:t>
          </w:r>
          <w:del w:id="2939" w:author="Author" w:date="2026-09-30T13:42:00Z">
            <w:r w:rsidR="0016602C" w:rsidRPr="00E51E70">
              <w:rPr>
                <w:color w:val="000000"/>
              </w:rPr>
              <w:delText>Household Occupancy Profiles using Data Mining Clustering Techniques</w:delText>
            </w:r>
          </w:del>
          <w:ins w:id="2940" w:author="Author" w:date="2026-09-30T13:42:00Z">
            <w:r>
              <w:t>household occupancy profiles using data mining c</w:t>
            </w:r>
            <w:r>
              <w:t>lustering techniques</w:t>
            </w:r>
          </w:ins>
          <w:r w:rsidRPr="000C0F2E">
            <w:rPr>
              <w:rPrChange w:id="2941" w:author="Author" w:date="2026-09-30T13:42:00Z">
                <w:rPr>
                  <w:color w:val="000000"/>
                </w:rPr>
              </w:rPrChange>
            </w:rPr>
            <w:t xml:space="preserve"> on </w:t>
          </w:r>
          <w:del w:id="2942" w:author="Author" w:date="2026-09-30T13:42:00Z">
            <w:r w:rsidR="0016602C" w:rsidRPr="00E51E70">
              <w:rPr>
                <w:color w:val="000000"/>
              </w:rPr>
              <w:delText>Time Use Data, in:</w:delText>
            </w:r>
          </w:del>
          <w:ins w:id="2943" w:author="Author" w:date="2026-09-30T13:42:00Z">
            <w:r>
              <w:t>time use data, in: Proceedings of Building Simulation</w:t>
            </w:r>
          </w:ins>
          <w:r w:rsidRPr="000C0F2E">
            <w:rPr>
              <w:rPrChange w:id="2944" w:author="Author" w:date="2026-09-30T13:42:00Z">
                <w:rPr>
                  <w:color w:val="000000"/>
                </w:rPr>
              </w:rPrChange>
            </w:rPr>
            <w:t xml:space="preserve"> 2017</w:t>
          </w:r>
          <w:del w:id="2945" w:author="Author" w:date="2026-09-30T13:42:00Z">
            <w:r w:rsidR="0016602C" w:rsidRPr="00E51E70">
              <w:rPr>
                <w:color w:val="000000"/>
              </w:rPr>
              <w:delText>.</w:delText>
            </w:r>
          </w:del>
          <w:ins w:id="2946" w:author="Author" w:date="2026-09-30T13:42:00Z">
            <w:r>
              <w:t>, IBPSA, 2017.</w:t>
            </w:r>
          </w:ins>
          <w:r w:rsidRPr="000C0F2E">
            <w:rPr>
              <w:rPrChange w:id="2947" w:author="Author" w:date="2026-09-30T13:42:00Z">
                <w:rPr>
                  <w:color w:val="000000"/>
                </w:rPr>
              </w:rPrChange>
            </w:rPr>
            <w:t xml:space="preserve"> https://doi.org/10.26868/25222708.2017.478.</w:t>
          </w:r>
        </w:p>
        <w:p w14:paraId="30AFBBB9" w14:textId="77777777" w:rsidR="00A61990" w:rsidRDefault="000C0F2E">
          <w:pPr>
            <w:pStyle w:val="BodyText"/>
            <w:rPr>
              <w:ins w:id="2948" w:author="Author" w:date="2026-09-30T13:42:00Z"/>
            </w:rPr>
          </w:pPr>
          <w:ins w:id="2949" w:author="Author" w:date="2026-09-30T13:42:00Z">
            <w:r>
              <w:t>[13] B.</w:t>
            </w:r>
          </w:ins>
          <w:moveToRangeStart w:id="2950" w:author="Author" w:date="2026-09-30T13:42:00Z" w:name="move241668201"/>
          <w:moveTo w:id="2951" w:author="Author" w:date="2026-09-30T13:42:00Z">
            <w:r w:rsidRPr="000C0F2E">
              <w:rPr>
                <w:rPrChange w:id="2952" w:author="Author" w:date="2026-09-30T13:42:00Z">
                  <w:rPr>
                    <w:color w:val="000000"/>
                  </w:rPr>
                </w:rPrChange>
              </w:rPr>
              <w:t xml:space="preserve"> Jeong, J. Kim, R. de Dear, Creating household occupancy and energy behavioural profiles using national time</w:t>
            </w:r>
            <w:r w:rsidRPr="000C0F2E">
              <w:rPr>
                <w:rPrChange w:id="2953" w:author="Author" w:date="2026-09-30T13:42:00Z">
                  <w:rPr>
                    <w:color w:val="000000"/>
                  </w:rPr>
                </w:rPrChange>
              </w:rPr>
              <w:t xml:space="preserve"> use survey data, Energy Build. 252 (2021) 111440. </w:t>
            </w:r>
          </w:moveTo>
          <w:moveToRangeEnd w:id="2950"/>
          <w:ins w:id="2954" w:author="Author" w:date="2026-09-30T13:42:00Z">
            <w:r>
              <w:t>https://doi.org/10.1016/j.enbuild.2021.111440.</w:t>
            </w:r>
          </w:ins>
        </w:p>
        <w:p w14:paraId="60C177B4" w14:textId="77777777" w:rsidR="00A61990" w:rsidRDefault="000C0F2E">
          <w:pPr>
            <w:pStyle w:val="BodyText"/>
            <w:rPr>
              <w:ins w:id="2955" w:author="Author" w:date="2026-09-30T13:42:00Z"/>
            </w:rPr>
          </w:pPr>
          <w:ins w:id="2956" w:author="Author" w:date="2026-09-30T13:42:00Z">
            <w:r>
              <w:t xml:space="preserve">[14] D. </w:t>
            </w:r>
          </w:ins>
          <w:moveToRangeStart w:id="2957" w:author="Author" w:date="2026-09-30T13:42:00Z" w:name="move241668200"/>
          <w:moveTo w:id="2958" w:author="Author" w:date="2026-09-30T13:42:00Z">
            <w:r w:rsidRPr="000C0F2E">
              <w:rPr>
                <w:rPrChange w:id="2959" w:author="Author" w:date="2026-09-30T13:42:00Z">
                  <w:rPr>
                    <w:color w:val="000000"/>
                  </w:rPr>
                </w:rPrChange>
              </w:rPr>
              <w:t xml:space="preserve">Mitra, Y. Chu, K. </w:t>
            </w:r>
          </w:moveTo>
          <w:moveToRangeEnd w:id="2957"/>
          <w:ins w:id="2960" w:author="Author" w:date="2026-09-30T13:42:00Z">
            <w:r>
              <w:t>Cetin, Activity profiles of occupants in residential buildings using the American Time Use Survey data, in: Construction Research Co</w:t>
            </w:r>
            <w:r>
              <w:t>ngress 2020, ASCE, 2020. https://doi.org/10.1061/9780784482865.113.</w:t>
            </w:r>
          </w:ins>
        </w:p>
        <w:p w14:paraId="791A29E0" w14:textId="77777777" w:rsidR="00A61990" w:rsidRDefault="000C0F2E">
          <w:pPr>
            <w:pStyle w:val="BodyText"/>
            <w:rPr>
              <w:ins w:id="2961" w:author="Author" w:date="2026-09-30T13:42:00Z"/>
            </w:rPr>
          </w:pPr>
          <w:ins w:id="2962" w:author="Author" w:date="2026-09-30T13:42:00Z">
            <w:r>
              <w:t>[15] D. Mitra, N. Steinmetz, Y. Chu, K.S. Cetin, Typical occupancy profiles and behaviors in residential buildings in the United States, Energy Build. 210 (2020) 109713. https://doi.org/10</w:t>
            </w:r>
            <w:r>
              <w:t>.1016/j.enbuild.2019.109713.</w:t>
            </w:r>
          </w:ins>
        </w:p>
        <w:p w14:paraId="7BC56F62" w14:textId="623482BF" w:rsidR="00A61990" w:rsidRDefault="000C0F2E">
          <w:pPr>
            <w:pStyle w:val="BodyText"/>
            <w:rPr>
              <w:ins w:id="2963" w:author="Author" w:date="2026-09-30T13:42:00Z"/>
            </w:rPr>
          </w:pPr>
          <w:ins w:id="2964" w:author="Author" w:date="2026-09-30T13:42:00Z">
            <w:r>
              <w:t>[16] A.</w:t>
            </w:r>
          </w:ins>
          <w:moveToRangeStart w:id="2965" w:author="Author" w:date="2026-09-30T13:42:00Z" w:name="move241668203"/>
          <w:moveTo w:id="2966" w:author="Author" w:date="2026-09-30T13:42:00Z">
            <w:r w:rsidRPr="000C0F2E">
              <w:rPr>
                <w:rPrChange w:id="2967" w:author="Author" w:date="2026-09-30T13:42:00Z">
                  <w:rPr>
                    <w:color w:val="000000"/>
                  </w:rPr>
                </w:rPrChange>
              </w:rPr>
              <w:t xml:space="preserve"> Mylonas, A. Tsangrassoulis, J. </w:t>
            </w:r>
          </w:moveTo>
          <w:moveToRangeEnd w:id="2965"/>
          <w:ins w:id="2968" w:author="Author" w:date="2026-09-30T13:42:00Z">
            <w:r>
              <w:t>Pascual, A systematic review of time use</w:t>
            </w:r>
          </w:ins>
          <w:moveToRangeStart w:id="2969" w:author="Author" w:date="2026-09-30T13:42:00Z" w:name="move241668204"/>
          <w:moveTo w:id="2970" w:author="Author" w:date="2026-09-30T13:42:00Z">
            <w:r w:rsidRPr="000C0F2E">
              <w:rPr>
                <w:rPrChange w:id="2971" w:author="Author" w:date="2026-09-30T13:42:00Z">
                  <w:rPr>
                    <w:color w:val="000000"/>
                  </w:rPr>
                </w:rPrChange>
              </w:rPr>
              <w:t xml:space="preserve"> surveys-questionnaires and monitoring variables used to track occupant behaviour in residential buildings, IOP Conf. Ser. Earth Environ. Sci. 1196 </w:t>
            </w:r>
            <w:r w:rsidRPr="000C0F2E">
              <w:rPr>
                <w:rPrChange w:id="2972" w:author="Author" w:date="2026-09-30T13:42:00Z">
                  <w:rPr>
                    <w:color w:val="000000"/>
                  </w:rPr>
                </w:rPrChange>
              </w:rPr>
              <w:t xml:space="preserve">(2023) </w:t>
            </w:r>
          </w:moveTo>
          <w:moveToRangeEnd w:id="2969"/>
          <w:del w:id="2973" w:author="Author" w:date="2026-09-30T13:42:00Z">
            <w:r w:rsidR="0016602C" w:rsidRPr="00E51E70">
              <w:rPr>
                <w:color w:val="000000"/>
              </w:rPr>
              <w:delText>[18]</w:delText>
            </w:r>
            <w:r w:rsidR="0016602C" w:rsidRPr="00E51E70">
              <w:rPr>
                <w:color w:val="000000"/>
              </w:rPr>
              <w:tab/>
            </w:r>
          </w:del>
          <w:ins w:id="2974" w:author="Author" w:date="2026-09-30T13:42:00Z">
            <w:r>
              <w:t>012102. https://doi.org/10.1088/1755-1315/1196/1/012102.</w:t>
            </w:r>
          </w:ins>
        </w:p>
        <w:p w14:paraId="604EE9ED" w14:textId="1388CBE1" w:rsidR="00A61990" w:rsidRPr="000C0F2E" w:rsidRDefault="000C0F2E" w:rsidP="000C0F2E">
          <w:pPr>
            <w:pStyle w:val="BodyText"/>
            <w:divId w:val="1565481948"/>
            <w:rPr>
              <w:rPrChange w:id="2975" w:author="Author" w:date="2026-09-30T13:42:00Z">
                <w:rPr>
                  <w:color w:val="000000"/>
                </w:rPr>
              </w:rPrChange>
            </w:rPr>
            <w:pPrChange w:id="2976" w:author="Author" w:date="2026-09-30T13:42:00Z">
              <w:pPr>
                <w:autoSpaceDE w:val="0"/>
                <w:autoSpaceDN w:val="0"/>
                <w:ind w:left="640" w:hanging="640"/>
                <w:divId w:val="1565481948"/>
              </w:pPr>
            </w:pPrChange>
          </w:pPr>
          <w:ins w:id="2977" w:author="Author" w:date="2026-09-30T13:42:00Z">
            <w:r>
              <w:t xml:space="preserve">[17] </w:t>
            </w:r>
          </w:ins>
          <w:r w:rsidRPr="000C0F2E">
            <w:rPr>
              <w:rPrChange w:id="2978" w:author="Author" w:date="2026-09-30T13:42:00Z">
                <w:rPr>
                  <w:color w:val="000000"/>
                </w:rPr>
              </w:rPrChange>
            </w:rPr>
            <w:t>D.V.A. Reis, M.G.L.C. Loomans, M. Hajdukiewicz, A systematic literature review on occupant behaviour modelling for residential building performance simulation in future climate change sce</w:t>
          </w:r>
          <w:r w:rsidRPr="000C0F2E">
            <w:rPr>
              <w:rPrChange w:id="2979" w:author="Author" w:date="2026-09-30T13:42:00Z">
                <w:rPr>
                  <w:color w:val="000000"/>
                </w:rPr>
              </w:rPrChange>
            </w:rPr>
            <w:t xml:space="preserve">narios, Build. Environ. 287 (2026) 113796. </w:t>
          </w:r>
          <w:del w:id="2980" w:author="Author" w:date="2026-09-30T13:42:00Z">
            <w:r w:rsidR="0016602C" w:rsidRPr="00E51E70">
              <w:rPr>
                <w:color w:val="000000"/>
              </w:rPr>
              <w:delText>https://doi.org/</w:delText>
            </w:r>
          </w:del>
          <w:r w:rsidRPr="000C0F2E">
            <w:rPr>
              <w:rPrChange w:id="2981" w:author="Author" w:date="2026-09-30T13:42:00Z">
                <w:rPr>
                  <w:color w:val="000000"/>
                </w:rPr>
              </w:rPrChange>
            </w:rPr>
            <w:t>https://doi.org/10.1016/j.buildenv.2025.113796.</w:t>
          </w:r>
        </w:p>
        <w:p w14:paraId="31BF1E72" w14:textId="77777777" w:rsidR="0016602C" w:rsidRPr="00E51E70" w:rsidRDefault="0016602C">
          <w:pPr>
            <w:autoSpaceDE w:val="0"/>
            <w:autoSpaceDN w:val="0"/>
            <w:ind w:hanging="640"/>
            <w:divId w:val="1924677150"/>
            <w:rPr>
              <w:del w:id="2982" w:author="Author" w:date="2026-09-30T13:42:00Z"/>
              <w:color w:val="000000"/>
            </w:rPr>
          </w:pPr>
          <w:del w:id="2983" w:author="Author" w:date="2026-09-30T13:42:00Z">
            <w:r w:rsidRPr="00E51E70">
              <w:rPr>
                <w:color w:val="000000"/>
              </w:rPr>
              <w:delText>[19]</w:delText>
            </w:r>
            <w:r w:rsidRPr="00E51E70">
              <w:rPr>
                <w:color w:val="000000"/>
              </w:rPr>
              <w:tab/>
              <w:delText xml:space="preserve">Y. </w:delText>
            </w:r>
          </w:del>
          <w:ins w:id="2984" w:author="Author" w:date="2026-09-30T13:42:00Z">
            <w:r w:rsidR="000C0F2E">
              <w:t xml:space="preserve">[18] A. Sekar, E. Williams, R. </w:t>
            </w:r>
          </w:ins>
          <w:r w:rsidR="000C0F2E" w:rsidRPr="000C0F2E">
            <w:rPr>
              <w:rPrChange w:id="2985" w:author="Author" w:date="2026-09-30T13:42:00Z">
                <w:rPr>
                  <w:color w:val="000000"/>
                </w:rPr>
              </w:rPrChange>
            </w:rPr>
            <w:t xml:space="preserve">Chen, </w:t>
          </w:r>
          <w:del w:id="2986" w:author="Author" w:date="2026-09-30T13:42:00Z">
            <w:r w:rsidRPr="00E51E70">
              <w:rPr>
                <w:color w:val="000000"/>
              </w:rPr>
              <w:delText>X. Luo, T. Hong, An Agent-Based Occupancy Simulator for Building Performance Simulation,</w:delText>
            </w:r>
          </w:del>
          <w:ins w:id="2987" w:author="Author" w:date="2026-09-30T13:42:00Z">
            <w:r w:rsidR="000C0F2E">
              <w:t>Changes</w:t>
            </w:r>
          </w:ins>
          <w:r w:rsidR="000C0F2E" w:rsidRPr="000C0F2E">
            <w:rPr>
              <w:rPrChange w:id="2988" w:author="Author" w:date="2026-09-30T13:42:00Z">
                <w:rPr>
                  <w:color w:val="000000"/>
                </w:rPr>
              </w:rPrChange>
            </w:rPr>
            <w:t xml:space="preserve"> in</w:t>
          </w:r>
          <w:del w:id="2989" w:author="Author" w:date="2026-09-30T13:42:00Z">
            <w:r w:rsidRPr="00E51E70">
              <w:rPr>
                <w:color w:val="000000"/>
              </w:rPr>
              <w:delText>: 2016.</w:delText>
            </w:r>
          </w:del>
        </w:p>
        <w:p w14:paraId="4E711585" w14:textId="761F3130" w:rsidR="00A61990" w:rsidRPr="000C0F2E" w:rsidRDefault="0016602C" w:rsidP="000C0F2E">
          <w:pPr>
            <w:pStyle w:val="BodyText"/>
            <w:divId w:val="870071863"/>
            <w:rPr>
              <w:rPrChange w:id="2990" w:author="Author" w:date="2026-09-30T13:42:00Z">
                <w:rPr>
                  <w:color w:val="000000"/>
                </w:rPr>
              </w:rPrChange>
            </w:rPr>
            <w:pPrChange w:id="2991" w:author="Author" w:date="2026-09-30T13:42:00Z">
              <w:pPr>
                <w:autoSpaceDE w:val="0"/>
                <w:autoSpaceDN w:val="0"/>
                <w:ind w:left="640" w:hanging="640"/>
                <w:divId w:val="870071863"/>
              </w:pPr>
            </w:pPrChange>
          </w:pPr>
          <w:del w:id="2992" w:author="Author" w:date="2026-09-30T13:42:00Z">
            <w:r w:rsidRPr="00E51E70">
              <w:rPr>
                <w:color w:val="000000"/>
              </w:rPr>
              <w:delText>[20]</w:delText>
            </w:r>
            <w:r w:rsidRPr="00E51E70">
              <w:rPr>
                <w:color w:val="000000"/>
              </w:rPr>
              <w:tab/>
              <w:delText>X. lu, F. Feng, Z. Pang, T. Yang, Z. O’Neill, Extracting typical occupancy schedules from social media (TOSSM)</w:delText>
            </w:r>
          </w:del>
          <w:ins w:id="2993" w:author="Author" w:date="2026-09-30T13:42:00Z">
            <w:r w:rsidR="000C0F2E">
              <w:t xml:space="preserve"> time use</w:t>
            </w:r>
          </w:ins>
          <w:r w:rsidR="000C0F2E" w:rsidRPr="000C0F2E">
            <w:rPr>
              <w:rPrChange w:id="2994" w:author="Author" w:date="2026-09-30T13:42:00Z">
                <w:rPr>
                  <w:color w:val="000000"/>
                </w:rPr>
              </w:rPrChange>
            </w:rPr>
            <w:t xml:space="preserve"> and </w:t>
          </w:r>
          <w:del w:id="2995" w:author="Author" w:date="2026-09-30T13:42:00Z">
            <w:r w:rsidRPr="00E51E70">
              <w:rPr>
                <w:color w:val="000000"/>
              </w:rPr>
              <w:delText xml:space="preserve">its integration with building </w:delText>
            </w:r>
          </w:del>
          <w:ins w:id="2996" w:author="Author" w:date="2026-09-30T13:42:00Z">
            <w:r w:rsidR="000C0F2E">
              <w:t xml:space="preserve">their effect on </w:t>
            </w:r>
          </w:ins>
          <w:r w:rsidR="000C0F2E" w:rsidRPr="000C0F2E">
            <w:rPr>
              <w:rPrChange w:id="2997" w:author="Author" w:date="2026-09-30T13:42:00Z">
                <w:rPr>
                  <w:color w:val="000000"/>
                </w:rPr>
              </w:rPrChange>
            </w:rPr>
            <w:t xml:space="preserve">energy </w:t>
          </w:r>
          <w:del w:id="2998" w:author="Author" w:date="2026-09-30T13:42:00Z">
            <w:r w:rsidRPr="00E51E70">
              <w:rPr>
                <w:color w:val="000000"/>
              </w:rPr>
              <w:delText>modeling, Build. Simul. 14 (2020).</w:delText>
            </w:r>
          </w:del>
          <w:ins w:id="2999" w:author="Author" w:date="2026-09-30T13:42:00Z">
            <w:r w:rsidR="000C0F2E">
              <w:t>consumption in the United States, Joule 2 (2018) 521–536.</w:t>
            </w:r>
          </w:ins>
          <w:r w:rsidR="000C0F2E" w:rsidRPr="000C0F2E">
            <w:rPr>
              <w:rPrChange w:id="3000" w:author="Author" w:date="2026-09-30T13:42:00Z">
                <w:rPr>
                  <w:color w:val="000000"/>
                </w:rPr>
              </w:rPrChange>
            </w:rPr>
            <w:t xml:space="preserve"> https://doi.org/10.</w:t>
          </w:r>
          <w:del w:id="3001" w:author="Author" w:date="2026-09-30T13:42:00Z">
            <w:r w:rsidRPr="00E51E70">
              <w:rPr>
                <w:color w:val="000000"/>
              </w:rPr>
              <w:delText>1007/s12273-020-0637-y</w:delText>
            </w:r>
          </w:del>
          <w:ins w:id="3002" w:author="Author" w:date="2026-09-30T13:42:00Z">
            <w:r w:rsidR="000C0F2E">
              <w:t>1016</w:t>
            </w:r>
            <w:r w:rsidR="000C0F2E">
              <w:t>/j.joule.2018.01.003</w:t>
            </w:r>
          </w:ins>
          <w:r w:rsidR="000C0F2E" w:rsidRPr="000C0F2E">
            <w:rPr>
              <w:rPrChange w:id="3003" w:author="Author" w:date="2026-09-30T13:42:00Z">
                <w:rPr>
                  <w:color w:val="000000"/>
                </w:rPr>
              </w:rPrChange>
            </w:rPr>
            <w:t>.</w:t>
          </w:r>
        </w:p>
        <w:p w14:paraId="635362C9" w14:textId="77777777" w:rsidR="00A61990" w:rsidRDefault="000C0F2E">
          <w:pPr>
            <w:pStyle w:val="BodyText"/>
            <w:rPr>
              <w:ins w:id="3004" w:author="Author" w:date="2026-09-30T13:42:00Z"/>
            </w:rPr>
          </w:pPr>
          <w:ins w:id="3005" w:author="Author" w:date="2026-09-30T13:42:00Z">
            <w:r>
              <w:t>[19] B. Anderson, J. Torriti, Explaining shifts in UK electricity demand using time use data from 1974 to 2014, Energy Policy 123 (2018) 544–557. https://doi.org/10.1016/j.enpol.2018.09.025.</w:t>
            </w:r>
          </w:ins>
        </w:p>
        <w:p w14:paraId="1101A033" w14:textId="77777777" w:rsidR="00A61990" w:rsidRDefault="000C0F2E">
          <w:pPr>
            <w:pStyle w:val="BodyText"/>
            <w:rPr>
              <w:ins w:id="3006" w:author="Author" w:date="2026-09-30T13:42:00Z"/>
            </w:rPr>
          </w:pPr>
          <w:ins w:id="3007" w:author="Author" w:date="2026-09-30T13:42:00Z">
            <w:r>
              <w:t>[20] R. Yin, Y. Yamaguchi, A.M. Zajch, H. U</w:t>
            </w:r>
            <w:r>
              <w:t>chida, Y. Shimoda, Long-term changes in time use and impacts on residential energy demand, in: Proceedings of ASim2024, the 5th Asia Conference of the IBPSA, Osaka, 2024, pp. 1321–1328. https://doi.org/10.69357/asim2024.1285.</w:t>
            </w:r>
          </w:ins>
        </w:p>
        <w:p w14:paraId="066B7C94" w14:textId="77777777" w:rsidR="00A61990" w:rsidRDefault="000C0F2E">
          <w:pPr>
            <w:pStyle w:val="BodyText"/>
            <w:rPr>
              <w:ins w:id="3008" w:author="Author" w:date="2026-09-30T13:42:00Z"/>
            </w:rPr>
          </w:pPr>
          <w:ins w:id="3009" w:author="Author" w:date="2026-09-30T13:42:00Z">
            <w:r>
              <w:t>[21] B. Dias dos Santos, M. Mo</w:t>
            </w:r>
            <w:r>
              <w:t>ghadasi, A. Páez, ActiveCA: time use data from the General Social Survey of Canada to study active travel, Environ. Plan. B Urban Anal. City Sci. 52 (2025) 2037–2047. https://doi.org/10.1177/23998083251374724.</w:t>
            </w:r>
          </w:ins>
        </w:p>
        <w:p w14:paraId="6496E825" w14:textId="77777777" w:rsidR="00A61990" w:rsidRDefault="000C0F2E">
          <w:pPr>
            <w:pStyle w:val="BodyText"/>
            <w:rPr>
              <w:ins w:id="3010" w:author="Author" w:date="2026-09-30T13:42:00Z"/>
            </w:rPr>
          </w:pPr>
          <w:ins w:id="3011" w:author="Author" w:date="2026-09-30T13:42:00Z">
            <w:r>
              <w:t>[22] M. Osman, M. Ouf, E. Azar, B. Dong, Stoch</w:t>
            </w:r>
            <w:r>
              <w:t>astic bottom-up load profile generator for Canadian households’ electricity demand, Build. Environ. 241 (2023) 110490. https://doi.org/10.1016/j.buildenv.2023.110490.</w:t>
            </w:r>
          </w:ins>
        </w:p>
        <w:p w14:paraId="0C54BDFE" w14:textId="77777777" w:rsidR="00A61990" w:rsidRDefault="000C0F2E">
          <w:pPr>
            <w:pStyle w:val="BodyText"/>
            <w:rPr>
              <w:ins w:id="3012" w:author="Author" w:date="2026-09-30T13:42:00Z"/>
            </w:rPr>
          </w:pPr>
          <w:ins w:id="3013" w:author="Author" w:date="2026-09-30T13:42:00Z">
            <w:r>
              <w:t>[23] D. Mitra, Y. Chu, K. Cetin, Cluster analysis of occupancy schedules in residential b</w:t>
            </w:r>
            <w:r>
              <w:t>uildings in the United States, Energy Build. 236 (2021) 110791. https://doi.org/10.1016/j.enbuild.2021.110791.</w:t>
            </w:r>
          </w:ins>
        </w:p>
        <w:p w14:paraId="2A0977FD" w14:textId="77777777" w:rsidR="00A61990" w:rsidRDefault="000C0F2E">
          <w:pPr>
            <w:pStyle w:val="BodyText"/>
            <w:rPr>
              <w:ins w:id="3014" w:author="Author" w:date="2026-09-30T13:42:00Z"/>
            </w:rPr>
          </w:pPr>
          <w:ins w:id="3015" w:author="Author" w:date="2026-09-30T13:42:00Z">
            <w:r>
              <w:t xml:space="preserve">[24] J. Chen, R. Adhikari, E. Wilson, J. Robertson, A. Fontanini, B. Polly, O. Olawale, Stochastic simulation of occupant-driven energy use in a </w:t>
            </w:r>
            <w:r>
              <w:t>bottom-up residential building stock model, Appl. Energy 325 (2022) 119890. https://doi.org/10.1016/j.apenergy.2022.119890.</w:t>
            </w:r>
          </w:ins>
        </w:p>
        <w:p w14:paraId="484D0006" w14:textId="77777777" w:rsidR="00A61990" w:rsidRDefault="000C0F2E">
          <w:pPr>
            <w:pStyle w:val="BodyText"/>
            <w:rPr>
              <w:ins w:id="3016" w:author="Author" w:date="2026-09-30T13:42:00Z"/>
            </w:rPr>
          </w:pPr>
          <w:ins w:id="3017" w:author="Author" w:date="2026-09-30T13:42:00Z">
            <w:r>
              <w:t>[25] Anonymised for review.</w:t>
            </w:r>
          </w:ins>
        </w:p>
        <w:p w14:paraId="4D06BB39" w14:textId="77777777" w:rsidR="00A61990" w:rsidRDefault="000C0F2E">
          <w:pPr>
            <w:pStyle w:val="BodyText"/>
            <w:rPr>
              <w:ins w:id="3018" w:author="Author" w:date="2026-09-30T13:42:00Z"/>
            </w:rPr>
          </w:pPr>
          <w:ins w:id="3019" w:author="Author" w:date="2026-09-30T13:42:00Z">
            <w:r>
              <w:t>[26] Anonymised for review.</w:t>
            </w:r>
          </w:ins>
        </w:p>
        <w:p w14:paraId="164959C5" w14:textId="77777777" w:rsidR="00A61990" w:rsidRDefault="000C0F2E">
          <w:pPr>
            <w:pStyle w:val="BodyText"/>
            <w:rPr>
              <w:ins w:id="3020" w:author="Author" w:date="2026-09-30T13:42:00Z"/>
            </w:rPr>
          </w:pPr>
          <w:ins w:id="3021" w:author="Author" w:date="2026-09-30T13:42:00Z">
            <w:r>
              <w:t>[27] Statistics Canada, National Household Survey User Guide, 2011, Catalogu</w:t>
            </w:r>
            <w:r>
              <w:t>e no. 99-001-X2011001, Ottawa, 2013.</w:t>
            </w:r>
          </w:ins>
        </w:p>
        <w:p w14:paraId="170588CD" w14:textId="77777777" w:rsidR="00A61990" w:rsidRPr="000C0F2E" w:rsidRDefault="000C0F2E" w:rsidP="000C0F2E">
          <w:pPr>
            <w:pStyle w:val="BodyText"/>
            <w:divId w:val="1505896257"/>
            <w:rPr>
              <w:moveTo w:id="3022" w:author="Author" w:date="2026-09-30T13:42:00Z"/>
              <w:rPrChange w:id="3023" w:author="Author" w:date="2026-09-30T13:42:00Z">
                <w:rPr>
                  <w:moveTo w:id="3024" w:author="Author" w:date="2026-09-30T13:42:00Z"/>
                  <w:color w:val="000000"/>
                </w:rPr>
              </w:rPrChange>
            </w:rPr>
            <w:pPrChange w:id="3025" w:author="Author" w:date="2026-09-30T13:42:00Z">
              <w:pPr>
                <w:autoSpaceDE w:val="0"/>
                <w:autoSpaceDN w:val="0"/>
                <w:ind w:left="640" w:hanging="640"/>
                <w:divId w:val="1505896257"/>
              </w:pPr>
            </w:pPrChange>
          </w:pPr>
          <w:ins w:id="3026" w:author="Author" w:date="2026-09-30T13:42:00Z">
            <w:r>
              <w:t>[28] Statistics Canada, Guide to the Census of Population, 2021, Catalogue no. 98-304-X2021001, 2022.</w:t>
            </w:r>
          </w:ins>
          <w:moveToRangeStart w:id="3027" w:author="Author" w:date="2026-09-30T13:42:00Z" w:name="move241668205"/>
          <w:moveTo w:id="3028" w:author="Author" w:date="2026-09-30T13:42:00Z">
            <w:r w:rsidRPr="000C0F2E">
              <w:rPr>
                <w:rPrChange w:id="3029" w:author="Author" w:date="2026-09-30T13:42:00Z">
                  <w:rPr>
                    <w:color w:val="000000"/>
                  </w:rPr>
                </w:rPrChange>
              </w:rPr>
              <w:t xml:space="preserve"> https://www12.statcan.gc.ca/census-recensement/2021/ref/98-304/98-304-x2021001-eng.pdf (accessed February 15, 2026).</w:t>
            </w:r>
          </w:moveTo>
        </w:p>
        <w:moveToRangeEnd w:id="3027"/>
        <w:p w14:paraId="26AC59FA" w14:textId="77777777" w:rsidR="0016602C" w:rsidRPr="00E51E70" w:rsidRDefault="0016602C">
          <w:pPr>
            <w:autoSpaceDE w:val="0"/>
            <w:autoSpaceDN w:val="0"/>
            <w:ind w:hanging="640"/>
            <w:divId w:val="240261861"/>
            <w:rPr>
              <w:del w:id="3030" w:author="Author" w:date="2026-09-30T13:42:00Z"/>
              <w:color w:val="000000"/>
            </w:rPr>
          </w:pPr>
          <w:del w:id="3031" w:author="Author" w:date="2026-09-30T13:42:00Z">
            <w:r w:rsidRPr="00E51E70">
              <w:rPr>
                <w:color w:val="000000"/>
              </w:rPr>
              <w:delText>[21]</w:delText>
            </w:r>
            <w:r w:rsidRPr="00E51E70">
              <w:rPr>
                <w:color w:val="000000"/>
              </w:rPr>
              <w:tab/>
              <w:delText>A.</w:delText>
            </w:r>
          </w:del>
          <w:moveFromRangeStart w:id="3032" w:author="Author" w:date="2026-09-30T13:42:00Z" w:name="move241668203"/>
          <w:moveFrom w:id="3033" w:author="Author" w:date="2026-09-30T13:42:00Z">
            <w:r w:rsidR="000C0F2E" w:rsidRPr="000C0F2E">
              <w:rPr>
                <w:rPrChange w:id="3034" w:author="Author" w:date="2026-09-30T13:42:00Z">
                  <w:rPr>
                    <w:color w:val="000000"/>
                  </w:rPr>
                </w:rPrChange>
              </w:rPr>
              <w:t xml:space="preserve"> Mylonas, A. Tsangrassoulis, J. </w:t>
            </w:r>
          </w:moveFrom>
          <w:moveFromRangeEnd w:id="3032"/>
          <w:del w:id="3035" w:author="Author" w:date="2026-09-30T13:42:00Z">
            <w:r w:rsidRPr="00E51E70">
              <w:rPr>
                <w:color w:val="000000"/>
              </w:rPr>
              <w:delText>Pascual, A systematic review of time user</w:delText>
            </w:r>
          </w:del>
          <w:moveFromRangeStart w:id="3036" w:author="Author" w:date="2026-09-30T13:42:00Z" w:name="move241668204"/>
          <w:moveFrom w:id="3037" w:author="Author" w:date="2026-09-30T13:42:00Z">
            <w:r w:rsidR="000C0F2E" w:rsidRPr="000C0F2E">
              <w:rPr>
                <w:rPrChange w:id="3038" w:author="Author" w:date="2026-09-30T13:42:00Z">
                  <w:rPr>
                    <w:color w:val="000000"/>
                  </w:rPr>
                </w:rPrChange>
              </w:rPr>
              <w:t xml:space="preserve"> surveys-questionnaires and monitoring variables used to track occupant behaviour in residential buildings, IOP Conf. Ser. Earth Environ. Sci. 1196 </w:t>
            </w:r>
            <w:r w:rsidR="000C0F2E" w:rsidRPr="000C0F2E">
              <w:rPr>
                <w:rPrChange w:id="3039" w:author="Author" w:date="2026-09-30T13:42:00Z">
                  <w:rPr>
                    <w:color w:val="000000"/>
                  </w:rPr>
                </w:rPrChange>
              </w:rPr>
              <w:t xml:space="preserve">(2023) </w:t>
            </w:r>
          </w:moveFrom>
          <w:moveFromRangeEnd w:id="3036"/>
          <w:del w:id="3040" w:author="Author" w:date="2026-09-30T13:42:00Z">
            <w:r w:rsidRPr="00E51E70">
              <w:rPr>
                <w:color w:val="000000"/>
              </w:rPr>
              <w:delText>12102. https://doi.org/10.1088/1755-1315/1196/1/012102.</w:delText>
            </w:r>
          </w:del>
        </w:p>
        <w:p w14:paraId="4A5DD6B8" w14:textId="3D04A0AD" w:rsidR="00A61990" w:rsidRPr="000C0F2E" w:rsidRDefault="0016602C" w:rsidP="000C0F2E">
          <w:pPr>
            <w:pStyle w:val="BodyText"/>
            <w:divId w:val="1768386636"/>
            <w:rPr>
              <w:rPrChange w:id="3041" w:author="Author" w:date="2026-09-30T13:42:00Z">
                <w:rPr>
                  <w:color w:val="000000"/>
                </w:rPr>
              </w:rPrChange>
            </w:rPr>
            <w:pPrChange w:id="3042" w:author="Author" w:date="2026-09-30T13:42:00Z">
              <w:pPr>
                <w:autoSpaceDE w:val="0"/>
                <w:autoSpaceDN w:val="0"/>
                <w:ind w:left="640" w:hanging="640"/>
                <w:divId w:val="1768386636"/>
              </w:pPr>
            </w:pPrChange>
          </w:pPr>
          <w:del w:id="3043" w:author="Author" w:date="2026-09-30T13:42:00Z">
            <w:r w:rsidRPr="00E51E70">
              <w:rPr>
                <w:color w:val="000000"/>
              </w:rPr>
              <w:delText>[22]</w:delText>
            </w:r>
            <w:r w:rsidRPr="00E51E70">
              <w:rPr>
                <w:color w:val="000000"/>
              </w:rPr>
              <w:tab/>
            </w:r>
          </w:del>
          <w:ins w:id="3044" w:author="Author" w:date="2026-09-30T13:42:00Z">
            <w:r w:rsidR="000C0F2E">
              <w:t xml:space="preserve">[29] </w:t>
            </w:r>
          </w:ins>
          <w:r w:rsidR="000C0F2E" w:rsidRPr="000C0F2E">
            <w:rPr>
              <w:rPrChange w:id="3045" w:author="Author" w:date="2026-09-30T13:42:00Z">
                <w:rPr>
                  <w:color w:val="000000"/>
                </w:rPr>
              </w:rPrChange>
            </w:rPr>
            <w:t>Statistics Canada, General Social Survey – Time Use (GSS), 2022. https://www150.statcan.gc.ca/n1/pub/45-25-0001/index-eng.htm (accessed February 15, 2026).</w:t>
          </w:r>
        </w:p>
        <w:p w14:paraId="6D94E1CC" w14:textId="77777777" w:rsidR="00A61990" w:rsidRPr="000C0F2E" w:rsidRDefault="0016602C" w:rsidP="000C0F2E">
          <w:pPr>
            <w:pStyle w:val="BodyText"/>
            <w:divId w:val="1505896257"/>
            <w:rPr>
              <w:moveFrom w:id="3046" w:author="Author" w:date="2026-09-30T13:42:00Z"/>
              <w:rPrChange w:id="3047" w:author="Author" w:date="2026-09-30T13:42:00Z">
                <w:rPr>
                  <w:moveFrom w:id="3048" w:author="Author" w:date="2026-09-30T13:42:00Z"/>
                  <w:color w:val="000000"/>
                </w:rPr>
              </w:rPrChange>
            </w:rPr>
            <w:pPrChange w:id="3049" w:author="Author" w:date="2026-09-30T13:42:00Z">
              <w:pPr>
                <w:autoSpaceDE w:val="0"/>
                <w:autoSpaceDN w:val="0"/>
                <w:ind w:left="640" w:hanging="640"/>
                <w:divId w:val="1505896257"/>
              </w:pPr>
            </w:pPrChange>
          </w:pPr>
          <w:del w:id="3050" w:author="Author" w:date="2026-09-30T13:42:00Z">
            <w:r w:rsidRPr="00E51E70">
              <w:rPr>
                <w:color w:val="000000"/>
              </w:rPr>
              <w:delText>[23]</w:delText>
            </w:r>
            <w:r w:rsidRPr="00E51E70">
              <w:rPr>
                <w:color w:val="000000"/>
              </w:rPr>
              <w:tab/>
              <w:delText>Statistics Canada, Guide to the Census of Population, 2021, 2021.</w:delText>
            </w:r>
          </w:del>
          <w:moveFromRangeStart w:id="3051" w:author="Author" w:date="2026-09-30T13:42:00Z" w:name="move241668205"/>
          <w:moveFrom w:id="3052" w:author="Author" w:date="2026-09-30T13:42:00Z">
            <w:r w:rsidR="000C0F2E" w:rsidRPr="000C0F2E">
              <w:rPr>
                <w:rPrChange w:id="3053" w:author="Author" w:date="2026-09-30T13:42:00Z">
                  <w:rPr>
                    <w:color w:val="000000"/>
                  </w:rPr>
                </w:rPrChange>
              </w:rPr>
              <w:t xml:space="preserve"> https://www12.statcan.gc.ca/census-recensement/2021/ref/98-304/98-304-x2021001-eng.pdf (accessed February 15, 2026).</w:t>
            </w:r>
          </w:moveFrom>
        </w:p>
        <w:moveFromRangeEnd w:id="3051"/>
        <w:p w14:paraId="0D033E2B" w14:textId="41812581" w:rsidR="00A61990" w:rsidRDefault="0016602C">
          <w:pPr>
            <w:pStyle w:val="BodyText"/>
            <w:rPr>
              <w:ins w:id="3054" w:author="Author" w:date="2026-09-30T13:42:00Z"/>
            </w:rPr>
          </w:pPr>
          <w:del w:id="3055" w:author="Author" w:date="2026-09-30T13:42:00Z">
            <w:r w:rsidRPr="00E51E70">
              <w:rPr>
                <w:color w:val="000000"/>
              </w:rPr>
              <w:delText>[24]</w:delText>
            </w:r>
            <w:r w:rsidRPr="00E51E70">
              <w:rPr>
                <w:color w:val="000000"/>
              </w:rPr>
              <w:tab/>
            </w:r>
          </w:del>
          <w:ins w:id="3056" w:author="Author" w:date="2026-09-30T13:42:00Z">
            <w:r w:rsidR="000C0F2E">
              <w:t xml:space="preserve">[30] Statistics Canada, General Social Survey, Cycle 19: Time Use (2005), Public Use Microdata </w:t>
            </w:r>
            <w:r w:rsidR="000C0F2E">
              <w:t>File Documentation and User’s Guide, Catalogue no. 12M0019GPE, Ottawa, 2006.</w:t>
            </w:r>
          </w:ins>
        </w:p>
        <w:p w14:paraId="5074AB9F" w14:textId="128898BD" w:rsidR="00A61990" w:rsidRDefault="000C0F2E">
          <w:pPr>
            <w:pStyle w:val="BodyText"/>
            <w:rPr>
              <w:ins w:id="3057" w:author="Author" w:date="2026-09-30T13:42:00Z"/>
            </w:rPr>
          </w:pPr>
          <w:ins w:id="3058" w:author="Author" w:date="2026-09-30T13:42:00Z">
            <w:r>
              <w:t xml:space="preserve">[31] </w:t>
            </w:r>
          </w:ins>
          <w:r w:rsidRPr="000C0F2E">
            <w:rPr>
              <w:rPrChange w:id="3059" w:author="Author" w:date="2026-09-30T13:42:00Z">
                <w:rPr>
                  <w:color w:val="000000"/>
                </w:rPr>
              </w:rPrChange>
            </w:rPr>
            <w:t xml:space="preserve">Statistics Canada, </w:t>
          </w:r>
          <w:del w:id="3060" w:author="Author" w:date="2026-09-30T13:42:00Z">
            <w:r w:rsidR="0016602C" w:rsidRPr="00E51E70">
              <w:rPr>
                <w:color w:val="000000"/>
              </w:rPr>
              <w:delText>2011 National Household Survey, 2012.</w:delText>
            </w:r>
          </w:del>
          <w:ins w:id="3061" w:author="Author" w:date="2026-09-30T13:42:00Z">
            <w:r>
              <w:t>General Social Survey, Cycle 29: Time Use (2015), Public Use Microdata File Documentation and User’s Guide, Catalogue no. 89M0034X, Ottawa, 2017.</w:t>
            </w:r>
          </w:ins>
        </w:p>
        <w:p w14:paraId="26E8CEDA" w14:textId="77777777" w:rsidR="00A61990" w:rsidRDefault="000C0F2E">
          <w:pPr>
            <w:pStyle w:val="BodyText"/>
            <w:rPr>
              <w:ins w:id="3062" w:author="Author" w:date="2026-09-30T13:42:00Z"/>
            </w:rPr>
          </w:pPr>
          <w:ins w:id="3063" w:author="Author" w:date="2026-09-30T13:42:00Z">
            <w:r>
              <w:t>[32] S.S.</w:t>
            </w:r>
            <w:r>
              <w:t xml:space="preserve"> Borysov, J. Rich, F.C. Pereira, How to generate micro-agents? A deep generative modeling approach to population synthesis, Transp. Res. Part C Emerg. Technol. 106 (2019) 73–97. https://doi.org/10.1016/j.trc.2019.07.006.</w:t>
            </w:r>
          </w:ins>
        </w:p>
        <w:p w14:paraId="4C543DBD" w14:textId="1D583A18" w:rsidR="00A61990" w:rsidRPr="000C0F2E" w:rsidRDefault="000C0F2E" w:rsidP="000C0F2E">
          <w:pPr>
            <w:pStyle w:val="BodyText"/>
            <w:divId w:val="1880704377"/>
            <w:rPr>
              <w:rPrChange w:id="3064" w:author="Author" w:date="2026-09-30T13:42:00Z">
                <w:rPr>
                  <w:color w:val="000000"/>
                </w:rPr>
              </w:rPrChange>
            </w:rPr>
            <w:pPrChange w:id="3065" w:author="Author" w:date="2026-09-30T13:42:00Z">
              <w:pPr>
                <w:autoSpaceDE w:val="0"/>
                <w:autoSpaceDN w:val="0"/>
                <w:ind w:left="640" w:hanging="640"/>
                <w:divId w:val="1880704377"/>
              </w:pPr>
            </w:pPrChange>
          </w:pPr>
          <w:ins w:id="3066" w:author="Author" w:date="2026-09-30T13:42:00Z">
            <w:r>
              <w:t>[33] M. Johnsen, O. Brandt, S. Garr</w:t>
            </w:r>
            <w:r>
              <w:t>ido, F. Pereira, Population synthesis for urban resident modeling using deep generative models, Neural Comput. Appl. 34 (2021) 4677–4692.</w:t>
            </w:r>
          </w:ins>
          <w:r w:rsidRPr="000C0F2E">
            <w:rPr>
              <w:rPrChange w:id="3067" w:author="Author" w:date="2026-09-30T13:42:00Z">
                <w:rPr>
                  <w:color w:val="000000"/>
                </w:rPr>
              </w:rPrChange>
            </w:rPr>
            <w:t xml:space="preserve"> https://</w:t>
          </w:r>
          <w:del w:id="3068" w:author="Author" w:date="2026-09-30T13:42:00Z">
            <w:r w:rsidR="0016602C" w:rsidRPr="00E51E70">
              <w:rPr>
                <w:color w:val="000000"/>
              </w:rPr>
              <w:delText>www12.statcan.gc.ca/nhs-enm/index-eng.cfm (accessed February 15, 2026).</w:delText>
            </w:r>
          </w:del>
          <w:ins w:id="3069" w:author="Author" w:date="2026-09-30T13:42:00Z">
            <w:r>
              <w:t>doi.org/10.1007/s00521-021-06622-2.</w:t>
            </w:r>
          </w:ins>
        </w:p>
        <w:p w14:paraId="56D14C82" w14:textId="2EE71276" w:rsidR="00A61990" w:rsidRPr="000C0F2E" w:rsidRDefault="000C0F2E" w:rsidP="000C0F2E">
          <w:pPr>
            <w:pStyle w:val="BodyText"/>
            <w:divId w:val="447554216"/>
            <w:rPr>
              <w:rPrChange w:id="3070" w:author="Author" w:date="2026-09-30T13:42:00Z">
                <w:rPr>
                  <w:color w:val="000000"/>
                </w:rPr>
              </w:rPrChange>
            </w:rPr>
            <w:pPrChange w:id="3071" w:author="Author" w:date="2026-09-30T13:42:00Z">
              <w:pPr>
                <w:autoSpaceDE w:val="0"/>
                <w:autoSpaceDN w:val="0"/>
                <w:ind w:left="640" w:hanging="640"/>
                <w:divId w:val="447554216"/>
              </w:pPr>
            </w:pPrChange>
          </w:pPr>
          <w:r w:rsidRPr="000C0F2E">
            <w:rPr>
              <w:rPrChange w:id="3072" w:author="Author" w:date="2026-09-30T13:42:00Z">
                <w:rPr>
                  <w:color w:val="000000"/>
                </w:rPr>
              </w:rPrChange>
            </w:rPr>
            <w:t>[</w:t>
          </w:r>
          <w:del w:id="3073" w:author="Author" w:date="2026-09-30T13:42:00Z">
            <w:r w:rsidR="0016602C" w:rsidRPr="00E51E70">
              <w:rPr>
                <w:color w:val="000000"/>
              </w:rPr>
              <w:delText>25]</w:delText>
            </w:r>
            <w:r w:rsidR="0016602C" w:rsidRPr="00E51E70">
              <w:rPr>
                <w:color w:val="000000"/>
              </w:rPr>
              <w:tab/>
            </w:r>
          </w:del>
          <w:ins w:id="3074" w:author="Author" w:date="2026-09-30T13:42:00Z">
            <w:r>
              <w:t xml:space="preserve">34] </w:t>
            </w:r>
          </w:ins>
          <w:r w:rsidRPr="000C0F2E">
            <w:rPr>
              <w:rPrChange w:id="3075" w:author="Author" w:date="2026-09-30T13:42:00Z">
                <w:rPr>
                  <w:color w:val="000000"/>
                </w:rPr>
              </w:rPrChange>
            </w:rPr>
            <w:t>C.</w:t>
          </w:r>
          <w:del w:id="3076" w:author="Author" w:date="2026-09-30T13:42:00Z">
            <w:r w:rsidR="0016602C" w:rsidRPr="00E51E70">
              <w:rPr>
                <w:color w:val="000000"/>
              </w:rPr>
              <w:delText xml:space="preserve">H.- </w:delText>
            </w:r>
          </w:del>
          <w:ins w:id="3077" w:author="Author" w:date="2026-09-30T13:42:00Z">
            <w:r>
              <w:t xml:space="preserve"> Hachem-</w:t>
            </w:r>
          </w:ins>
          <w:r w:rsidRPr="000C0F2E">
            <w:rPr>
              <w:rPrChange w:id="3078" w:author="Author" w:date="2026-09-30T13:42:00Z">
                <w:rPr>
                  <w:color w:val="000000"/>
                </w:rPr>
              </w:rPrChange>
            </w:rPr>
            <w:t xml:space="preserve">Vermette, Designing energy-positive neighborhoods: </w:t>
          </w:r>
          <w:del w:id="3079" w:author="Author" w:date="2026-09-30T13:42:00Z">
            <w:r w:rsidR="0016602C" w:rsidRPr="00E51E70">
              <w:rPr>
                <w:color w:val="000000"/>
              </w:rPr>
              <w:delText>A</w:delText>
            </w:r>
          </w:del>
          <w:ins w:id="3080" w:author="Author" w:date="2026-09-30T13:42:00Z">
            <w:r>
              <w:t>a</w:t>
            </w:r>
          </w:ins>
          <w:r w:rsidRPr="000C0F2E">
            <w:rPr>
              <w:rPrChange w:id="3081" w:author="Author" w:date="2026-09-30T13:42:00Z">
                <w:rPr>
                  <w:color w:val="000000"/>
                </w:rPr>
              </w:rPrChange>
            </w:rPr>
            <w:t xml:space="preserve"> modula</w:t>
          </w:r>
          <w:r w:rsidRPr="000C0F2E">
            <w:rPr>
              <w:rPrChange w:id="3082" w:author="Author" w:date="2026-09-30T13:42:00Z">
                <w:rPr>
                  <w:color w:val="000000"/>
                </w:rPr>
              </w:rPrChange>
            </w:rPr>
            <w:t xml:space="preserve">r framework for integrated planning and policy guidance, Energy </w:t>
          </w:r>
          <w:del w:id="3083" w:author="Author" w:date="2026-09-30T13:42:00Z">
            <w:r w:rsidR="0016602C" w:rsidRPr="00E51E70">
              <w:rPr>
                <w:color w:val="000000"/>
              </w:rPr>
              <w:delText xml:space="preserve">Reports </w:delText>
            </w:r>
          </w:del>
          <w:ins w:id="3084" w:author="Author" w:date="2026-09-30T13:42:00Z">
            <w:r>
              <w:t>Rep. </w:t>
            </w:r>
          </w:ins>
          <w:r w:rsidRPr="000C0F2E">
            <w:rPr>
              <w:rPrChange w:id="3085" w:author="Author" w:date="2026-09-30T13:42:00Z">
                <w:rPr>
                  <w:color w:val="000000"/>
                </w:rPr>
              </w:rPrChange>
            </w:rPr>
            <w:t xml:space="preserve">14 (2025) 4492–4507. </w:t>
          </w:r>
          <w:del w:id="3086" w:author="Author" w:date="2026-09-30T13:42:00Z">
            <w:r w:rsidR="0016602C" w:rsidRPr="00E51E70">
              <w:rPr>
                <w:color w:val="000000"/>
              </w:rPr>
              <w:delText>https://doi.org/</w:delText>
            </w:r>
          </w:del>
          <w:r w:rsidRPr="000C0F2E">
            <w:rPr>
              <w:rPrChange w:id="3087" w:author="Author" w:date="2026-09-30T13:42:00Z">
                <w:rPr>
                  <w:color w:val="000000"/>
                </w:rPr>
              </w:rPrChange>
            </w:rPr>
            <w:t>https://doi.org/10.1016/j.egyr.2025.11.021.</w:t>
          </w:r>
        </w:p>
        <w:p w14:paraId="3670F0B1" w14:textId="5C046036" w:rsidR="00A61990" w:rsidRPr="000C0F2E" w:rsidRDefault="000C0F2E" w:rsidP="000C0F2E">
          <w:pPr>
            <w:pStyle w:val="BodyText"/>
            <w:divId w:val="1797143111"/>
            <w:rPr>
              <w:rPrChange w:id="3088" w:author="Author" w:date="2026-09-30T13:42:00Z">
                <w:rPr>
                  <w:color w:val="000000"/>
                </w:rPr>
              </w:rPrChange>
            </w:rPr>
            <w:pPrChange w:id="3089" w:author="Author" w:date="2026-09-30T13:42:00Z">
              <w:pPr>
                <w:autoSpaceDE w:val="0"/>
                <w:autoSpaceDN w:val="0"/>
                <w:ind w:left="640" w:hanging="640"/>
                <w:divId w:val="1797143111"/>
              </w:pPr>
            </w:pPrChange>
          </w:pPr>
          <w:r w:rsidRPr="000C0F2E">
            <w:rPr>
              <w:rPrChange w:id="3090" w:author="Author" w:date="2026-09-30T13:42:00Z">
                <w:rPr>
                  <w:color w:val="000000"/>
                </w:rPr>
              </w:rPrChange>
            </w:rPr>
            <w:t>[</w:t>
          </w:r>
          <w:del w:id="3091" w:author="Author" w:date="2026-09-30T13:42:00Z">
            <w:r w:rsidR="0016602C" w:rsidRPr="00E51E70">
              <w:rPr>
                <w:color w:val="000000"/>
              </w:rPr>
              <w:delText>26]</w:delText>
            </w:r>
            <w:r w:rsidR="0016602C" w:rsidRPr="00E51E70">
              <w:rPr>
                <w:color w:val="000000"/>
              </w:rPr>
              <w:tab/>
            </w:r>
          </w:del>
          <w:ins w:id="3092" w:author="Author" w:date="2026-09-30T13:42:00Z">
            <w:r>
              <w:t xml:space="preserve">35] </w:t>
            </w:r>
          </w:ins>
          <w:r w:rsidRPr="000C0F2E">
            <w:rPr>
              <w:rPrChange w:id="3093" w:author="Author" w:date="2026-09-30T13:42:00Z">
                <w:rPr>
                  <w:color w:val="000000"/>
                </w:rPr>
              </w:rPrChange>
            </w:rPr>
            <w:t>C. Hachem-Vermette, K. Singh, Role of neighbourhood spatial and energy design in reducing energy vulnerability during</w:t>
          </w:r>
          <w:r w:rsidRPr="000C0F2E">
            <w:rPr>
              <w:rPrChange w:id="3094" w:author="Author" w:date="2026-09-30T13:42:00Z">
                <w:rPr>
                  <w:color w:val="000000"/>
                </w:rPr>
              </w:rPrChange>
            </w:rPr>
            <w:t xml:space="preserve"> power disruption, </w:t>
          </w:r>
          <w:del w:id="3095" w:author="Author" w:date="2026-09-30T13:42:00Z">
            <w:r w:rsidR="0016602C" w:rsidRPr="00E51E70">
              <w:rPr>
                <w:color w:val="000000"/>
              </w:rPr>
              <w:delText>Renewable and Sustainable</w:delText>
            </w:r>
          </w:del>
          <w:ins w:id="3096" w:author="Author" w:date="2026-09-30T13:42:00Z">
            <w:r>
              <w:t>Renew. Sustain.</w:t>
            </w:r>
          </w:ins>
          <w:r w:rsidRPr="000C0F2E">
            <w:rPr>
              <w:rPrChange w:id="3097" w:author="Author" w:date="2026-09-30T13:42:00Z">
                <w:rPr>
                  <w:color w:val="000000"/>
                </w:rPr>
              </w:rPrChange>
            </w:rPr>
            <w:t xml:space="preserve"> Energy </w:t>
          </w:r>
          <w:del w:id="3098" w:author="Author" w:date="2026-09-30T13:42:00Z">
            <w:r w:rsidR="0016602C" w:rsidRPr="00E51E70">
              <w:rPr>
                <w:color w:val="000000"/>
              </w:rPr>
              <w:delText xml:space="preserve">Reviews </w:delText>
            </w:r>
          </w:del>
          <w:ins w:id="3099" w:author="Author" w:date="2026-09-30T13:42:00Z">
            <w:r>
              <w:t>Rev. </w:t>
            </w:r>
          </w:ins>
          <w:r w:rsidRPr="000C0F2E">
            <w:rPr>
              <w:rPrChange w:id="3100" w:author="Author" w:date="2026-09-30T13:42:00Z">
                <w:rPr>
                  <w:color w:val="000000"/>
                </w:rPr>
              </w:rPrChange>
            </w:rPr>
            <w:t xml:space="preserve">183 (2023) 113519. </w:t>
          </w:r>
          <w:del w:id="3101" w:author="Author" w:date="2026-09-30T13:42:00Z">
            <w:r w:rsidR="0016602C" w:rsidRPr="00E51E70">
              <w:rPr>
                <w:color w:val="000000"/>
              </w:rPr>
              <w:delText>https://doi.org/</w:delText>
            </w:r>
          </w:del>
          <w:r w:rsidRPr="000C0F2E">
            <w:rPr>
              <w:rPrChange w:id="3102" w:author="Author" w:date="2026-09-30T13:42:00Z">
                <w:rPr>
                  <w:color w:val="000000"/>
                </w:rPr>
              </w:rPrChange>
            </w:rPr>
            <w:t>https://doi.org/10.1016/j.rser.2023.113519.</w:t>
          </w:r>
        </w:p>
        <w:p w14:paraId="25CE8B7F" w14:textId="510A83A2" w:rsidR="00A61990" w:rsidRPr="000C0F2E" w:rsidRDefault="000C0F2E" w:rsidP="000C0F2E">
          <w:pPr>
            <w:pStyle w:val="BodyText"/>
            <w:divId w:val="811288296"/>
            <w:rPr>
              <w:rPrChange w:id="3103" w:author="Author" w:date="2026-09-30T13:42:00Z">
                <w:rPr>
                  <w:color w:val="000000"/>
                </w:rPr>
              </w:rPrChange>
            </w:rPr>
            <w:pPrChange w:id="3104" w:author="Author" w:date="2026-09-30T13:42:00Z">
              <w:pPr>
                <w:autoSpaceDE w:val="0"/>
                <w:autoSpaceDN w:val="0"/>
                <w:ind w:left="640" w:hanging="640"/>
                <w:divId w:val="811288296"/>
              </w:pPr>
            </w:pPrChange>
          </w:pPr>
          <w:r w:rsidRPr="000C0F2E">
            <w:rPr>
              <w:rPrChange w:id="3105" w:author="Author" w:date="2026-09-30T13:42:00Z">
                <w:rPr>
                  <w:color w:val="000000"/>
                </w:rPr>
              </w:rPrChange>
            </w:rPr>
            <w:t>[</w:t>
          </w:r>
          <w:del w:id="3106" w:author="Author" w:date="2026-09-30T13:42:00Z">
            <w:r w:rsidR="0016602C" w:rsidRPr="00E51E70">
              <w:rPr>
                <w:color w:val="000000"/>
              </w:rPr>
              <w:delText>27]</w:delText>
            </w:r>
            <w:r w:rsidR="0016602C" w:rsidRPr="00E51E70">
              <w:rPr>
                <w:color w:val="000000"/>
              </w:rPr>
              <w:tab/>
            </w:r>
          </w:del>
          <w:ins w:id="3107" w:author="Author" w:date="2026-09-30T13:42:00Z">
            <w:r>
              <w:t xml:space="preserve">36] </w:t>
            </w:r>
          </w:ins>
          <w:r w:rsidRPr="000C0F2E">
            <w:rPr>
              <w:rPrChange w:id="3108" w:author="Author" w:date="2026-09-30T13:42:00Z">
                <w:rPr>
                  <w:color w:val="000000"/>
                </w:rPr>
              </w:rPrChange>
            </w:rPr>
            <w:t xml:space="preserve">U.S. Department of Energy, </w:t>
          </w:r>
          <w:del w:id="3109" w:author="Author" w:date="2026-09-30T13:42:00Z">
            <w:r w:rsidR="0016602C" w:rsidRPr="00E51E70">
              <w:rPr>
                <w:color w:val="000000"/>
              </w:rPr>
              <w:delText>Commercial Reference Buildings. 16 common</w:delText>
            </w:r>
          </w:del>
          <w:ins w:id="3110" w:author="Author" w:date="2026-09-30T13:42:00Z">
            <w:r>
              <w:t>Prototype</w:t>
            </w:r>
          </w:ins>
          <w:r w:rsidRPr="000C0F2E">
            <w:rPr>
              <w:rPrChange w:id="3111" w:author="Author" w:date="2026-09-30T13:42:00Z">
                <w:rPr>
                  <w:color w:val="000000"/>
                </w:rPr>
              </w:rPrChange>
            </w:rPr>
            <w:t xml:space="preserve"> building </w:t>
          </w:r>
          <w:del w:id="3112" w:author="Author" w:date="2026-09-30T13:42:00Z">
            <w:r w:rsidR="0016602C" w:rsidRPr="00E51E70">
              <w:rPr>
                <w:color w:val="000000"/>
              </w:rPr>
              <w:delText>types. Developed to comply with</w:delText>
            </w:r>
          </w:del>
          <w:ins w:id="3113" w:author="Author" w:date="2026-09-30T13:42:00Z">
            <w:r>
              <w:t>models (commercial,</w:t>
            </w:r>
          </w:ins>
          <w:r w:rsidRPr="000C0F2E">
            <w:rPr>
              <w:rPrChange w:id="3114" w:author="Author" w:date="2026-09-30T13:42:00Z">
                <w:rPr>
                  <w:color w:val="000000"/>
                </w:rPr>
              </w:rPrChange>
            </w:rPr>
            <w:t xml:space="preserve"> ASHRAE Standard 90.1</w:t>
          </w:r>
          <w:del w:id="3115" w:author="Author" w:date="2026-09-30T13:42:00Z">
            <w:r w:rsidR="0016602C" w:rsidRPr="00E51E70">
              <w:rPr>
                <w:color w:val="000000"/>
              </w:rPr>
              <w:delText xml:space="preserve"> (2004, 2010, 2013, 2016, 2019), 2022.</w:delText>
            </w:r>
          </w:del>
          <w:ins w:id="3116" w:author="Author" w:date="2026-09-30T13:42:00Z">
            <w:r>
              <w:t>): Midrise Apartment, Pacific Northwest National Labora</w:t>
            </w:r>
            <w:r>
              <w:t>tory.</w:t>
            </w:r>
          </w:ins>
          <w:r w:rsidRPr="000C0F2E">
            <w:rPr>
              <w:rPrChange w:id="3117" w:author="Author" w:date="2026-09-30T13:42:00Z">
                <w:rPr>
                  <w:color w:val="000000"/>
                </w:rPr>
              </w:rPrChange>
            </w:rPr>
            <w:t xml:space="preserve"> https://www.</w:t>
          </w:r>
          <w:del w:id="3118" w:author="Author" w:date="2026-09-30T13:42:00Z">
            <w:r w:rsidR="0016602C" w:rsidRPr="00E51E70">
              <w:rPr>
                <w:color w:val="000000"/>
              </w:rPr>
              <w:delText>energy</w:delText>
            </w:r>
          </w:del>
          <w:ins w:id="3119" w:author="Author" w:date="2026-09-30T13:42:00Z">
            <w:r>
              <w:t>energycodes</w:t>
            </w:r>
          </w:ins>
          <w:r w:rsidRPr="000C0F2E">
            <w:rPr>
              <w:rPrChange w:id="3120" w:author="Author" w:date="2026-09-30T13:42:00Z">
                <w:rPr>
                  <w:color w:val="000000"/>
                </w:rPr>
              </w:rPrChange>
            </w:rPr>
            <w:t>.gov/</w:t>
          </w:r>
          <w:del w:id="3121" w:author="Author" w:date="2026-09-30T13:42:00Z">
            <w:r w:rsidR="0016602C" w:rsidRPr="00E51E70">
              <w:rPr>
                <w:color w:val="000000"/>
              </w:rPr>
              <w:delText>eere/buildings/commercial-reference-buildings</w:delText>
            </w:r>
          </w:del>
          <w:ins w:id="3122" w:author="Author" w:date="2026-09-30T13:42:00Z">
            <w:r>
              <w:t>prototype-building-models</w:t>
            </w:r>
          </w:ins>
          <w:r w:rsidRPr="000C0F2E">
            <w:rPr>
              <w:rPrChange w:id="3123" w:author="Author" w:date="2026-09-30T13:42:00Z">
                <w:rPr>
                  <w:color w:val="000000"/>
                </w:rPr>
              </w:rPrChange>
            </w:rPr>
            <w:t xml:space="preserve"> (accessed February 15, 2026).</w:t>
          </w:r>
        </w:p>
        <w:p w14:paraId="7FCA4EC4" w14:textId="1B68BF56" w:rsidR="00A61990" w:rsidRPr="000C0F2E" w:rsidRDefault="000C0F2E" w:rsidP="000C0F2E">
          <w:pPr>
            <w:pStyle w:val="BodyText"/>
            <w:divId w:val="1247694404"/>
            <w:rPr>
              <w:rPrChange w:id="3124" w:author="Author" w:date="2026-09-30T13:42:00Z">
                <w:rPr>
                  <w:color w:val="000000"/>
                </w:rPr>
              </w:rPrChange>
            </w:rPr>
            <w:pPrChange w:id="3125" w:author="Author" w:date="2026-09-30T13:42:00Z">
              <w:pPr>
                <w:autoSpaceDE w:val="0"/>
                <w:autoSpaceDN w:val="0"/>
                <w:ind w:left="640" w:hanging="640"/>
                <w:divId w:val="1247694404"/>
              </w:pPr>
            </w:pPrChange>
          </w:pPr>
          <w:r w:rsidRPr="000C0F2E">
            <w:rPr>
              <w:rPrChange w:id="3126" w:author="Author" w:date="2026-09-30T13:42:00Z">
                <w:rPr>
                  <w:color w:val="000000"/>
                </w:rPr>
              </w:rPrChange>
            </w:rPr>
            <w:t>[</w:t>
          </w:r>
          <w:del w:id="3127" w:author="Author" w:date="2026-09-30T13:42:00Z">
            <w:r w:rsidR="0016602C" w:rsidRPr="00E51E70">
              <w:rPr>
                <w:color w:val="000000"/>
              </w:rPr>
              <w:delText>28]</w:delText>
            </w:r>
            <w:r w:rsidR="0016602C" w:rsidRPr="00E51E70">
              <w:rPr>
                <w:color w:val="000000"/>
              </w:rPr>
              <w:tab/>
            </w:r>
          </w:del>
          <w:ins w:id="3128" w:author="Author" w:date="2026-09-30T13:42:00Z">
            <w:r>
              <w:t xml:space="preserve">37] </w:t>
            </w:r>
          </w:ins>
          <w:r w:rsidRPr="000C0F2E">
            <w:rPr>
              <w:rPrChange w:id="3129" w:author="Author" w:date="2026-09-30T13:42:00Z">
                <w:rPr>
                  <w:color w:val="000000"/>
                </w:rPr>
              </w:rPrChange>
            </w:rPr>
            <w:t>National Renewable Energy Laboratory, OpenStudio Standards Gem, 2025. https://github.com/NREL/openstudio-standards (accessed February 15, 2026).</w:t>
          </w:r>
        </w:p>
        <w:p w14:paraId="32060EBE" w14:textId="77777777" w:rsidR="002C71C0" w:rsidRPr="00E51E70" w:rsidRDefault="0016602C" w:rsidP="002C71C0">
          <w:pPr>
            <w:rPr>
              <w:del w:id="3130" w:author="Author" w:date="2026-09-30T13:42:00Z"/>
            </w:rPr>
          </w:pPr>
          <w:bookmarkStart w:id="3131" w:name="appendices"/>
          <w:bookmarkEnd w:id="2726"/>
          <w:del w:id="3132" w:author="Author" w:date="2026-09-30T13:42:00Z">
            <w:r w:rsidRPr="00E51E70">
              <w:rPr>
                <w:color w:val="000000"/>
              </w:rPr>
              <w:delText> </w:delText>
            </w:r>
          </w:del>
        </w:p>
        <w:customXmlDelRangeStart w:id="3133" w:author="Author" w:date="2026-09-30T13:42:00Z"/>
      </w:sdtContent>
    </w:sdt>
    <w:customXmlDelRangeEnd w:id="3133"/>
    <w:p w14:paraId="0F3CA7EC" w14:textId="2D704CD7" w:rsidR="00A61990" w:rsidRDefault="000C0F2E" w:rsidP="000C0F2E">
      <w:pPr>
        <w:pStyle w:val="Heading1"/>
        <w:pPrChange w:id="3134" w:author="Author" w:date="2026-09-30T13:42:00Z">
          <w:pPr>
            <w:pStyle w:val="Heading3"/>
          </w:pPr>
        </w:pPrChange>
      </w:pPr>
      <w:r>
        <w:t>Appendices</w:t>
      </w:r>
    </w:p>
    <w:p w14:paraId="2502BFCF" w14:textId="77777777" w:rsidR="00A61990" w:rsidRPr="000C0F2E" w:rsidRDefault="000C0F2E" w:rsidP="000C0F2E">
      <w:pPr>
        <w:pStyle w:val="Heading2"/>
        <w:rPr>
          <w:rPrChange w:id="3135" w:author="Author" w:date="2026-09-30T13:42:00Z">
            <w:rPr>
              <w:b/>
            </w:rPr>
          </w:rPrChange>
        </w:rPr>
        <w:pPrChange w:id="3136" w:author="Author" w:date="2026-09-30T13:42:00Z">
          <w:pPr/>
        </w:pPrChange>
      </w:pPr>
      <w:bookmarkStart w:id="3137" w:name="appendix-a.-projection"/>
      <w:r w:rsidRPr="000C0F2E">
        <w:rPr>
          <w:rPrChange w:id="3138" w:author="Author" w:date="2026-09-30T13:42:00Z">
            <w:rPr>
              <w:b/>
            </w:rPr>
          </w:rPrChange>
        </w:rPr>
        <w:t>Appendix A</w:t>
      </w:r>
      <w:ins w:id="3139" w:author="Author" w:date="2026-09-30T13:42:00Z">
        <w:r>
          <w:t>. Projection</w:t>
        </w:r>
      </w:ins>
    </w:p>
    <w:p w14:paraId="4840A853" w14:textId="77777777" w:rsidR="001E711F" w:rsidRPr="00E51E70" w:rsidRDefault="00E727C0">
      <w:pPr>
        <w:spacing w:before="240"/>
        <w:rPr>
          <w:del w:id="3140" w:author="Author" w:date="2026-09-30T13:42:00Z"/>
        </w:rPr>
      </w:pPr>
      <w:del w:id="3141" w:author="Author" w:date="2026-09-30T13:42:00Z">
        <w:r w:rsidRPr="00E51E70">
          <w:rPr>
            <w:noProof/>
          </w:rPr>
          <w:drawing>
            <wp:inline distT="114300" distB="114300" distL="114300" distR="114300" wp14:anchorId="75B6F9B2" wp14:editId="079625C4">
              <wp:extent cx="5731200" cy="44577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731200" cy="4457700"/>
                      </a:xfrm>
                      <a:prstGeom prst="rect">
                        <a:avLst/>
                      </a:prstGeom>
                      <a:ln/>
                    </pic:spPr>
                  </pic:pic>
                </a:graphicData>
              </a:graphic>
            </wp:inline>
          </w:drawing>
        </w:r>
      </w:del>
    </w:p>
    <w:p w14:paraId="73865848" w14:textId="77777777" w:rsidR="001E711F" w:rsidRPr="00E51E70" w:rsidRDefault="00E727C0">
      <w:pPr>
        <w:spacing w:after="240"/>
        <w:jc w:val="center"/>
        <w:rPr>
          <w:del w:id="3142" w:author="Author" w:date="2026-09-30T13:42:00Z"/>
        </w:rPr>
      </w:pPr>
      <w:del w:id="3143" w:author="Author" w:date="2026-09-30T13:42:00Z">
        <w:r w:rsidRPr="00E51E70">
          <w:rPr>
            <w:b/>
            <w:bCs/>
          </w:rPr>
          <w:delText>Figure A1.</w:delText>
        </w:r>
        <w:r w:rsidRPr="00E51E70">
          <w:delText xml:space="preserve"> Distributional Accuracy: 2021 Census vs. Model Hindcast (24 Variables)</w:delText>
        </w:r>
      </w:del>
    </w:p>
    <w:p w14:paraId="03F5C416" w14:textId="77777777" w:rsidR="001E711F" w:rsidRPr="00E51E70" w:rsidRDefault="00E727C0">
      <w:pPr>
        <w:spacing w:before="240"/>
        <w:rPr>
          <w:del w:id="3144" w:author="Author" w:date="2026-09-30T13:42:00Z"/>
        </w:rPr>
      </w:pPr>
      <w:del w:id="3145" w:author="Author" w:date="2026-09-30T13:42:00Z">
        <w:r w:rsidRPr="00E51E70">
          <w:rPr>
            <w:noProof/>
          </w:rPr>
          <w:drawing>
            <wp:inline distT="114300" distB="114300" distL="114300" distR="114300" wp14:anchorId="26338CAC" wp14:editId="22A86C5E">
              <wp:extent cx="5731200" cy="27178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b="5126"/>
                      <a:stretch>
                        <a:fillRect/>
                      </a:stretch>
                    </pic:blipFill>
                    <pic:spPr>
                      <a:xfrm>
                        <a:off x="0" y="0"/>
                        <a:ext cx="5731200" cy="2717800"/>
                      </a:xfrm>
                      <a:prstGeom prst="rect">
                        <a:avLst/>
                      </a:prstGeom>
                      <a:ln/>
                    </pic:spPr>
                  </pic:pic>
                </a:graphicData>
              </a:graphic>
            </wp:inline>
          </w:drawing>
        </w:r>
      </w:del>
    </w:p>
    <w:p w14:paraId="06703246" w14:textId="77777777" w:rsidR="001E711F" w:rsidRPr="00E51E70" w:rsidRDefault="00E727C0" w:rsidP="001B56E4">
      <w:pPr>
        <w:spacing w:after="240"/>
        <w:jc w:val="center"/>
        <w:rPr>
          <w:del w:id="3146" w:author="Author" w:date="2026-09-30T13:42:00Z"/>
        </w:rPr>
      </w:pPr>
      <w:del w:id="3147" w:author="Author" w:date="2026-09-30T13:42:00Z">
        <w:r w:rsidRPr="00E51E70">
          <w:rPr>
            <w:b/>
            <w:bCs/>
          </w:rPr>
          <w:delText>Figure A2.</w:delText>
        </w:r>
        <w:r w:rsidRPr="00E51E70">
          <w:delText xml:space="preserve"> Dwelling Type Distribution: Historical Baseline vs. 2025 Refined Forecast</w:delText>
        </w:r>
      </w:del>
    </w:p>
    <w:p w14:paraId="19455656" w14:textId="77777777" w:rsidR="001E711F" w:rsidRPr="00E51E70" w:rsidRDefault="00E727C0">
      <w:pPr>
        <w:rPr>
          <w:del w:id="3148" w:author="Author" w:date="2026-09-30T13:42:00Z"/>
        </w:rPr>
      </w:pPr>
      <w:del w:id="3149" w:author="Author" w:date="2026-09-30T13:42:00Z">
        <w:r w:rsidRPr="00E51E70">
          <w:rPr>
            <w:b/>
            <w:bCs/>
          </w:rPr>
          <w:delText>Appendix B</w:delText>
        </w:r>
      </w:del>
    </w:p>
    <w:p w14:paraId="140DEFD8" w14:textId="77777777" w:rsidR="001E711F" w:rsidRPr="00E51E70" w:rsidRDefault="00E727C0">
      <w:pPr>
        <w:spacing w:before="240" w:after="240"/>
        <w:jc w:val="center"/>
        <w:rPr>
          <w:del w:id="3150" w:author="Author" w:date="2026-09-30T13:42:00Z"/>
        </w:rPr>
      </w:pPr>
      <w:del w:id="3151" w:author="Author" w:date="2026-09-30T13:42:00Z">
        <w:r w:rsidRPr="00E51E70">
          <w:rPr>
            <w:b/>
            <w:bCs/>
          </w:rPr>
          <w:delText xml:space="preserve">Table B1. </w:delText>
        </w:r>
        <w:r w:rsidRPr="00E51E70">
          <w:delText>Standardized Categories between four GSS datasets (2005/10/15/25)</w:delText>
        </w:r>
      </w:del>
    </w:p>
    <w:p w14:paraId="75852F14" w14:textId="77777777" w:rsidR="00A61990" w:rsidRDefault="000C0F2E">
      <w:pPr>
        <w:pStyle w:val="FirstParagraph"/>
        <w:rPr>
          <w:ins w:id="3152" w:author="Author" w:date="2026-09-30T13:42:00Z"/>
        </w:rPr>
      </w:pPr>
      <w:ins w:id="3153" w:author="Author" w:date="2026-09-30T13:42:00Z">
        <w:r>
          <w:t>Figure A1 shows the hindcast distances of Table 9 per variable and method; Table A1 gives the hindcast for each setting of K, decay and latent size, and Table A2 the change of the 2025 cohort when K, the decay or the seed is changed.</w:t>
        </w:r>
      </w:ins>
    </w:p>
    <w:p w14:paraId="116C0C07" w14:textId="77777777" w:rsidR="00A61990" w:rsidRDefault="000C0F2E">
      <w:pPr>
        <w:pStyle w:val="BodyText"/>
        <w:keepNext/>
        <w:jc w:val="center"/>
        <w:rPr>
          <w:ins w:id="3154" w:author="Author" w:date="2026-09-30T13:42:00Z"/>
        </w:rPr>
      </w:pPr>
      <w:ins w:id="3155" w:author="Author" w:date="2026-09-30T13:42:00Z">
        <w:r>
          <w:rPr>
            <w:noProof/>
          </w:rPr>
          <w:drawing>
            <wp:inline distT="0" distB="0" distL="0" distR="0" wp14:anchorId="26215B70" wp14:editId="68BDAD7A">
              <wp:extent cx="5334000" cy="6045199"/>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figures/FigA1_hindcast_R1.png"/>
                      <pic:cNvPicPr>
                        <a:picLocks noChangeAspect="1" noChangeArrowheads="1"/>
                      </pic:cNvPicPr>
                    </pic:nvPicPr>
                    <pic:blipFill>
                      <a:blip r:embed="rId35"/>
                      <a:stretch>
                        <a:fillRect/>
                      </a:stretch>
                    </pic:blipFill>
                    <pic:spPr bwMode="auto">
                      <a:xfrm>
                        <a:off x="0" y="0"/>
                        <a:ext cx="5334000" cy="6045199"/>
                      </a:xfrm>
                      <a:prstGeom prst="rect">
                        <a:avLst/>
                      </a:prstGeom>
                      <a:noFill/>
                      <a:ln w="9525">
                        <a:noFill/>
                        <a:headEnd/>
                        <a:tailEnd/>
                      </a:ln>
                    </pic:spPr>
                  </pic:pic>
                </a:graphicData>
              </a:graphic>
            </wp:inline>
          </w:drawing>
        </w:r>
      </w:ins>
    </w:p>
    <w:p w14:paraId="79162276" w14:textId="77777777" w:rsidR="00A61990" w:rsidRDefault="000C0F2E">
      <w:pPr>
        <w:pStyle w:val="BodyText"/>
        <w:rPr>
          <w:ins w:id="3156" w:author="Author" w:date="2026-09-30T13:42:00Z"/>
        </w:rPr>
      </w:pPr>
      <w:ins w:id="3157" w:author="Author" w:date="2026-09-30T13:42:00Z">
        <w:r>
          <w:t>Figure A1. Distance of each projection method to the held-out 2021 Census, per variable (log scale). CBVM: mean over five seeds with the minimum–maximum range; B2: mean over five seeds.</w:t>
        </w:r>
      </w:ins>
    </w:p>
    <w:p w14:paraId="6134F25D" w14:textId="77777777" w:rsidR="00A61990" w:rsidRDefault="000C0F2E">
      <w:pPr>
        <w:pStyle w:val="BodyText"/>
        <w:rPr>
          <w:ins w:id="3158" w:author="Author" w:date="2026-09-30T13:42:00Z"/>
        </w:rPr>
      </w:pPr>
      <w:ins w:id="3159" w:author="Author" w:date="2026-09-30T13:42:00Z">
        <w:r>
          <w:t>Table A1. Hindcast sensitivity: mean distance to the 2021 Census ov</w:t>
        </w:r>
        <w:r>
          <w:t>er the 24 variables, and number of variables on which CBVM is closer than carry-forward (B0), per setting.</w:t>
        </w:r>
      </w:ins>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270"/>
        <w:gridCol w:w="2058"/>
        <w:gridCol w:w="6702"/>
      </w:tblGrid>
      <w:tr w:rsidR="001E711F" w:rsidRPr="00E51E70" w14:paraId="2DF401DD" w14:textId="77777777">
        <w:trPr>
          <w:del w:id="3160" w:author="Author" w:date="2026-09-30T13:42: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252095F" w14:textId="77777777" w:rsidR="001E711F" w:rsidRPr="00E51E70" w:rsidRDefault="00E727C0">
            <w:pPr>
              <w:spacing w:line="360" w:lineRule="auto"/>
              <w:jc w:val="center"/>
              <w:rPr>
                <w:del w:id="3161" w:author="Author" w:date="2026-09-30T13:42:00Z"/>
                <w:b/>
                <w:bCs/>
                <w:sz w:val="14"/>
                <w:szCs w:val="14"/>
              </w:rPr>
            </w:pPr>
            <w:del w:id="3162" w:author="Author" w:date="2026-09-30T13:42:00Z">
              <w:r w:rsidRPr="00E51E70">
                <w:rPr>
                  <w:b/>
                  <w:bCs/>
                  <w:sz w:val="14"/>
                  <w:szCs w:val="14"/>
                </w:rPr>
                <w:delText>#</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103E5655" w14:textId="77777777" w:rsidR="001E711F" w:rsidRPr="00E51E70" w:rsidRDefault="00E727C0">
            <w:pPr>
              <w:spacing w:line="360" w:lineRule="auto"/>
              <w:rPr>
                <w:del w:id="3163" w:author="Author" w:date="2026-09-30T13:42:00Z"/>
                <w:b/>
                <w:bCs/>
                <w:sz w:val="14"/>
                <w:szCs w:val="14"/>
              </w:rPr>
            </w:pPr>
            <w:del w:id="3164" w:author="Author" w:date="2026-09-30T13:42:00Z">
              <w:r w:rsidRPr="00E51E70">
                <w:rPr>
                  <w:b/>
                  <w:bCs/>
                  <w:sz w:val="14"/>
                  <w:szCs w:val="14"/>
                </w:rPr>
                <w:delText>Category Name</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282C608" w14:textId="77777777" w:rsidR="001E711F" w:rsidRPr="00E51E70" w:rsidRDefault="00E727C0">
            <w:pPr>
              <w:spacing w:line="360" w:lineRule="auto"/>
              <w:rPr>
                <w:del w:id="3165" w:author="Author" w:date="2026-09-30T13:42:00Z"/>
                <w:b/>
                <w:bCs/>
                <w:sz w:val="14"/>
                <w:szCs w:val="14"/>
              </w:rPr>
            </w:pPr>
            <w:del w:id="3166" w:author="Author" w:date="2026-09-30T13:42:00Z">
              <w:r w:rsidRPr="00E51E70">
                <w:rPr>
                  <w:b/>
                  <w:bCs/>
                  <w:sz w:val="14"/>
                  <w:szCs w:val="14"/>
                </w:rPr>
                <w:delText>Description</w:delText>
              </w:r>
            </w:del>
          </w:p>
        </w:tc>
      </w:tr>
      <w:tr w:rsidR="001E711F" w:rsidRPr="00E51E70" w14:paraId="6376C9AF" w14:textId="77777777">
        <w:trPr>
          <w:del w:id="3167" w:author="Author" w:date="2026-09-30T13:42: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4F856C7" w14:textId="77777777" w:rsidR="001E711F" w:rsidRPr="00E51E70" w:rsidRDefault="00E727C0">
            <w:pPr>
              <w:spacing w:line="360" w:lineRule="auto"/>
              <w:jc w:val="center"/>
              <w:rPr>
                <w:del w:id="3168" w:author="Author" w:date="2026-09-30T13:42:00Z"/>
                <w:sz w:val="14"/>
                <w:szCs w:val="14"/>
              </w:rPr>
            </w:pPr>
            <w:del w:id="3169" w:author="Author" w:date="2026-09-30T13:42:00Z">
              <w:r w:rsidRPr="00E51E70">
                <w:rPr>
                  <w:sz w:val="14"/>
                  <w:szCs w:val="14"/>
                </w:rPr>
                <w:delText>1</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625BB74" w14:textId="77777777" w:rsidR="001E711F" w:rsidRPr="00E51E70" w:rsidRDefault="00E727C0">
            <w:pPr>
              <w:spacing w:line="360" w:lineRule="auto"/>
              <w:rPr>
                <w:del w:id="3170" w:author="Author" w:date="2026-09-30T13:42:00Z"/>
                <w:sz w:val="14"/>
                <w:szCs w:val="14"/>
              </w:rPr>
            </w:pPr>
            <w:del w:id="3171" w:author="Author" w:date="2026-09-30T13:42:00Z">
              <w:r w:rsidRPr="00E51E70">
                <w:rPr>
                  <w:sz w:val="14"/>
                  <w:szCs w:val="14"/>
                </w:rPr>
                <w:delText>Work &amp; Related</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0951C98" w14:textId="77777777" w:rsidR="001E711F" w:rsidRPr="00E51E70" w:rsidRDefault="00E727C0">
            <w:pPr>
              <w:spacing w:line="360" w:lineRule="auto"/>
              <w:rPr>
                <w:del w:id="3172" w:author="Author" w:date="2026-09-30T13:42:00Z"/>
                <w:sz w:val="14"/>
                <w:szCs w:val="14"/>
              </w:rPr>
            </w:pPr>
            <w:del w:id="3173" w:author="Author" w:date="2026-09-30T13:42:00Z">
              <w:r w:rsidRPr="00E51E70">
                <w:rPr>
                  <w:sz w:val="14"/>
                  <w:szCs w:val="14"/>
                </w:rPr>
                <w:delText>Paid/unpaid work, job searching, overtime, and work-related breaks or idle time (excluding travel).</w:delText>
              </w:r>
            </w:del>
          </w:p>
        </w:tc>
      </w:tr>
      <w:tr w:rsidR="001E711F" w:rsidRPr="00E51E70" w14:paraId="07ECE558" w14:textId="77777777">
        <w:trPr>
          <w:del w:id="3174" w:author="Author" w:date="2026-09-30T13:42: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5F242FF0" w14:textId="77777777" w:rsidR="001E711F" w:rsidRPr="00E51E70" w:rsidRDefault="00E727C0">
            <w:pPr>
              <w:spacing w:line="360" w:lineRule="auto"/>
              <w:jc w:val="center"/>
              <w:rPr>
                <w:del w:id="3175" w:author="Author" w:date="2026-09-30T13:42:00Z"/>
                <w:sz w:val="14"/>
                <w:szCs w:val="14"/>
              </w:rPr>
            </w:pPr>
            <w:del w:id="3176" w:author="Author" w:date="2026-09-30T13:42:00Z">
              <w:r w:rsidRPr="00E51E70">
                <w:rPr>
                  <w:sz w:val="14"/>
                  <w:szCs w:val="14"/>
                </w:rPr>
                <w:delText>2</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0A500393" w14:textId="77777777" w:rsidR="001E711F" w:rsidRPr="00E51E70" w:rsidRDefault="00E727C0">
            <w:pPr>
              <w:spacing w:line="360" w:lineRule="auto"/>
              <w:rPr>
                <w:del w:id="3177" w:author="Author" w:date="2026-09-30T13:42:00Z"/>
                <w:sz w:val="14"/>
                <w:szCs w:val="14"/>
              </w:rPr>
            </w:pPr>
            <w:del w:id="3178" w:author="Author" w:date="2026-09-30T13:42:00Z">
              <w:r w:rsidRPr="00E51E70">
                <w:rPr>
                  <w:sz w:val="14"/>
                  <w:szCs w:val="14"/>
                </w:rPr>
                <w:delText>Household Work &amp; Maintenance</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3AA5DBC5" w14:textId="77777777" w:rsidR="001E711F" w:rsidRPr="00E51E70" w:rsidRDefault="00E727C0">
            <w:pPr>
              <w:spacing w:line="360" w:lineRule="auto"/>
              <w:rPr>
                <w:del w:id="3179" w:author="Author" w:date="2026-09-30T13:42:00Z"/>
                <w:sz w:val="14"/>
                <w:szCs w:val="14"/>
              </w:rPr>
            </w:pPr>
            <w:del w:id="3180" w:author="Author" w:date="2026-09-30T13:42:00Z">
              <w:r w:rsidRPr="00E51E70">
                <w:rPr>
                  <w:sz w:val="14"/>
                  <w:szCs w:val="14"/>
                </w:rPr>
                <w:delText>Cooking prep, cleaning, laundry, repairs, gardening, pet/plant care, household finances, organization, etc.</w:delText>
              </w:r>
            </w:del>
          </w:p>
        </w:tc>
      </w:tr>
      <w:tr w:rsidR="001E711F" w:rsidRPr="00E51E70" w14:paraId="0BA8FDF6" w14:textId="77777777">
        <w:trPr>
          <w:del w:id="3181" w:author="Author" w:date="2026-09-30T13:42:00Z"/>
        </w:trPr>
        <w:tc>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26270D1A" w14:textId="77777777" w:rsidR="001E711F" w:rsidRPr="00E51E70" w:rsidRDefault="00E727C0">
            <w:pPr>
              <w:spacing w:line="360" w:lineRule="auto"/>
              <w:jc w:val="center"/>
              <w:rPr>
                <w:del w:id="3182" w:author="Author" w:date="2026-09-30T13:42:00Z"/>
                <w:sz w:val="14"/>
                <w:szCs w:val="14"/>
              </w:rPr>
            </w:pPr>
            <w:del w:id="3183" w:author="Author" w:date="2026-09-30T13:42:00Z">
              <w:r w:rsidRPr="00E51E70">
                <w:rPr>
                  <w:sz w:val="14"/>
                  <w:szCs w:val="14"/>
                </w:rPr>
                <w:delText>3</w:delText>
              </w:r>
            </w:del>
          </w:p>
        </w:tc>
        <w:tc>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432E77C3" w14:textId="77777777" w:rsidR="001E711F" w:rsidRPr="00E51E70" w:rsidRDefault="00E727C0">
            <w:pPr>
              <w:spacing w:line="360" w:lineRule="auto"/>
              <w:rPr>
                <w:del w:id="3184" w:author="Author" w:date="2026-09-30T13:42:00Z"/>
                <w:sz w:val="14"/>
                <w:szCs w:val="14"/>
              </w:rPr>
            </w:pPr>
            <w:del w:id="3185" w:author="Author" w:date="2026-09-30T13:42:00Z">
              <w:r w:rsidRPr="00E51E70">
                <w:rPr>
                  <w:sz w:val="14"/>
                  <w:szCs w:val="14"/>
                </w:rPr>
                <w:delText>Caregiving &amp; Help</w:delText>
              </w:r>
            </w:del>
          </w:p>
        </w:tc>
        <w:tc>
          <w:tcPr>
            <w:tcW w:w="670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p w14:paraId="68B53B18" w14:textId="77777777" w:rsidR="001E711F" w:rsidRPr="00E51E70" w:rsidRDefault="00E727C0">
            <w:pPr>
              <w:spacing w:line="360" w:lineRule="auto"/>
              <w:rPr>
                <w:del w:id="3186" w:author="Author" w:date="2026-09-30T13:42:00Z"/>
                <w:sz w:val="14"/>
                <w:szCs w:val="14"/>
              </w:rPr>
            </w:pPr>
            <w:del w:id="3187" w:author="Author" w:date="2026-09-30T13:42:00Z">
              <w:r w:rsidRPr="00E51E70">
                <w:rPr>
                  <w:sz w:val="14"/>
                  <w:szCs w:val="14"/>
                </w:rPr>
                <w:delText>Caring for children, adults, or non-household members; includes physical, emotional, or medical assistance.</w:delText>
              </w:r>
            </w:del>
          </w:p>
        </w:tc>
      </w:tr>
    </w:tbl>
    <w:tbl>
      <w:tblPr>
        <w:tblStyle w:val="Table"/>
        <w:tblW w:w="5000" w:type="pct"/>
        <w:tblLayout w:type="fixed"/>
        <w:tblCellMar>
          <w:left w:w="72" w:type="dxa"/>
          <w:right w:w="72" w:type="dxa"/>
        </w:tblCellMar>
        <w:tblLook w:val="0020" w:firstRow="1" w:lastRow="0" w:firstColumn="0" w:lastColumn="0" w:noHBand="0" w:noVBand="0"/>
        <w:tblPrChange w:id="3188" w:author="Author" w:date="2026-09-30T13:42:00Z">
          <w:tblPr>
            <w:tblW w:w="903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6497"/>
        <w:gridCol w:w="1503"/>
        <w:gridCol w:w="1504"/>
        <w:tblGridChange w:id="3189">
          <w:tblGrid>
            <w:gridCol w:w="80"/>
            <w:gridCol w:w="270"/>
            <w:gridCol w:w="2058"/>
            <w:gridCol w:w="4089"/>
            <w:gridCol w:w="1503"/>
            <w:gridCol w:w="1110"/>
            <w:gridCol w:w="394"/>
          </w:tblGrid>
        </w:tblGridChange>
      </w:tblGrid>
      <w:tr w:rsidR="00A61990" w14:paraId="56280B96" w14:textId="77777777" w:rsidTr="000C0F2E">
        <w:trPr>
          <w:cnfStyle w:val="100000000000" w:firstRow="1" w:lastRow="0" w:firstColumn="0" w:lastColumn="0" w:oddVBand="0" w:evenVBand="0" w:oddHBand="0" w:evenHBand="0" w:firstRowFirstColumn="0" w:firstRowLastColumn="0" w:lastRowFirstColumn="0" w:lastRowLastColumn="0"/>
          <w:tblHeader/>
          <w:trPrChange w:id="3190" w:author="Author" w:date="2026-09-30T13:42:00Z">
            <w:trPr>
              <w:gridBefore w:val="1"/>
              <w:gridAfter w:val="0"/>
            </w:trPr>
          </w:trPrChange>
        </w:trPr>
        <w:tc>
          <w:tcPr>
            <w:tcW w:w="6399" w:type="dxa"/>
            <w:tcPrChange w:id="3191"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cPrChange>
          </w:tcPr>
          <w:p w14:paraId="4742D066" w14:textId="6D236B9B" w:rsidR="00A61990" w:rsidRPr="000C0F2E" w:rsidRDefault="00E727C0"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3192" w:author="Author" w:date="2026-09-30T13:42:00Z">
                  <w:rPr>
                    <w:sz w:val="14"/>
                  </w:rPr>
                </w:rPrChange>
              </w:rPr>
              <w:pPrChange w:id="3193" w:author="Author" w:date="2026-09-30T13:42:00Z">
                <w:pPr>
                  <w:spacing w:line="360" w:lineRule="auto"/>
                  <w:jc w:val="center"/>
                  <w:cnfStyle w:val="100000000000" w:firstRow="1" w:lastRow="0" w:firstColumn="0" w:lastColumn="0" w:oddVBand="0" w:evenVBand="0" w:oddHBand="0" w:evenHBand="0" w:firstRowFirstColumn="0" w:firstRowLastColumn="0" w:lastRowFirstColumn="0" w:lastRowLastColumn="0"/>
                </w:pPr>
              </w:pPrChange>
            </w:pPr>
            <w:del w:id="3194" w:author="Author" w:date="2026-09-30T13:42:00Z">
              <w:r w:rsidRPr="00E51E70">
                <w:rPr>
                  <w:sz w:val="14"/>
                  <w:szCs w:val="14"/>
                </w:rPr>
                <w:delText>4</w:delText>
              </w:r>
            </w:del>
            <w:ins w:id="3195" w:author="Author" w:date="2026-09-30T13:42:00Z">
              <w:r w:rsidR="000C0F2E">
                <w:rPr>
                  <w:sz w:val="20"/>
                  <w:szCs w:val="20"/>
                </w:rPr>
                <w:t>Setting</w:t>
              </w:r>
            </w:ins>
          </w:p>
        </w:tc>
        <w:tc>
          <w:tcPr>
            <w:tcW w:w="1480" w:type="dxa"/>
            <w:tcPrChange w:id="3196"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cPrChange>
          </w:tcPr>
          <w:p w14:paraId="6941A122" w14:textId="02E3FDB7" w:rsidR="00A61990" w:rsidRPr="000C0F2E" w:rsidRDefault="00E727C0" w:rsidP="000C0F2E">
            <w:pPr>
              <w:pStyle w:val="Compact"/>
              <w:spacing w:after="0" w:line="240" w:lineRule="auto"/>
              <w:jc w:val="right"/>
              <w:cnfStyle w:val="100000000000" w:firstRow="1" w:lastRow="0" w:firstColumn="0" w:lastColumn="0" w:oddVBand="0" w:evenVBand="0" w:oddHBand="0" w:evenHBand="0" w:firstRowFirstColumn="0" w:firstRowLastColumn="0" w:lastRowFirstColumn="0" w:lastRowLastColumn="0"/>
              <w:rPr>
                <w:rPrChange w:id="3197" w:author="Author" w:date="2026-09-30T13:42:00Z">
                  <w:rPr>
                    <w:sz w:val="14"/>
                  </w:rPr>
                </w:rPrChange>
              </w:rPr>
              <w:pPrChange w:id="3198" w:author="Author" w:date="2026-09-30T13:42:00Z">
                <w:pPr>
                  <w:spacing w:line="360" w:lineRule="auto"/>
                  <w:cnfStyle w:val="100000000000" w:firstRow="1" w:lastRow="0" w:firstColumn="0" w:lastColumn="0" w:oddVBand="0" w:evenVBand="0" w:oddHBand="0" w:evenHBand="0" w:firstRowFirstColumn="0" w:firstRowLastColumn="0" w:lastRowFirstColumn="0" w:lastRowLastColumn="0"/>
                </w:pPr>
              </w:pPrChange>
            </w:pPr>
            <w:del w:id="3199" w:author="Author" w:date="2026-09-30T13:42:00Z">
              <w:r w:rsidRPr="00E51E70">
                <w:rPr>
                  <w:sz w:val="14"/>
                  <w:szCs w:val="14"/>
                </w:rPr>
                <w:delText>Purchasing Goods &amp; Services</w:delText>
              </w:r>
            </w:del>
            <w:ins w:id="3200" w:author="Author" w:date="2026-09-30T13:42:00Z">
              <w:r w:rsidR="000C0F2E">
                <w:rPr>
                  <w:sz w:val="20"/>
                  <w:szCs w:val="20"/>
                </w:rPr>
                <w:t>Mean distance over the 24 variables</w:t>
              </w:r>
            </w:ins>
          </w:p>
        </w:tc>
        <w:tc>
          <w:tcPr>
            <w:tcW w:w="1481" w:type="dxa"/>
            <w:tcPrChange w:id="3201"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cPrChange>
          </w:tcPr>
          <w:p w14:paraId="15CF8B84" w14:textId="7F89183D" w:rsidR="00A61990" w:rsidRPr="000C0F2E" w:rsidRDefault="00E727C0" w:rsidP="000C0F2E">
            <w:pPr>
              <w:pStyle w:val="Compact"/>
              <w:spacing w:after="0" w:line="240" w:lineRule="auto"/>
              <w:jc w:val="right"/>
              <w:cnfStyle w:val="100000000000" w:firstRow="1" w:lastRow="0" w:firstColumn="0" w:lastColumn="0" w:oddVBand="0" w:evenVBand="0" w:oddHBand="0" w:evenHBand="0" w:firstRowFirstColumn="0" w:firstRowLastColumn="0" w:lastRowFirstColumn="0" w:lastRowLastColumn="0"/>
              <w:rPr>
                <w:rPrChange w:id="3202" w:author="Author" w:date="2026-09-30T13:42:00Z">
                  <w:rPr>
                    <w:sz w:val="14"/>
                  </w:rPr>
                </w:rPrChange>
              </w:rPr>
              <w:pPrChange w:id="3203" w:author="Author" w:date="2026-09-30T13:42:00Z">
                <w:pPr>
                  <w:spacing w:line="360" w:lineRule="auto"/>
                  <w:cnfStyle w:val="100000000000" w:firstRow="1" w:lastRow="0" w:firstColumn="0" w:lastColumn="0" w:oddVBand="0" w:evenVBand="0" w:oddHBand="0" w:evenHBand="0" w:firstRowFirstColumn="0" w:firstRowLastColumn="0" w:lastRowFirstColumn="0" w:lastRowLastColumn="0"/>
                </w:pPr>
              </w:pPrChange>
            </w:pPr>
            <w:del w:id="3204" w:author="Author" w:date="2026-09-30T13:42:00Z">
              <w:r w:rsidRPr="00E51E70">
                <w:rPr>
                  <w:sz w:val="14"/>
                  <w:szCs w:val="14"/>
                </w:rPr>
                <w:delText>Shopping, errands, and use of personal, financial, government, medical, or professional services.</w:delText>
              </w:r>
            </w:del>
            <w:ins w:id="3205" w:author="Author" w:date="2026-09-30T13:42:00Z">
              <w:r w:rsidR="000C0F2E">
                <w:rPr>
                  <w:sz w:val="20"/>
                  <w:szCs w:val="20"/>
                </w:rPr>
                <w:t>Variables closer than B0 (of 24)</w:t>
              </w:r>
            </w:ins>
          </w:p>
        </w:tc>
      </w:tr>
      <w:tr w:rsidR="00A61990" w14:paraId="4F5AAC00" w14:textId="77777777" w:rsidTr="000C0F2E">
        <w:trPr>
          <w:trPrChange w:id="3206" w:author="Author" w:date="2026-09-30T13:42:00Z">
            <w:trPr>
              <w:gridBefore w:val="1"/>
              <w:gridAfter w:val="0"/>
            </w:trPr>
          </w:trPrChange>
        </w:trPr>
        <w:tc>
          <w:tcPr>
            <w:tcW w:w="6399" w:type="dxa"/>
            <w:tcPrChange w:id="3207"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9516204" w14:textId="4973D64C" w:rsidR="00A61990" w:rsidRPr="000C0F2E" w:rsidRDefault="00E727C0" w:rsidP="000C0F2E">
            <w:pPr>
              <w:pStyle w:val="Compact"/>
              <w:spacing w:after="0" w:line="240" w:lineRule="auto"/>
              <w:jc w:val="left"/>
              <w:rPr>
                <w:rPrChange w:id="3208" w:author="Author" w:date="2026-09-30T13:42:00Z">
                  <w:rPr>
                    <w:sz w:val="14"/>
                  </w:rPr>
                </w:rPrChange>
              </w:rPr>
              <w:pPrChange w:id="3209" w:author="Author" w:date="2026-09-30T13:42:00Z">
                <w:pPr>
                  <w:spacing w:line="360" w:lineRule="auto"/>
                  <w:jc w:val="center"/>
                </w:pPr>
              </w:pPrChange>
            </w:pPr>
            <w:del w:id="3210" w:author="Author" w:date="2026-09-30T13:42:00Z">
              <w:r w:rsidRPr="00E51E70">
                <w:rPr>
                  <w:sz w:val="14"/>
                  <w:szCs w:val="14"/>
                </w:rPr>
                <w:delText>5</w:delText>
              </w:r>
            </w:del>
            <w:ins w:id="3211" w:author="Author" w:date="2026-09-30T13:42:00Z">
              <w:r w:rsidR="000C0F2E">
                <w:rPr>
                  <w:sz w:val="20"/>
                  <w:szCs w:val="20"/>
                </w:rPr>
                <w:t>K = 4, decay 0.90, latent 128 (5 seeds)</w:t>
              </w:r>
            </w:ins>
          </w:p>
        </w:tc>
        <w:tc>
          <w:tcPr>
            <w:tcW w:w="1480" w:type="dxa"/>
            <w:tcPrChange w:id="3212"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22A1C34" w14:textId="7BF0EF02" w:rsidR="00A61990" w:rsidRPr="000C0F2E" w:rsidRDefault="00E727C0" w:rsidP="000C0F2E">
            <w:pPr>
              <w:pStyle w:val="Compact"/>
              <w:spacing w:after="0" w:line="240" w:lineRule="auto"/>
              <w:jc w:val="right"/>
              <w:rPr>
                <w:rPrChange w:id="3213" w:author="Author" w:date="2026-09-30T13:42:00Z">
                  <w:rPr>
                    <w:sz w:val="14"/>
                  </w:rPr>
                </w:rPrChange>
              </w:rPr>
              <w:pPrChange w:id="3214" w:author="Author" w:date="2026-09-30T13:42:00Z">
                <w:pPr>
                  <w:spacing w:line="360" w:lineRule="auto"/>
                </w:pPr>
              </w:pPrChange>
            </w:pPr>
            <w:del w:id="3215" w:author="Author" w:date="2026-09-30T13:42:00Z">
              <w:r w:rsidRPr="00E51E70">
                <w:rPr>
                  <w:sz w:val="14"/>
                  <w:szCs w:val="14"/>
                </w:rPr>
                <w:delText>Sleep &amp; Naps &amp; Resting</w:delText>
              </w:r>
            </w:del>
            <w:ins w:id="3216" w:author="Author" w:date="2026-09-30T13:42:00Z">
              <w:r w:rsidR="000C0F2E">
                <w:rPr>
                  <w:sz w:val="20"/>
                  <w:szCs w:val="20"/>
                </w:rPr>
                <w:t>0.0398</w:t>
              </w:r>
            </w:ins>
          </w:p>
        </w:tc>
        <w:tc>
          <w:tcPr>
            <w:tcW w:w="1481" w:type="dxa"/>
            <w:tcPrChange w:id="3217"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488CE2F" w14:textId="650E11EA" w:rsidR="00A61990" w:rsidRPr="000C0F2E" w:rsidRDefault="00E727C0" w:rsidP="000C0F2E">
            <w:pPr>
              <w:pStyle w:val="Compact"/>
              <w:spacing w:after="0" w:line="240" w:lineRule="auto"/>
              <w:jc w:val="right"/>
              <w:rPr>
                <w:rPrChange w:id="3218" w:author="Author" w:date="2026-09-30T13:42:00Z">
                  <w:rPr>
                    <w:sz w:val="14"/>
                  </w:rPr>
                </w:rPrChange>
              </w:rPr>
              <w:pPrChange w:id="3219" w:author="Author" w:date="2026-09-30T13:42:00Z">
                <w:pPr>
                  <w:spacing w:line="360" w:lineRule="auto"/>
                </w:pPr>
              </w:pPrChange>
            </w:pPr>
            <w:del w:id="3220" w:author="Author" w:date="2026-09-30T13:42:00Z">
              <w:r w:rsidRPr="00E51E70">
                <w:rPr>
                  <w:sz w:val="14"/>
                  <w:szCs w:val="14"/>
                </w:rPr>
                <w:delText>Night sleep, naps, or lying down to rest.</w:delText>
              </w:r>
            </w:del>
            <w:ins w:id="3221" w:author="Author" w:date="2026-09-30T13:42:00Z">
              <w:r w:rsidR="000C0F2E">
                <w:rPr>
                  <w:sz w:val="20"/>
                  <w:szCs w:val="20"/>
                </w:rPr>
                <w:t>7</w:t>
              </w:r>
            </w:ins>
          </w:p>
        </w:tc>
      </w:tr>
      <w:tr w:rsidR="00A61990" w14:paraId="05D3A363" w14:textId="77777777" w:rsidTr="000C0F2E">
        <w:trPr>
          <w:trPrChange w:id="3222" w:author="Author" w:date="2026-09-30T13:42:00Z">
            <w:trPr>
              <w:gridBefore w:val="1"/>
              <w:gridAfter w:val="0"/>
            </w:trPr>
          </w:trPrChange>
        </w:trPr>
        <w:tc>
          <w:tcPr>
            <w:tcW w:w="6399" w:type="dxa"/>
            <w:tcPrChange w:id="3223"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4856E6A" w14:textId="67D23751" w:rsidR="00A61990" w:rsidRPr="000C0F2E" w:rsidRDefault="00E727C0" w:rsidP="000C0F2E">
            <w:pPr>
              <w:pStyle w:val="Compact"/>
              <w:spacing w:after="0" w:line="240" w:lineRule="auto"/>
              <w:jc w:val="left"/>
              <w:rPr>
                <w:rPrChange w:id="3224" w:author="Author" w:date="2026-09-30T13:42:00Z">
                  <w:rPr>
                    <w:sz w:val="14"/>
                  </w:rPr>
                </w:rPrChange>
              </w:rPr>
              <w:pPrChange w:id="3225" w:author="Author" w:date="2026-09-30T13:42:00Z">
                <w:pPr>
                  <w:spacing w:line="360" w:lineRule="auto"/>
                  <w:jc w:val="center"/>
                </w:pPr>
              </w:pPrChange>
            </w:pPr>
            <w:del w:id="3226" w:author="Author" w:date="2026-09-30T13:42:00Z">
              <w:r w:rsidRPr="00E51E70">
                <w:rPr>
                  <w:sz w:val="14"/>
                  <w:szCs w:val="14"/>
                </w:rPr>
                <w:delText>6</w:delText>
              </w:r>
            </w:del>
            <w:ins w:id="3227" w:author="Author" w:date="2026-09-30T13:42:00Z">
              <w:r w:rsidR="000C0F2E">
                <w:rPr>
                  <w:sz w:val="20"/>
                  <w:szCs w:val="20"/>
                </w:rPr>
                <w:t>K = 4, decay 0.95, latent 128 (5 seeds)</w:t>
              </w:r>
            </w:ins>
          </w:p>
        </w:tc>
        <w:tc>
          <w:tcPr>
            <w:tcW w:w="1480" w:type="dxa"/>
            <w:tcPrChange w:id="3228"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DE9C05B" w14:textId="06A0FB31" w:rsidR="00A61990" w:rsidRPr="000C0F2E" w:rsidRDefault="00E727C0" w:rsidP="000C0F2E">
            <w:pPr>
              <w:pStyle w:val="Compact"/>
              <w:spacing w:after="0" w:line="240" w:lineRule="auto"/>
              <w:jc w:val="right"/>
              <w:rPr>
                <w:rPrChange w:id="3229" w:author="Author" w:date="2026-09-30T13:42:00Z">
                  <w:rPr>
                    <w:sz w:val="14"/>
                  </w:rPr>
                </w:rPrChange>
              </w:rPr>
              <w:pPrChange w:id="3230" w:author="Author" w:date="2026-09-30T13:42:00Z">
                <w:pPr>
                  <w:spacing w:line="360" w:lineRule="auto"/>
                </w:pPr>
              </w:pPrChange>
            </w:pPr>
            <w:del w:id="3231" w:author="Author" w:date="2026-09-30T13:42:00Z">
              <w:r w:rsidRPr="00E51E70">
                <w:rPr>
                  <w:sz w:val="14"/>
                  <w:szCs w:val="14"/>
                </w:rPr>
                <w:delText>Eating &amp; Drinking</w:delText>
              </w:r>
            </w:del>
            <w:ins w:id="3232" w:author="Author" w:date="2026-09-30T13:42:00Z">
              <w:r w:rsidR="000C0F2E">
                <w:rPr>
                  <w:sz w:val="20"/>
                  <w:szCs w:val="20"/>
                </w:rPr>
                <w:t>0.0399</w:t>
              </w:r>
            </w:ins>
          </w:p>
        </w:tc>
        <w:tc>
          <w:tcPr>
            <w:tcW w:w="1481" w:type="dxa"/>
            <w:tcPrChange w:id="3233"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3B8559D2" w14:textId="68D13554" w:rsidR="00A61990" w:rsidRPr="000C0F2E" w:rsidRDefault="00E727C0" w:rsidP="000C0F2E">
            <w:pPr>
              <w:pStyle w:val="Compact"/>
              <w:spacing w:after="0" w:line="240" w:lineRule="auto"/>
              <w:jc w:val="right"/>
              <w:rPr>
                <w:rPrChange w:id="3234" w:author="Author" w:date="2026-09-30T13:42:00Z">
                  <w:rPr>
                    <w:sz w:val="14"/>
                  </w:rPr>
                </w:rPrChange>
              </w:rPr>
              <w:pPrChange w:id="3235" w:author="Author" w:date="2026-09-30T13:42:00Z">
                <w:pPr>
                  <w:spacing w:line="360" w:lineRule="auto"/>
                </w:pPr>
              </w:pPrChange>
            </w:pPr>
            <w:del w:id="3236" w:author="Author" w:date="2026-09-30T13:42:00Z">
              <w:r w:rsidRPr="00E51E70">
                <w:rPr>
                  <w:sz w:val="14"/>
                  <w:szCs w:val="14"/>
                </w:rPr>
                <w:delText>All eating and drinking activities (home or away).</w:delText>
              </w:r>
            </w:del>
            <w:ins w:id="3237" w:author="Author" w:date="2026-09-30T13:42:00Z">
              <w:r w:rsidR="000C0F2E">
                <w:rPr>
                  <w:sz w:val="20"/>
                  <w:szCs w:val="20"/>
                </w:rPr>
                <w:t>7</w:t>
              </w:r>
            </w:ins>
          </w:p>
        </w:tc>
      </w:tr>
      <w:tr w:rsidR="00A61990" w14:paraId="4B93F757" w14:textId="77777777" w:rsidTr="000C0F2E">
        <w:trPr>
          <w:trPrChange w:id="3238" w:author="Author" w:date="2026-09-30T13:42:00Z">
            <w:trPr>
              <w:gridBefore w:val="1"/>
              <w:gridAfter w:val="0"/>
            </w:trPr>
          </w:trPrChange>
        </w:trPr>
        <w:tc>
          <w:tcPr>
            <w:tcW w:w="6399" w:type="dxa"/>
            <w:tcPrChange w:id="3239"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32FB521" w14:textId="3CF7D000" w:rsidR="00A61990" w:rsidRPr="000C0F2E" w:rsidRDefault="00E727C0" w:rsidP="000C0F2E">
            <w:pPr>
              <w:pStyle w:val="Compact"/>
              <w:spacing w:after="0" w:line="240" w:lineRule="auto"/>
              <w:jc w:val="left"/>
              <w:rPr>
                <w:rPrChange w:id="3240" w:author="Author" w:date="2026-09-30T13:42:00Z">
                  <w:rPr>
                    <w:sz w:val="14"/>
                  </w:rPr>
                </w:rPrChange>
              </w:rPr>
              <w:pPrChange w:id="3241" w:author="Author" w:date="2026-09-30T13:42:00Z">
                <w:pPr>
                  <w:spacing w:line="360" w:lineRule="auto"/>
                  <w:jc w:val="center"/>
                </w:pPr>
              </w:pPrChange>
            </w:pPr>
            <w:del w:id="3242" w:author="Author" w:date="2026-09-30T13:42:00Z">
              <w:r w:rsidRPr="00E51E70">
                <w:rPr>
                  <w:sz w:val="14"/>
                  <w:szCs w:val="14"/>
                </w:rPr>
                <w:delText>7</w:delText>
              </w:r>
            </w:del>
            <w:ins w:id="3243" w:author="Author" w:date="2026-09-30T13:42:00Z">
              <w:r w:rsidR="000C0F2E">
                <w:rPr>
                  <w:sz w:val="20"/>
                  <w:szCs w:val="20"/>
                </w:rPr>
                <w:t>K = 4, decay 1.00, latent 128 (5 seeds)</w:t>
              </w:r>
            </w:ins>
          </w:p>
        </w:tc>
        <w:tc>
          <w:tcPr>
            <w:tcW w:w="1480" w:type="dxa"/>
            <w:tcPrChange w:id="3244"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844743F" w14:textId="09F36CD7" w:rsidR="00A61990" w:rsidRPr="000C0F2E" w:rsidRDefault="00E727C0" w:rsidP="000C0F2E">
            <w:pPr>
              <w:pStyle w:val="Compact"/>
              <w:spacing w:after="0" w:line="240" w:lineRule="auto"/>
              <w:jc w:val="right"/>
              <w:rPr>
                <w:rPrChange w:id="3245" w:author="Author" w:date="2026-09-30T13:42:00Z">
                  <w:rPr>
                    <w:sz w:val="14"/>
                  </w:rPr>
                </w:rPrChange>
              </w:rPr>
              <w:pPrChange w:id="3246" w:author="Author" w:date="2026-09-30T13:42:00Z">
                <w:pPr>
                  <w:spacing w:line="360" w:lineRule="auto"/>
                </w:pPr>
              </w:pPrChange>
            </w:pPr>
            <w:del w:id="3247" w:author="Author" w:date="2026-09-30T13:42:00Z">
              <w:r w:rsidRPr="00E51E70">
                <w:rPr>
                  <w:sz w:val="14"/>
                  <w:szCs w:val="14"/>
                </w:rPr>
                <w:delText>Personal Care</w:delText>
              </w:r>
            </w:del>
            <w:ins w:id="3248" w:author="Author" w:date="2026-09-30T13:42:00Z">
              <w:r w:rsidR="000C0F2E">
                <w:rPr>
                  <w:sz w:val="20"/>
                  <w:szCs w:val="20"/>
                </w:rPr>
                <w:t>0.0399</w:t>
              </w:r>
            </w:ins>
          </w:p>
        </w:tc>
        <w:tc>
          <w:tcPr>
            <w:tcW w:w="1481" w:type="dxa"/>
            <w:tcPrChange w:id="3249"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52C9D1A" w14:textId="5AA3299A" w:rsidR="00A61990" w:rsidRPr="000C0F2E" w:rsidRDefault="00E727C0" w:rsidP="000C0F2E">
            <w:pPr>
              <w:pStyle w:val="Compact"/>
              <w:spacing w:after="0" w:line="240" w:lineRule="auto"/>
              <w:jc w:val="right"/>
              <w:rPr>
                <w:rPrChange w:id="3250" w:author="Author" w:date="2026-09-30T13:42:00Z">
                  <w:rPr>
                    <w:sz w:val="14"/>
                  </w:rPr>
                </w:rPrChange>
              </w:rPr>
              <w:pPrChange w:id="3251" w:author="Author" w:date="2026-09-30T13:42:00Z">
                <w:pPr>
                  <w:spacing w:line="360" w:lineRule="auto"/>
                </w:pPr>
              </w:pPrChange>
            </w:pPr>
            <w:del w:id="3252" w:author="Author" w:date="2026-09-30T13:42:00Z">
              <w:r w:rsidRPr="00E51E70">
                <w:rPr>
                  <w:sz w:val="14"/>
                  <w:szCs w:val="14"/>
                </w:rPr>
                <w:delText>Grooming, hygiene, personal medical care, and private activities (bathroom, sex).</w:delText>
              </w:r>
            </w:del>
            <w:ins w:id="3253" w:author="Author" w:date="2026-09-30T13:42:00Z">
              <w:r w:rsidR="000C0F2E">
                <w:rPr>
                  <w:sz w:val="20"/>
                  <w:szCs w:val="20"/>
                </w:rPr>
                <w:t>7</w:t>
              </w:r>
            </w:ins>
          </w:p>
        </w:tc>
      </w:tr>
      <w:tr w:rsidR="00A61990" w14:paraId="150CD53B" w14:textId="77777777" w:rsidTr="000C0F2E">
        <w:trPr>
          <w:trPrChange w:id="3254" w:author="Author" w:date="2026-09-30T13:42:00Z">
            <w:trPr>
              <w:gridBefore w:val="1"/>
              <w:gridAfter w:val="0"/>
            </w:trPr>
          </w:trPrChange>
        </w:trPr>
        <w:tc>
          <w:tcPr>
            <w:tcW w:w="6399" w:type="dxa"/>
            <w:tcPrChange w:id="3255"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0684990E" w14:textId="407FED4F" w:rsidR="00A61990" w:rsidRPr="000C0F2E" w:rsidRDefault="00E727C0" w:rsidP="000C0F2E">
            <w:pPr>
              <w:pStyle w:val="Compact"/>
              <w:spacing w:after="0" w:line="240" w:lineRule="auto"/>
              <w:jc w:val="left"/>
              <w:rPr>
                <w:rPrChange w:id="3256" w:author="Author" w:date="2026-09-30T13:42:00Z">
                  <w:rPr>
                    <w:sz w:val="14"/>
                  </w:rPr>
                </w:rPrChange>
              </w:rPr>
              <w:pPrChange w:id="3257" w:author="Author" w:date="2026-09-30T13:42:00Z">
                <w:pPr>
                  <w:spacing w:line="360" w:lineRule="auto"/>
                  <w:jc w:val="center"/>
                </w:pPr>
              </w:pPrChange>
            </w:pPr>
            <w:del w:id="3258" w:author="Author" w:date="2026-09-30T13:42:00Z">
              <w:r w:rsidRPr="00E51E70">
                <w:rPr>
                  <w:sz w:val="14"/>
                  <w:szCs w:val="14"/>
                </w:rPr>
                <w:delText>8</w:delText>
              </w:r>
            </w:del>
            <w:ins w:id="3259" w:author="Author" w:date="2026-09-30T13:42:00Z">
              <w:r w:rsidR="000C0F2E">
                <w:rPr>
                  <w:sz w:val="20"/>
                  <w:szCs w:val="20"/>
                </w:rPr>
                <w:t>K = 8, decay 0.90, latent 128 (5 seeds)</w:t>
              </w:r>
            </w:ins>
          </w:p>
        </w:tc>
        <w:tc>
          <w:tcPr>
            <w:tcW w:w="1480" w:type="dxa"/>
            <w:tcPrChange w:id="3260"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7F05666" w14:textId="06BFCCEA" w:rsidR="00A61990" w:rsidRPr="000C0F2E" w:rsidRDefault="00E727C0" w:rsidP="000C0F2E">
            <w:pPr>
              <w:pStyle w:val="Compact"/>
              <w:spacing w:after="0" w:line="240" w:lineRule="auto"/>
              <w:jc w:val="right"/>
              <w:rPr>
                <w:rPrChange w:id="3261" w:author="Author" w:date="2026-09-30T13:42:00Z">
                  <w:rPr>
                    <w:sz w:val="14"/>
                  </w:rPr>
                </w:rPrChange>
              </w:rPr>
              <w:pPrChange w:id="3262" w:author="Author" w:date="2026-09-30T13:42:00Z">
                <w:pPr>
                  <w:spacing w:line="360" w:lineRule="auto"/>
                </w:pPr>
              </w:pPrChange>
            </w:pPr>
            <w:del w:id="3263" w:author="Author" w:date="2026-09-30T13:42:00Z">
              <w:r w:rsidRPr="00E51E70">
                <w:rPr>
                  <w:sz w:val="14"/>
                  <w:szCs w:val="14"/>
                </w:rPr>
                <w:delText>Education</w:delText>
              </w:r>
            </w:del>
            <w:ins w:id="3264" w:author="Author" w:date="2026-09-30T13:42:00Z">
              <w:r w:rsidR="000C0F2E">
                <w:rPr>
                  <w:sz w:val="20"/>
                  <w:szCs w:val="20"/>
                </w:rPr>
                <w:t>0.0398</w:t>
              </w:r>
            </w:ins>
          </w:p>
        </w:tc>
        <w:tc>
          <w:tcPr>
            <w:tcW w:w="1481" w:type="dxa"/>
            <w:tcPrChange w:id="3265"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A2F5641" w14:textId="0724DEFD" w:rsidR="00A61990" w:rsidRPr="000C0F2E" w:rsidRDefault="00E727C0" w:rsidP="000C0F2E">
            <w:pPr>
              <w:pStyle w:val="Compact"/>
              <w:spacing w:after="0" w:line="240" w:lineRule="auto"/>
              <w:jc w:val="right"/>
              <w:rPr>
                <w:rPrChange w:id="3266" w:author="Author" w:date="2026-09-30T13:42:00Z">
                  <w:rPr>
                    <w:sz w:val="14"/>
                  </w:rPr>
                </w:rPrChange>
              </w:rPr>
              <w:pPrChange w:id="3267" w:author="Author" w:date="2026-09-30T13:42:00Z">
                <w:pPr>
                  <w:spacing w:line="360" w:lineRule="auto"/>
                </w:pPr>
              </w:pPrChange>
            </w:pPr>
            <w:del w:id="3268" w:author="Author" w:date="2026-09-30T13:42:00Z">
              <w:r w:rsidRPr="00E51E70">
                <w:rPr>
                  <w:sz w:val="14"/>
                  <w:szCs w:val="14"/>
                </w:rPr>
                <w:delText>Attending classes, studying, homework, or school/training-related events.</w:delText>
              </w:r>
            </w:del>
            <w:ins w:id="3269" w:author="Author" w:date="2026-09-30T13:42:00Z">
              <w:r w:rsidR="000C0F2E">
                <w:rPr>
                  <w:sz w:val="20"/>
                  <w:szCs w:val="20"/>
                </w:rPr>
                <w:t>7</w:t>
              </w:r>
            </w:ins>
          </w:p>
        </w:tc>
      </w:tr>
      <w:tr w:rsidR="00A61990" w14:paraId="2E4DB84C" w14:textId="77777777" w:rsidTr="000C0F2E">
        <w:trPr>
          <w:trPrChange w:id="3270" w:author="Author" w:date="2026-09-30T13:42:00Z">
            <w:trPr>
              <w:gridBefore w:val="1"/>
              <w:gridAfter w:val="0"/>
            </w:trPr>
          </w:trPrChange>
        </w:trPr>
        <w:tc>
          <w:tcPr>
            <w:tcW w:w="6399" w:type="dxa"/>
            <w:tcPrChange w:id="3271"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85CF534" w14:textId="2C8B494F" w:rsidR="00A61990" w:rsidRPr="000C0F2E" w:rsidRDefault="00E727C0" w:rsidP="000C0F2E">
            <w:pPr>
              <w:pStyle w:val="Compact"/>
              <w:spacing w:after="0" w:line="240" w:lineRule="auto"/>
              <w:jc w:val="left"/>
              <w:rPr>
                <w:rPrChange w:id="3272" w:author="Author" w:date="2026-09-30T13:42:00Z">
                  <w:rPr>
                    <w:sz w:val="14"/>
                  </w:rPr>
                </w:rPrChange>
              </w:rPr>
              <w:pPrChange w:id="3273" w:author="Author" w:date="2026-09-30T13:42:00Z">
                <w:pPr>
                  <w:spacing w:line="360" w:lineRule="auto"/>
                  <w:jc w:val="center"/>
                </w:pPr>
              </w:pPrChange>
            </w:pPr>
            <w:del w:id="3274" w:author="Author" w:date="2026-09-30T13:42:00Z">
              <w:r w:rsidRPr="00E51E70">
                <w:rPr>
                  <w:sz w:val="14"/>
                  <w:szCs w:val="14"/>
                </w:rPr>
                <w:delText>9</w:delText>
              </w:r>
            </w:del>
            <w:ins w:id="3275" w:author="Author" w:date="2026-09-30T13:42:00Z">
              <w:r w:rsidR="000C0F2E">
                <w:rPr>
                  <w:sz w:val="20"/>
                  <w:szCs w:val="20"/>
                </w:rPr>
                <w:t>K = 8, decay 0.95, latent 128 (5 seeds)</w:t>
              </w:r>
            </w:ins>
          </w:p>
        </w:tc>
        <w:tc>
          <w:tcPr>
            <w:tcW w:w="1480" w:type="dxa"/>
            <w:tcPrChange w:id="3276"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1378B48" w14:textId="7688146B" w:rsidR="00A61990" w:rsidRPr="000C0F2E" w:rsidRDefault="00E727C0" w:rsidP="000C0F2E">
            <w:pPr>
              <w:pStyle w:val="Compact"/>
              <w:spacing w:after="0" w:line="240" w:lineRule="auto"/>
              <w:jc w:val="right"/>
              <w:rPr>
                <w:rPrChange w:id="3277" w:author="Author" w:date="2026-09-30T13:42:00Z">
                  <w:rPr>
                    <w:sz w:val="14"/>
                  </w:rPr>
                </w:rPrChange>
              </w:rPr>
              <w:pPrChange w:id="3278" w:author="Author" w:date="2026-09-30T13:42:00Z">
                <w:pPr>
                  <w:spacing w:line="360" w:lineRule="auto"/>
                </w:pPr>
              </w:pPrChange>
            </w:pPr>
            <w:del w:id="3279" w:author="Author" w:date="2026-09-30T13:42:00Z">
              <w:r w:rsidRPr="00E51E70">
                <w:rPr>
                  <w:sz w:val="14"/>
                  <w:szCs w:val="14"/>
                </w:rPr>
                <w:delText>Socializing</w:delText>
              </w:r>
            </w:del>
            <w:ins w:id="3280" w:author="Author" w:date="2026-09-30T13:42:00Z">
              <w:r w:rsidR="000C0F2E">
                <w:rPr>
                  <w:sz w:val="20"/>
                  <w:szCs w:val="20"/>
                </w:rPr>
                <w:t>0.0398</w:t>
              </w:r>
            </w:ins>
          </w:p>
        </w:tc>
        <w:tc>
          <w:tcPr>
            <w:tcW w:w="1481" w:type="dxa"/>
            <w:tcPrChange w:id="3281"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AE71643" w14:textId="5D8439F7" w:rsidR="00A61990" w:rsidRPr="000C0F2E" w:rsidRDefault="00E727C0" w:rsidP="000C0F2E">
            <w:pPr>
              <w:pStyle w:val="Compact"/>
              <w:spacing w:after="0" w:line="240" w:lineRule="auto"/>
              <w:jc w:val="right"/>
              <w:rPr>
                <w:rPrChange w:id="3282" w:author="Author" w:date="2026-09-30T13:42:00Z">
                  <w:rPr>
                    <w:sz w:val="14"/>
                  </w:rPr>
                </w:rPrChange>
              </w:rPr>
              <w:pPrChange w:id="3283" w:author="Author" w:date="2026-09-30T13:42:00Z">
                <w:pPr>
                  <w:spacing w:line="360" w:lineRule="auto"/>
                </w:pPr>
              </w:pPrChange>
            </w:pPr>
            <w:del w:id="3284" w:author="Author" w:date="2026-09-30T13:42:00Z">
              <w:r w:rsidRPr="00E51E70">
                <w:rPr>
                  <w:sz w:val="14"/>
                  <w:szCs w:val="14"/>
                </w:rPr>
                <w:delText>Visiting, parties, weddings, bars, clubs, or any direct social interactions.</w:delText>
              </w:r>
            </w:del>
            <w:ins w:id="3285" w:author="Author" w:date="2026-09-30T13:42:00Z">
              <w:r w:rsidR="000C0F2E">
                <w:rPr>
                  <w:sz w:val="20"/>
                  <w:szCs w:val="20"/>
                </w:rPr>
                <w:t>7</w:t>
              </w:r>
            </w:ins>
          </w:p>
        </w:tc>
      </w:tr>
      <w:tr w:rsidR="00A61990" w14:paraId="7779F0B9" w14:textId="77777777" w:rsidTr="000C0F2E">
        <w:trPr>
          <w:trPrChange w:id="3286" w:author="Author" w:date="2026-09-30T13:42:00Z">
            <w:trPr>
              <w:gridBefore w:val="1"/>
              <w:gridAfter w:val="0"/>
            </w:trPr>
          </w:trPrChange>
        </w:trPr>
        <w:tc>
          <w:tcPr>
            <w:tcW w:w="6399" w:type="dxa"/>
            <w:tcPrChange w:id="3287"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6A3F8AC" w14:textId="34B0A48E" w:rsidR="00A61990" w:rsidRPr="000C0F2E" w:rsidRDefault="00E727C0" w:rsidP="000C0F2E">
            <w:pPr>
              <w:pStyle w:val="Compact"/>
              <w:spacing w:after="0" w:line="240" w:lineRule="auto"/>
              <w:jc w:val="left"/>
              <w:rPr>
                <w:rPrChange w:id="3288" w:author="Author" w:date="2026-09-30T13:42:00Z">
                  <w:rPr>
                    <w:sz w:val="14"/>
                  </w:rPr>
                </w:rPrChange>
              </w:rPr>
              <w:pPrChange w:id="3289" w:author="Author" w:date="2026-09-30T13:42:00Z">
                <w:pPr>
                  <w:spacing w:line="360" w:lineRule="auto"/>
                  <w:jc w:val="center"/>
                </w:pPr>
              </w:pPrChange>
            </w:pPr>
            <w:del w:id="3290" w:author="Author" w:date="2026-09-30T13:42:00Z">
              <w:r w:rsidRPr="00E51E70">
                <w:rPr>
                  <w:sz w:val="14"/>
                  <w:szCs w:val="14"/>
                </w:rPr>
                <w:delText>10</w:delText>
              </w:r>
            </w:del>
            <w:ins w:id="3291" w:author="Author" w:date="2026-09-30T13:42:00Z">
              <w:r w:rsidR="000C0F2E">
                <w:rPr>
                  <w:sz w:val="20"/>
                  <w:szCs w:val="20"/>
                </w:rPr>
                <w:t>K = 8, decay 1.00, latent 128 (5 seeds)</w:t>
              </w:r>
            </w:ins>
          </w:p>
        </w:tc>
        <w:tc>
          <w:tcPr>
            <w:tcW w:w="1480" w:type="dxa"/>
            <w:tcPrChange w:id="3292"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0B87E01D" w14:textId="77A59DAB" w:rsidR="00A61990" w:rsidRPr="000C0F2E" w:rsidRDefault="00E727C0" w:rsidP="000C0F2E">
            <w:pPr>
              <w:pStyle w:val="Compact"/>
              <w:spacing w:after="0" w:line="240" w:lineRule="auto"/>
              <w:jc w:val="right"/>
              <w:rPr>
                <w:rPrChange w:id="3293" w:author="Author" w:date="2026-09-30T13:42:00Z">
                  <w:rPr>
                    <w:sz w:val="14"/>
                  </w:rPr>
                </w:rPrChange>
              </w:rPr>
              <w:pPrChange w:id="3294" w:author="Author" w:date="2026-09-30T13:42:00Z">
                <w:pPr>
                  <w:spacing w:line="360" w:lineRule="auto"/>
                </w:pPr>
              </w:pPrChange>
            </w:pPr>
            <w:del w:id="3295" w:author="Author" w:date="2026-09-30T13:42:00Z">
              <w:r w:rsidRPr="00E51E70">
                <w:rPr>
                  <w:sz w:val="14"/>
                  <w:szCs w:val="14"/>
                </w:rPr>
                <w:delText>Passive Leisure</w:delText>
              </w:r>
            </w:del>
            <w:ins w:id="3296" w:author="Author" w:date="2026-09-30T13:42:00Z">
              <w:r w:rsidR="000C0F2E">
                <w:rPr>
                  <w:sz w:val="20"/>
                  <w:szCs w:val="20"/>
                </w:rPr>
                <w:t>0.0399</w:t>
              </w:r>
            </w:ins>
          </w:p>
        </w:tc>
        <w:tc>
          <w:tcPr>
            <w:tcW w:w="1481" w:type="dxa"/>
            <w:tcPrChange w:id="3297"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76AD754D" w14:textId="279EB145" w:rsidR="00A61990" w:rsidRPr="000C0F2E" w:rsidRDefault="00E727C0" w:rsidP="000C0F2E">
            <w:pPr>
              <w:pStyle w:val="Compact"/>
              <w:spacing w:after="0" w:line="240" w:lineRule="auto"/>
              <w:jc w:val="right"/>
              <w:rPr>
                <w:rPrChange w:id="3298" w:author="Author" w:date="2026-09-30T13:42:00Z">
                  <w:rPr>
                    <w:sz w:val="14"/>
                  </w:rPr>
                </w:rPrChange>
              </w:rPr>
              <w:pPrChange w:id="3299" w:author="Author" w:date="2026-09-30T13:42:00Z">
                <w:pPr>
                  <w:spacing w:line="360" w:lineRule="auto"/>
                </w:pPr>
              </w:pPrChange>
            </w:pPr>
            <w:del w:id="3300" w:author="Author" w:date="2026-09-30T13:42:00Z">
              <w:r w:rsidRPr="00E51E70">
                <w:rPr>
                  <w:sz w:val="14"/>
                  <w:szCs w:val="14"/>
                </w:rPr>
                <w:delText>Relaxing, resting, reading, watching TV, gaming, listening to music, meditation, or private prayer.</w:delText>
              </w:r>
            </w:del>
            <w:ins w:id="3301" w:author="Author" w:date="2026-09-30T13:42:00Z">
              <w:r w:rsidR="000C0F2E">
                <w:rPr>
                  <w:sz w:val="20"/>
                  <w:szCs w:val="20"/>
                </w:rPr>
                <w:t>7</w:t>
              </w:r>
            </w:ins>
          </w:p>
        </w:tc>
      </w:tr>
      <w:tr w:rsidR="00A61990" w14:paraId="4AAC9A7A" w14:textId="77777777" w:rsidTr="000C0F2E">
        <w:trPr>
          <w:trPrChange w:id="3302" w:author="Author" w:date="2026-09-30T13:42:00Z">
            <w:trPr>
              <w:gridBefore w:val="1"/>
              <w:gridAfter w:val="0"/>
            </w:trPr>
          </w:trPrChange>
        </w:trPr>
        <w:tc>
          <w:tcPr>
            <w:tcW w:w="6399" w:type="dxa"/>
            <w:tcPrChange w:id="3303"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C14DCD3" w14:textId="0E035932" w:rsidR="00A61990" w:rsidRPr="000C0F2E" w:rsidRDefault="00E727C0" w:rsidP="000C0F2E">
            <w:pPr>
              <w:pStyle w:val="Compact"/>
              <w:spacing w:after="0" w:line="240" w:lineRule="auto"/>
              <w:jc w:val="left"/>
              <w:rPr>
                <w:rPrChange w:id="3304" w:author="Author" w:date="2026-09-30T13:42:00Z">
                  <w:rPr>
                    <w:sz w:val="14"/>
                  </w:rPr>
                </w:rPrChange>
              </w:rPr>
              <w:pPrChange w:id="3305" w:author="Author" w:date="2026-09-30T13:42:00Z">
                <w:pPr>
                  <w:spacing w:line="360" w:lineRule="auto"/>
                  <w:jc w:val="center"/>
                </w:pPr>
              </w:pPrChange>
            </w:pPr>
            <w:del w:id="3306" w:author="Author" w:date="2026-09-30T13:42:00Z">
              <w:r w:rsidRPr="00E51E70">
                <w:rPr>
                  <w:sz w:val="14"/>
                  <w:szCs w:val="14"/>
                </w:rPr>
                <w:delText>11</w:delText>
              </w:r>
            </w:del>
            <w:ins w:id="3307" w:author="Author" w:date="2026-09-30T13:42:00Z">
              <w:r w:rsidR="000C0F2E">
                <w:rPr>
                  <w:sz w:val="20"/>
                  <w:szCs w:val="20"/>
                </w:rPr>
                <w:t>K = 12, decay 0.90, latent 128 (5 seeds)</w:t>
              </w:r>
            </w:ins>
          </w:p>
        </w:tc>
        <w:tc>
          <w:tcPr>
            <w:tcW w:w="1480" w:type="dxa"/>
            <w:tcPrChange w:id="3308"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768489E" w14:textId="31817E53" w:rsidR="00A61990" w:rsidRPr="000C0F2E" w:rsidRDefault="00E727C0" w:rsidP="000C0F2E">
            <w:pPr>
              <w:pStyle w:val="Compact"/>
              <w:spacing w:after="0" w:line="240" w:lineRule="auto"/>
              <w:jc w:val="right"/>
              <w:rPr>
                <w:rPrChange w:id="3309" w:author="Author" w:date="2026-09-30T13:42:00Z">
                  <w:rPr>
                    <w:sz w:val="14"/>
                  </w:rPr>
                </w:rPrChange>
              </w:rPr>
              <w:pPrChange w:id="3310" w:author="Author" w:date="2026-09-30T13:42:00Z">
                <w:pPr>
                  <w:spacing w:line="360" w:lineRule="auto"/>
                </w:pPr>
              </w:pPrChange>
            </w:pPr>
            <w:del w:id="3311" w:author="Author" w:date="2026-09-30T13:42:00Z">
              <w:r w:rsidRPr="00E51E70">
                <w:rPr>
                  <w:sz w:val="14"/>
                  <w:szCs w:val="14"/>
                </w:rPr>
                <w:delText>Active Leisure</w:delText>
              </w:r>
            </w:del>
            <w:ins w:id="3312" w:author="Author" w:date="2026-09-30T13:42:00Z">
              <w:r w:rsidR="000C0F2E">
                <w:rPr>
                  <w:sz w:val="20"/>
                  <w:szCs w:val="20"/>
                </w:rPr>
                <w:t>0.0398</w:t>
              </w:r>
            </w:ins>
          </w:p>
        </w:tc>
        <w:tc>
          <w:tcPr>
            <w:tcW w:w="1481" w:type="dxa"/>
            <w:tcPrChange w:id="3313"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6B6B78E" w14:textId="4FD8019B" w:rsidR="00A61990" w:rsidRPr="000C0F2E" w:rsidRDefault="00E727C0" w:rsidP="000C0F2E">
            <w:pPr>
              <w:pStyle w:val="Compact"/>
              <w:spacing w:after="0" w:line="240" w:lineRule="auto"/>
              <w:jc w:val="right"/>
              <w:rPr>
                <w:rPrChange w:id="3314" w:author="Author" w:date="2026-09-30T13:42:00Z">
                  <w:rPr>
                    <w:sz w:val="14"/>
                  </w:rPr>
                </w:rPrChange>
              </w:rPr>
              <w:pPrChange w:id="3315" w:author="Author" w:date="2026-09-30T13:42:00Z">
                <w:pPr>
                  <w:spacing w:line="360" w:lineRule="auto"/>
                </w:pPr>
              </w:pPrChange>
            </w:pPr>
            <w:del w:id="3316" w:author="Author" w:date="2026-09-30T13:42:00Z">
              <w:r w:rsidRPr="00E51E70">
                <w:rPr>
                  <w:sz w:val="14"/>
                  <w:szCs w:val="14"/>
                </w:rPr>
                <w:delText>Sports, exercise, hobbies, outdoor recreation, arts, dancing, or physically engaging activities.</w:delText>
              </w:r>
            </w:del>
            <w:ins w:id="3317" w:author="Author" w:date="2026-09-30T13:42:00Z">
              <w:r w:rsidR="000C0F2E">
                <w:rPr>
                  <w:sz w:val="20"/>
                  <w:szCs w:val="20"/>
                </w:rPr>
                <w:t>7</w:t>
              </w:r>
            </w:ins>
          </w:p>
        </w:tc>
      </w:tr>
      <w:tr w:rsidR="00A61990" w14:paraId="59F9FF17" w14:textId="77777777" w:rsidTr="000C0F2E">
        <w:trPr>
          <w:trPrChange w:id="3318" w:author="Author" w:date="2026-09-30T13:42:00Z">
            <w:trPr>
              <w:gridBefore w:val="1"/>
              <w:gridAfter w:val="0"/>
            </w:trPr>
          </w:trPrChange>
        </w:trPr>
        <w:tc>
          <w:tcPr>
            <w:tcW w:w="6399" w:type="dxa"/>
            <w:tcPrChange w:id="3319"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AAF16A1" w14:textId="2CC26DC7" w:rsidR="00A61990" w:rsidRPr="000C0F2E" w:rsidRDefault="00E727C0" w:rsidP="000C0F2E">
            <w:pPr>
              <w:pStyle w:val="Compact"/>
              <w:spacing w:after="0" w:line="240" w:lineRule="auto"/>
              <w:jc w:val="left"/>
              <w:rPr>
                <w:rPrChange w:id="3320" w:author="Author" w:date="2026-09-30T13:42:00Z">
                  <w:rPr>
                    <w:sz w:val="14"/>
                  </w:rPr>
                </w:rPrChange>
              </w:rPr>
              <w:pPrChange w:id="3321" w:author="Author" w:date="2026-09-30T13:42:00Z">
                <w:pPr>
                  <w:spacing w:line="360" w:lineRule="auto"/>
                  <w:jc w:val="center"/>
                </w:pPr>
              </w:pPrChange>
            </w:pPr>
            <w:del w:id="3322" w:author="Author" w:date="2026-09-30T13:42:00Z">
              <w:r w:rsidRPr="00E51E70">
                <w:rPr>
                  <w:sz w:val="14"/>
                  <w:szCs w:val="14"/>
                </w:rPr>
                <w:delText>12</w:delText>
              </w:r>
            </w:del>
            <w:ins w:id="3323" w:author="Author" w:date="2026-09-30T13:42:00Z">
              <w:r w:rsidR="000C0F2E">
                <w:rPr>
                  <w:sz w:val="20"/>
                  <w:szCs w:val="20"/>
                </w:rPr>
                <w:t>K = 12, decay 0.95, latent 128 (5 seeds)</w:t>
              </w:r>
            </w:ins>
          </w:p>
        </w:tc>
        <w:tc>
          <w:tcPr>
            <w:tcW w:w="1480" w:type="dxa"/>
            <w:tcPrChange w:id="3324"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0A04164D" w14:textId="39FA364C" w:rsidR="00A61990" w:rsidRPr="000C0F2E" w:rsidRDefault="00E727C0" w:rsidP="000C0F2E">
            <w:pPr>
              <w:pStyle w:val="Compact"/>
              <w:spacing w:after="0" w:line="240" w:lineRule="auto"/>
              <w:jc w:val="right"/>
              <w:rPr>
                <w:rPrChange w:id="3325" w:author="Author" w:date="2026-09-30T13:42:00Z">
                  <w:rPr>
                    <w:sz w:val="14"/>
                  </w:rPr>
                </w:rPrChange>
              </w:rPr>
              <w:pPrChange w:id="3326" w:author="Author" w:date="2026-09-30T13:42:00Z">
                <w:pPr>
                  <w:spacing w:line="360" w:lineRule="auto"/>
                </w:pPr>
              </w:pPrChange>
            </w:pPr>
            <w:del w:id="3327" w:author="Author" w:date="2026-09-30T13:42:00Z">
              <w:r w:rsidRPr="00E51E70">
                <w:rPr>
                  <w:sz w:val="14"/>
                  <w:szCs w:val="14"/>
                </w:rPr>
                <w:delText>Community &amp; Volunteer</w:delText>
              </w:r>
            </w:del>
            <w:ins w:id="3328" w:author="Author" w:date="2026-09-30T13:42:00Z">
              <w:r w:rsidR="000C0F2E">
                <w:rPr>
                  <w:sz w:val="20"/>
                  <w:szCs w:val="20"/>
                </w:rPr>
                <w:t>0.0399</w:t>
              </w:r>
            </w:ins>
          </w:p>
        </w:tc>
        <w:tc>
          <w:tcPr>
            <w:tcW w:w="1481" w:type="dxa"/>
            <w:tcPrChange w:id="3329"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9D84C75" w14:textId="4F01D4A1" w:rsidR="00A61990" w:rsidRPr="000C0F2E" w:rsidRDefault="00E727C0" w:rsidP="000C0F2E">
            <w:pPr>
              <w:pStyle w:val="Compact"/>
              <w:spacing w:after="0" w:line="240" w:lineRule="auto"/>
              <w:jc w:val="right"/>
              <w:rPr>
                <w:rPrChange w:id="3330" w:author="Author" w:date="2026-09-30T13:42:00Z">
                  <w:rPr>
                    <w:sz w:val="14"/>
                  </w:rPr>
                </w:rPrChange>
              </w:rPr>
              <w:pPrChange w:id="3331" w:author="Author" w:date="2026-09-30T13:42:00Z">
                <w:pPr>
                  <w:spacing w:line="360" w:lineRule="auto"/>
                </w:pPr>
              </w:pPrChange>
            </w:pPr>
            <w:del w:id="3332" w:author="Author" w:date="2026-09-30T13:42:00Z">
              <w:r w:rsidRPr="00E51E70">
                <w:rPr>
                  <w:sz w:val="14"/>
                  <w:szCs w:val="14"/>
                </w:rPr>
                <w:delText>Civic participation, religious services, volunteering, and organized community activities.</w:delText>
              </w:r>
            </w:del>
            <w:ins w:id="3333" w:author="Author" w:date="2026-09-30T13:42:00Z">
              <w:r w:rsidR="000C0F2E">
                <w:rPr>
                  <w:sz w:val="20"/>
                  <w:szCs w:val="20"/>
                </w:rPr>
                <w:t>7</w:t>
              </w:r>
            </w:ins>
          </w:p>
        </w:tc>
      </w:tr>
      <w:tr w:rsidR="00A61990" w14:paraId="240AC63C" w14:textId="77777777" w:rsidTr="000C0F2E">
        <w:trPr>
          <w:trPrChange w:id="3334" w:author="Author" w:date="2026-09-30T13:42:00Z">
            <w:trPr>
              <w:gridBefore w:val="1"/>
              <w:gridAfter w:val="0"/>
            </w:trPr>
          </w:trPrChange>
        </w:trPr>
        <w:tc>
          <w:tcPr>
            <w:tcW w:w="6399" w:type="dxa"/>
            <w:tcPrChange w:id="3335"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6BC0658" w14:textId="14470839" w:rsidR="00A61990" w:rsidRPr="000C0F2E" w:rsidRDefault="00E727C0" w:rsidP="000C0F2E">
            <w:pPr>
              <w:pStyle w:val="Compact"/>
              <w:spacing w:after="0" w:line="240" w:lineRule="auto"/>
              <w:jc w:val="left"/>
              <w:rPr>
                <w:rPrChange w:id="3336" w:author="Author" w:date="2026-09-30T13:42:00Z">
                  <w:rPr>
                    <w:sz w:val="14"/>
                  </w:rPr>
                </w:rPrChange>
              </w:rPr>
              <w:pPrChange w:id="3337" w:author="Author" w:date="2026-09-30T13:42:00Z">
                <w:pPr>
                  <w:spacing w:line="360" w:lineRule="auto"/>
                  <w:jc w:val="center"/>
                </w:pPr>
              </w:pPrChange>
            </w:pPr>
            <w:del w:id="3338" w:author="Author" w:date="2026-09-30T13:42:00Z">
              <w:r w:rsidRPr="00E51E70">
                <w:rPr>
                  <w:sz w:val="14"/>
                  <w:szCs w:val="14"/>
                </w:rPr>
                <w:delText>13</w:delText>
              </w:r>
            </w:del>
            <w:ins w:id="3339" w:author="Author" w:date="2026-09-30T13:42:00Z">
              <w:r w:rsidR="000C0F2E">
                <w:rPr>
                  <w:sz w:val="20"/>
                  <w:szCs w:val="20"/>
                </w:rPr>
                <w:t>K = 12, decay 1.00, latent 128 (5 seeds)</w:t>
              </w:r>
            </w:ins>
          </w:p>
        </w:tc>
        <w:tc>
          <w:tcPr>
            <w:tcW w:w="1480" w:type="dxa"/>
            <w:tcPrChange w:id="3340"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64C5AE0" w14:textId="04131D1F" w:rsidR="00A61990" w:rsidRPr="000C0F2E" w:rsidRDefault="00E727C0" w:rsidP="000C0F2E">
            <w:pPr>
              <w:pStyle w:val="Compact"/>
              <w:spacing w:after="0" w:line="240" w:lineRule="auto"/>
              <w:jc w:val="right"/>
              <w:rPr>
                <w:rPrChange w:id="3341" w:author="Author" w:date="2026-09-30T13:42:00Z">
                  <w:rPr>
                    <w:sz w:val="14"/>
                  </w:rPr>
                </w:rPrChange>
              </w:rPr>
              <w:pPrChange w:id="3342" w:author="Author" w:date="2026-09-30T13:42:00Z">
                <w:pPr>
                  <w:spacing w:line="360" w:lineRule="auto"/>
                </w:pPr>
              </w:pPrChange>
            </w:pPr>
            <w:del w:id="3343" w:author="Author" w:date="2026-09-30T13:42:00Z">
              <w:r w:rsidRPr="00E51E70">
                <w:rPr>
                  <w:sz w:val="14"/>
                  <w:szCs w:val="14"/>
                </w:rPr>
                <w:delText>Travel</w:delText>
              </w:r>
            </w:del>
            <w:ins w:id="3344" w:author="Author" w:date="2026-09-30T13:42:00Z">
              <w:r w:rsidR="000C0F2E">
                <w:rPr>
                  <w:sz w:val="20"/>
                  <w:szCs w:val="20"/>
                </w:rPr>
                <w:t>0.0400</w:t>
              </w:r>
            </w:ins>
          </w:p>
        </w:tc>
        <w:tc>
          <w:tcPr>
            <w:tcW w:w="1481" w:type="dxa"/>
            <w:tcPrChange w:id="3345"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A471559" w14:textId="6C50DA64" w:rsidR="00A61990" w:rsidRPr="000C0F2E" w:rsidRDefault="00E727C0" w:rsidP="000C0F2E">
            <w:pPr>
              <w:pStyle w:val="Compact"/>
              <w:spacing w:after="0" w:line="240" w:lineRule="auto"/>
              <w:jc w:val="right"/>
              <w:rPr>
                <w:rPrChange w:id="3346" w:author="Author" w:date="2026-09-30T13:42:00Z">
                  <w:rPr>
                    <w:sz w:val="14"/>
                  </w:rPr>
                </w:rPrChange>
              </w:rPr>
              <w:pPrChange w:id="3347" w:author="Author" w:date="2026-09-30T13:42:00Z">
                <w:pPr>
                  <w:spacing w:line="360" w:lineRule="auto"/>
                </w:pPr>
              </w:pPrChange>
            </w:pPr>
            <w:del w:id="3348" w:author="Author" w:date="2026-09-30T13:42:00Z">
              <w:r w:rsidRPr="00E51E70">
                <w:rPr>
                  <w:sz w:val="14"/>
                  <w:szCs w:val="14"/>
                </w:rPr>
                <w:delText>All travel between locations for any purpose (work, errands, social, education, etc.).</w:delText>
              </w:r>
            </w:del>
            <w:ins w:id="3349" w:author="Author" w:date="2026-09-30T13:42:00Z">
              <w:r w:rsidR="000C0F2E">
                <w:rPr>
                  <w:sz w:val="20"/>
                  <w:szCs w:val="20"/>
                </w:rPr>
                <w:t>7</w:t>
              </w:r>
            </w:ins>
          </w:p>
        </w:tc>
      </w:tr>
      <w:tr w:rsidR="00A61990" w14:paraId="7B16F3BE" w14:textId="77777777" w:rsidTr="000C0F2E">
        <w:trPr>
          <w:trPrChange w:id="3350" w:author="Author" w:date="2026-09-30T13:42:00Z">
            <w:trPr>
              <w:gridBefore w:val="1"/>
              <w:gridAfter w:val="0"/>
            </w:trPr>
          </w:trPrChange>
        </w:trPr>
        <w:tc>
          <w:tcPr>
            <w:tcW w:w="6399" w:type="dxa"/>
            <w:tcPrChange w:id="3351" w:author="Author" w:date="2026-09-30T13:42:00Z">
              <w:tcPr>
                <w:tcW w:w="27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C63A98A" w14:textId="74D72E01" w:rsidR="00A61990" w:rsidRPr="000C0F2E" w:rsidRDefault="00E727C0" w:rsidP="000C0F2E">
            <w:pPr>
              <w:pStyle w:val="Compact"/>
              <w:spacing w:after="0" w:line="240" w:lineRule="auto"/>
              <w:jc w:val="left"/>
              <w:rPr>
                <w:rPrChange w:id="3352" w:author="Author" w:date="2026-09-30T13:42:00Z">
                  <w:rPr>
                    <w:sz w:val="14"/>
                  </w:rPr>
                </w:rPrChange>
              </w:rPr>
              <w:pPrChange w:id="3353" w:author="Author" w:date="2026-09-30T13:42:00Z">
                <w:pPr>
                  <w:spacing w:line="360" w:lineRule="auto"/>
                  <w:jc w:val="center"/>
                </w:pPr>
              </w:pPrChange>
            </w:pPr>
            <w:del w:id="3354" w:author="Author" w:date="2026-09-30T13:42:00Z">
              <w:r w:rsidRPr="00E51E70">
                <w:rPr>
                  <w:sz w:val="14"/>
                  <w:szCs w:val="14"/>
                </w:rPr>
                <w:delText>14</w:delText>
              </w:r>
            </w:del>
            <w:ins w:id="3355" w:author="Author" w:date="2026-09-30T13:42:00Z">
              <w:r w:rsidR="000C0F2E">
                <w:rPr>
                  <w:sz w:val="20"/>
                  <w:szCs w:val="20"/>
                </w:rPr>
                <w:t>K = 8, decay 0.95, latent 64 (seed 1)</w:t>
              </w:r>
            </w:ins>
          </w:p>
        </w:tc>
        <w:tc>
          <w:tcPr>
            <w:tcW w:w="1480" w:type="dxa"/>
            <w:tcPrChange w:id="3356" w:author="Author" w:date="2026-09-30T13:42:00Z">
              <w:tcPr>
                <w:tcW w:w="2058"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266BE063" w14:textId="7E0CC9FB" w:rsidR="00A61990" w:rsidRPr="000C0F2E" w:rsidRDefault="00E727C0" w:rsidP="000C0F2E">
            <w:pPr>
              <w:pStyle w:val="Compact"/>
              <w:spacing w:after="0" w:line="240" w:lineRule="auto"/>
              <w:jc w:val="right"/>
              <w:rPr>
                <w:rPrChange w:id="3357" w:author="Author" w:date="2026-09-30T13:42:00Z">
                  <w:rPr>
                    <w:sz w:val="14"/>
                  </w:rPr>
                </w:rPrChange>
              </w:rPr>
              <w:pPrChange w:id="3358" w:author="Author" w:date="2026-09-30T13:42:00Z">
                <w:pPr>
                  <w:spacing w:line="360" w:lineRule="auto"/>
                </w:pPr>
              </w:pPrChange>
            </w:pPr>
            <w:del w:id="3359" w:author="Author" w:date="2026-09-30T13:42:00Z">
              <w:r w:rsidRPr="00E51E70">
                <w:rPr>
                  <w:sz w:val="14"/>
                  <w:szCs w:val="14"/>
                </w:rPr>
                <w:delText>Miscellaneous / Idle</w:delText>
              </w:r>
            </w:del>
            <w:ins w:id="3360" w:author="Author" w:date="2026-09-30T13:42:00Z">
              <w:r w:rsidR="000C0F2E">
                <w:rPr>
                  <w:sz w:val="20"/>
                  <w:szCs w:val="20"/>
                </w:rPr>
                <w:t>0.0437</w:t>
              </w:r>
            </w:ins>
          </w:p>
        </w:tc>
        <w:tc>
          <w:tcPr>
            <w:tcW w:w="1481" w:type="dxa"/>
            <w:tcPrChange w:id="3361" w:author="Author" w:date="2026-09-30T13:42:00Z">
              <w:tcPr>
                <w:tcW w:w="6702" w:type="dxa"/>
                <w:gridSpan w:val="3"/>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138BF3DC" w14:textId="4BAD987F" w:rsidR="00A61990" w:rsidRPr="000C0F2E" w:rsidRDefault="00E727C0" w:rsidP="000C0F2E">
            <w:pPr>
              <w:pStyle w:val="Compact"/>
              <w:spacing w:after="0" w:line="240" w:lineRule="auto"/>
              <w:jc w:val="right"/>
              <w:rPr>
                <w:rPrChange w:id="3362" w:author="Author" w:date="2026-09-30T13:42:00Z">
                  <w:rPr>
                    <w:sz w:val="14"/>
                  </w:rPr>
                </w:rPrChange>
              </w:rPr>
              <w:pPrChange w:id="3363" w:author="Author" w:date="2026-09-30T13:42:00Z">
                <w:pPr>
                  <w:spacing w:line="360" w:lineRule="auto"/>
                </w:pPr>
              </w:pPrChange>
            </w:pPr>
            <w:del w:id="3364" w:author="Author" w:date="2026-09-30T13:42:00Z">
              <w:r w:rsidRPr="00E51E70">
                <w:rPr>
                  <w:sz w:val="14"/>
                  <w:szCs w:val="14"/>
                </w:rPr>
                <w:delText>Waiting, unspecified, or unclassifiable time.</w:delText>
              </w:r>
            </w:del>
            <w:ins w:id="3365" w:author="Author" w:date="2026-09-30T13:42:00Z">
              <w:r w:rsidR="000C0F2E">
                <w:rPr>
                  <w:sz w:val="20"/>
                  <w:szCs w:val="20"/>
                </w:rPr>
                <w:t>5</w:t>
              </w:r>
            </w:ins>
          </w:p>
        </w:tc>
      </w:tr>
      <w:tr w:rsidR="00A61990" w14:paraId="60A6629D" w14:textId="77777777" w:rsidTr="00A61990">
        <w:trPr>
          <w:ins w:id="3366" w:author="Author" w:date="2026-09-30T13:42:00Z"/>
        </w:trPr>
        <w:tc>
          <w:tcPr>
            <w:tcW w:w="6399" w:type="dxa"/>
          </w:tcPr>
          <w:p w14:paraId="3A91C266" w14:textId="77777777" w:rsidR="00A61990" w:rsidRDefault="000C0F2E">
            <w:pPr>
              <w:pStyle w:val="Compact"/>
              <w:spacing w:after="0" w:line="240" w:lineRule="auto"/>
              <w:jc w:val="left"/>
              <w:rPr>
                <w:ins w:id="3367" w:author="Author" w:date="2026-09-30T13:42:00Z"/>
              </w:rPr>
            </w:pPr>
            <w:ins w:id="3368" w:author="Author" w:date="2026-09-30T13:42:00Z">
              <w:r>
                <w:rPr>
                  <w:sz w:val="20"/>
                  <w:szCs w:val="20"/>
                </w:rPr>
                <w:t>K = 8, decay 0.95, latent 128 (seed 1)</w:t>
              </w:r>
            </w:ins>
          </w:p>
        </w:tc>
        <w:tc>
          <w:tcPr>
            <w:tcW w:w="1480" w:type="dxa"/>
          </w:tcPr>
          <w:p w14:paraId="04DB9EFF" w14:textId="77777777" w:rsidR="00A61990" w:rsidRDefault="000C0F2E">
            <w:pPr>
              <w:pStyle w:val="Compact"/>
              <w:spacing w:after="0" w:line="240" w:lineRule="auto"/>
              <w:jc w:val="right"/>
              <w:rPr>
                <w:ins w:id="3369" w:author="Author" w:date="2026-09-30T13:42:00Z"/>
              </w:rPr>
            </w:pPr>
            <w:ins w:id="3370" w:author="Author" w:date="2026-09-30T13:42:00Z">
              <w:r>
                <w:rPr>
                  <w:sz w:val="20"/>
                  <w:szCs w:val="20"/>
                </w:rPr>
                <w:t>0.0406</w:t>
              </w:r>
            </w:ins>
          </w:p>
        </w:tc>
        <w:tc>
          <w:tcPr>
            <w:tcW w:w="1481" w:type="dxa"/>
          </w:tcPr>
          <w:p w14:paraId="786F4B3D" w14:textId="77777777" w:rsidR="00A61990" w:rsidRDefault="000C0F2E">
            <w:pPr>
              <w:pStyle w:val="Compact"/>
              <w:spacing w:after="0" w:line="240" w:lineRule="auto"/>
              <w:jc w:val="right"/>
              <w:rPr>
                <w:ins w:id="3371" w:author="Author" w:date="2026-09-30T13:42:00Z"/>
              </w:rPr>
            </w:pPr>
            <w:ins w:id="3372" w:author="Author" w:date="2026-09-30T13:42:00Z">
              <w:r>
                <w:rPr>
                  <w:sz w:val="20"/>
                  <w:szCs w:val="20"/>
                </w:rPr>
                <w:t>6</w:t>
              </w:r>
            </w:ins>
          </w:p>
        </w:tc>
      </w:tr>
      <w:tr w:rsidR="00A61990" w14:paraId="0D49BF24" w14:textId="77777777" w:rsidTr="00A61990">
        <w:trPr>
          <w:ins w:id="3373" w:author="Author" w:date="2026-09-30T13:42:00Z"/>
        </w:trPr>
        <w:tc>
          <w:tcPr>
            <w:tcW w:w="6399" w:type="dxa"/>
          </w:tcPr>
          <w:p w14:paraId="6A21F9D3" w14:textId="77777777" w:rsidR="00A61990" w:rsidRDefault="000C0F2E">
            <w:pPr>
              <w:pStyle w:val="Compact"/>
              <w:spacing w:after="0" w:line="240" w:lineRule="auto"/>
              <w:jc w:val="left"/>
              <w:rPr>
                <w:ins w:id="3374" w:author="Author" w:date="2026-09-30T13:42:00Z"/>
              </w:rPr>
            </w:pPr>
            <w:ins w:id="3375" w:author="Author" w:date="2026-09-30T13:42:00Z">
              <w:r>
                <w:rPr>
                  <w:sz w:val="20"/>
                  <w:szCs w:val="20"/>
                </w:rPr>
                <w:t>K = 8, decay 0.95, latent 256 (seed 1)</w:t>
              </w:r>
            </w:ins>
          </w:p>
        </w:tc>
        <w:tc>
          <w:tcPr>
            <w:tcW w:w="1480" w:type="dxa"/>
          </w:tcPr>
          <w:p w14:paraId="3479F6DC" w14:textId="77777777" w:rsidR="00A61990" w:rsidRDefault="000C0F2E">
            <w:pPr>
              <w:pStyle w:val="Compact"/>
              <w:spacing w:after="0" w:line="240" w:lineRule="auto"/>
              <w:jc w:val="right"/>
              <w:rPr>
                <w:ins w:id="3376" w:author="Author" w:date="2026-09-30T13:42:00Z"/>
              </w:rPr>
            </w:pPr>
            <w:ins w:id="3377" w:author="Author" w:date="2026-09-30T13:42:00Z">
              <w:r>
                <w:rPr>
                  <w:sz w:val="20"/>
                  <w:szCs w:val="20"/>
                </w:rPr>
                <w:t>0.0394</w:t>
              </w:r>
            </w:ins>
          </w:p>
        </w:tc>
        <w:tc>
          <w:tcPr>
            <w:tcW w:w="1481" w:type="dxa"/>
          </w:tcPr>
          <w:p w14:paraId="46001C48" w14:textId="77777777" w:rsidR="00A61990" w:rsidRDefault="000C0F2E">
            <w:pPr>
              <w:pStyle w:val="Compact"/>
              <w:spacing w:after="0" w:line="240" w:lineRule="auto"/>
              <w:jc w:val="right"/>
              <w:rPr>
                <w:ins w:id="3378" w:author="Author" w:date="2026-09-30T13:42:00Z"/>
              </w:rPr>
            </w:pPr>
            <w:ins w:id="3379" w:author="Author" w:date="2026-09-30T13:42:00Z">
              <w:r>
                <w:rPr>
                  <w:sz w:val="20"/>
                  <w:szCs w:val="20"/>
                </w:rPr>
                <w:t>7</w:t>
              </w:r>
            </w:ins>
          </w:p>
        </w:tc>
      </w:tr>
    </w:tbl>
    <w:p w14:paraId="5DC012C8" w14:textId="77777777" w:rsidR="001E711F" w:rsidRPr="00E51E70" w:rsidRDefault="00E727C0">
      <w:pPr>
        <w:spacing w:before="240" w:after="240"/>
        <w:jc w:val="center"/>
        <w:rPr>
          <w:del w:id="3380" w:author="Author" w:date="2026-09-30T13:42:00Z"/>
        </w:rPr>
      </w:pPr>
      <w:del w:id="3381" w:author="Author" w:date="2026-09-30T13:42:00Z">
        <w:r w:rsidRPr="00E51E70">
          <w:rPr>
            <w:b/>
            <w:bCs/>
          </w:rPr>
          <w:delText xml:space="preserve">Table B2. </w:delText>
        </w:r>
        <w:r w:rsidRPr="00E51E70">
          <w:delText>Harmonized Occupancy Location Schema</w:delText>
        </w:r>
      </w:del>
    </w:p>
    <w:p w14:paraId="61367868" w14:textId="77777777" w:rsidR="00A61990" w:rsidRDefault="000C0F2E">
      <w:pPr>
        <w:pStyle w:val="BodyText"/>
        <w:rPr>
          <w:ins w:id="3382" w:author="Author" w:date="2026-09-30T13:42:00Z"/>
        </w:rPr>
      </w:pPr>
      <w:ins w:id="3383" w:author="Author" w:date="2026-09-30T13:42:00Z">
        <w:r>
          <w:t>Table A2. Sensitivity of the 2025 cohort: distance of each variant from the reference cohort (K = 8, decay 0.95, latent 128, seed 1), mean over the 24 variables and largest single variable. A repeat of the reference gave a distance of zero.</w:t>
        </w:r>
      </w:ins>
    </w:p>
    <w:tbl>
      <w:tblPr>
        <w:tblStyle w:val="Table"/>
        <w:tblW w:w="5000" w:type="pct"/>
        <w:tblLayout w:type="fixed"/>
        <w:tblCellMar>
          <w:left w:w="72" w:type="dxa"/>
          <w:right w:w="72" w:type="dxa"/>
        </w:tblCellMar>
        <w:tblLook w:val="0020" w:firstRow="1" w:lastRow="0" w:firstColumn="0" w:lastColumn="0" w:noHBand="0" w:noVBand="0"/>
        <w:tblPrChange w:id="3384" w:author="Author" w:date="2026-09-30T13:42:00Z">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PrChange>
      </w:tblPr>
      <w:tblGrid>
        <w:gridCol w:w="336"/>
        <w:gridCol w:w="728"/>
        <w:gridCol w:w="1263"/>
        <w:gridCol w:w="1797"/>
        <w:gridCol w:w="846"/>
        <w:gridCol w:w="2066"/>
        <w:gridCol w:w="291"/>
        <w:gridCol w:w="672"/>
        <w:gridCol w:w="1505"/>
        <w:tblGridChange w:id="3385">
          <w:tblGrid>
            <w:gridCol w:w="80"/>
            <w:gridCol w:w="526"/>
            <w:gridCol w:w="1350"/>
            <w:gridCol w:w="2168"/>
            <w:gridCol w:w="307"/>
            <w:gridCol w:w="432"/>
            <w:gridCol w:w="107"/>
            <w:gridCol w:w="1125"/>
            <w:gridCol w:w="2985"/>
            <w:gridCol w:w="424"/>
          </w:tblGrid>
        </w:tblGridChange>
      </w:tblGrid>
      <w:tr w:rsidR="00A61990" w14:paraId="5BE21122" w14:textId="2B352D00" w:rsidTr="000C0F2E">
        <w:trPr>
          <w:cnfStyle w:val="100000000000" w:firstRow="1" w:lastRow="0" w:firstColumn="0" w:lastColumn="0" w:oddVBand="0" w:evenVBand="0" w:oddHBand="0" w:evenHBand="0" w:firstRowFirstColumn="0" w:firstRowLastColumn="0" w:lastRowFirstColumn="0" w:lastRowLastColumn="0"/>
          <w:tblHeader/>
          <w:trPrChange w:id="3386" w:author="Author" w:date="2026-09-30T13:42:00Z">
            <w:trPr>
              <w:gridBefore w:val="1"/>
              <w:gridAfter w:val="0"/>
            </w:trPr>
          </w:trPrChange>
        </w:trPr>
        <w:tc>
          <w:tcPr>
            <w:tcW w:w="3598" w:type="dxa"/>
            <w:gridSpan w:val="4"/>
            <w:tcPrChange w:id="3387"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01B60DB2" w14:textId="2C9D69E9" w:rsidR="00A61990" w:rsidRPr="000C0F2E" w:rsidRDefault="00E727C0"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3388" w:author="Author" w:date="2026-09-30T13:42:00Z">
                  <w:rPr>
                    <w:b/>
                    <w:sz w:val="14"/>
                  </w:rPr>
                </w:rPrChange>
              </w:rPr>
              <w:pPrChange w:id="3389" w:author="Author" w:date="2026-09-30T13:42:00Z">
                <w:pPr>
                  <w:spacing w:line="360" w:lineRule="auto"/>
                  <w:jc w:val="center"/>
                  <w:cnfStyle w:val="100000000000" w:firstRow="1" w:lastRow="0" w:firstColumn="0" w:lastColumn="0" w:oddVBand="0" w:evenVBand="0" w:oddHBand="0" w:evenHBand="0" w:firstRowFirstColumn="0" w:firstRowLastColumn="0" w:lastRowFirstColumn="0" w:lastRowLastColumn="0"/>
                </w:pPr>
              </w:pPrChange>
            </w:pPr>
            <w:del w:id="3390" w:author="Author" w:date="2026-09-30T13:42:00Z">
              <w:r w:rsidRPr="00E51E70">
                <w:rPr>
                  <w:b/>
                  <w:bCs/>
                  <w:sz w:val="14"/>
                  <w:szCs w:val="14"/>
                </w:rPr>
                <w:delText>Code</w:delText>
              </w:r>
            </w:del>
            <w:ins w:id="3391" w:author="Author" w:date="2026-09-30T13:42:00Z">
              <w:r w:rsidR="000C0F2E">
                <w:rPr>
                  <w:sz w:val="20"/>
                  <w:szCs w:val="20"/>
                </w:rPr>
                <w:t>2025 cohort var</w:t>
              </w:r>
              <w:r w:rsidR="000C0F2E">
                <w:rPr>
                  <w:sz w:val="20"/>
                  <w:szCs w:val="20"/>
                </w:rPr>
                <w:t>iant</w:t>
              </w:r>
            </w:ins>
          </w:p>
        </w:tc>
        <w:tc>
          <w:tcPr>
            <w:tcW w:w="1599" w:type="dxa"/>
            <w:tcPrChange w:id="3392"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403805F5" w14:textId="2DF4CEA9" w:rsidR="00A61990" w:rsidRPr="000C0F2E" w:rsidRDefault="00E727C0" w:rsidP="000C0F2E">
            <w:pPr>
              <w:pStyle w:val="Compact"/>
              <w:spacing w:after="0" w:line="240" w:lineRule="auto"/>
              <w:jc w:val="right"/>
              <w:cnfStyle w:val="100000000000" w:firstRow="1" w:lastRow="0" w:firstColumn="0" w:lastColumn="0" w:oddVBand="0" w:evenVBand="0" w:oddHBand="0" w:evenHBand="0" w:firstRowFirstColumn="0" w:firstRowLastColumn="0" w:lastRowFirstColumn="0" w:lastRowLastColumn="0"/>
              <w:rPr>
                <w:rPrChange w:id="3393" w:author="Author" w:date="2026-09-30T13:42:00Z">
                  <w:rPr>
                    <w:b/>
                    <w:sz w:val="14"/>
                  </w:rPr>
                </w:rPrChange>
              </w:rPr>
              <w:pPrChange w:id="3394" w:author="Author" w:date="2026-09-30T13:42:00Z">
                <w:pPr>
                  <w:spacing w:line="360" w:lineRule="auto"/>
                  <w:cnfStyle w:val="100000000000" w:firstRow="1" w:lastRow="0" w:firstColumn="0" w:lastColumn="0" w:oddVBand="0" w:evenVBand="0" w:oddHBand="0" w:evenHBand="0" w:firstRowFirstColumn="0" w:firstRowLastColumn="0" w:lastRowFirstColumn="0" w:lastRowLastColumn="0"/>
                </w:pPr>
              </w:pPrChange>
            </w:pPr>
            <w:del w:id="3395" w:author="Author" w:date="2026-09-30T13:42:00Z">
              <w:r w:rsidRPr="00E51E70">
                <w:rPr>
                  <w:b/>
                  <w:bCs/>
                  <w:sz w:val="14"/>
                  <w:szCs w:val="14"/>
                </w:rPr>
                <w:delText>Description</w:delText>
              </w:r>
            </w:del>
            <w:ins w:id="3396" w:author="Author" w:date="2026-09-30T13:42:00Z">
              <w:r w:rsidR="000C0F2E">
                <w:rPr>
                  <w:sz w:val="20"/>
                  <w:szCs w:val="20"/>
                </w:rPr>
                <w:t>Mean distance from the reference cohort</w:t>
              </w:r>
            </w:ins>
          </w:p>
        </w:tc>
        <w:tc>
          <w:tcPr>
            <w:tcW w:w="4163" w:type="dxa"/>
            <w:tcPrChange w:id="3397"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40496CDC" w14:textId="23A8FA05" w:rsidR="00A61990" w:rsidRPr="000C0F2E" w:rsidRDefault="00E727C0" w:rsidP="000C0F2E">
            <w:pPr>
              <w:pStyle w:val="Compact"/>
              <w:spacing w:after="0" w:line="240" w:lineRule="auto"/>
              <w:jc w:val="left"/>
              <w:cnfStyle w:val="100000000000" w:firstRow="1" w:lastRow="0" w:firstColumn="0" w:lastColumn="0" w:oddVBand="0" w:evenVBand="0" w:oddHBand="0" w:evenHBand="0" w:firstRowFirstColumn="0" w:firstRowLastColumn="0" w:lastRowFirstColumn="0" w:lastRowLastColumn="0"/>
              <w:rPr>
                <w:rPrChange w:id="3398" w:author="Author" w:date="2026-09-30T13:42:00Z">
                  <w:rPr>
                    <w:b/>
                    <w:sz w:val="14"/>
                  </w:rPr>
                </w:rPrChange>
              </w:rPr>
              <w:pPrChange w:id="3399" w:author="Author" w:date="2026-09-30T13:42:00Z">
                <w:pPr>
                  <w:spacing w:line="360" w:lineRule="auto"/>
                  <w:cnfStyle w:val="100000000000" w:firstRow="1" w:lastRow="0" w:firstColumn="0" w:lastColumn="0" w:oddVBand="0" w:evenVBand="0" w:oddHBand="0" w:evenHBand="0" w:firstRowFirstColumn="0" w:firstRowLastColumn="0" w:lastRowFirstColumn="0" w:lastRowLastColumn="0"/>
                </w:pPr>
              </w:pPrChange>
            </w:pPr>
            <w:del w:id="3400" w:author="Author" w:date="2026-09-30T13:42:00Z">
              <w:r w:rsidRPr="00E51E70">
                <w:rPr>
                  <w:b/>
                  <w:bCs/>
                  <w:sz w:val="14"/>
                  <w:szCs w:val="14"/>
                </w:rPr>
                <w:delText>Original Context (Merged)</w:delText>
              </w:r>
            </w:del>
            <w:ins w:id="3401" w:author="Author" w:date="2026-09-30T13:42:00Z">
              <w:r w:rsidR="000C0F2E">
                <w:rPr>
                  <w:sz w:val="20"/>
                  <w:szCs w:val="20"/>
                </w:rPr>
                <w:t>Largest single variable</w:t>
              </w:r>
            </w:ins>
          </w:p>
        </w:tc>
        <w:tc>
          <w:tcPr>
            <w:tcW w:w="432" w:type="dxa"/>
            <w:tcBorders>
              <w:top w:val="single" w:sz="6" w:space="0" w:color="CCCCCC"/>
              <w:left w:val="single" w:sz="6" w:space="0" w:color="CCCCCC"/>
              <w:bottom w:val="single" w:sz="6" w:space="0" w:color="CCCCCC"/>
              <w:right w:val="single" w:sz="6" w:space="0" w:color="CCCCCC"/>
            </w:tcBorders>
            <w:cellDel w:id="3402" w:author="Author" w:date="1900-02-00T22:28:00Z"/>
            <w:tcPrChange w:id="3403"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04" w:author="Author" w:date="1900-02-00T22:28:00Z"/>
              </w:tcPr>
            </w:tcPrChange>
          </w:tcPr>
          <w:p w14:paraId="3E271258" w14:textId="77777777" w:rsidR="00E727C0" w:rsidRPr="00E51E70" w:rsidRDefault="00E727C0">
            <w:pPr>
              <w:spacing w:line="360" w:lineRule="auto"/>
              <w:jc w:val="center"/>
              <w:cnfStyle w:val="100000000000" w:firstRow="1" w:lastRow="0" w:firstColumn="0" w:lastColumn="0" w:oddVBand="0" w:evenVBand="0" w:oddHBand="0" w:evenHBand="0" w:firstRowFirstColumn="0" w:firstRowLastColumn="0" w:lastRowFirstColumn="0" w:lastRowLastColumn="0"/>
              <w:rPr>
                <w:rFonts w:ascii="EB Garamond" w:eastAsia="EB Garamond" w:hAnsi="EB Garamond" w:cs="EB Garamond"/>
                <w:b/>
                <w:bCs/>
                <w:sz w:val="14"/>
                <w:szCs w:val="14"/>
                <w:lang w:val="en-GB" w:eastAsia="en-US"/>
              </w:rPr>
            </w:pPr>
            <w:del w:id="3405" w:author="Author" w:date="2026-09-30T13:42:00Z">
              <w:r w:rsidRPr="00E51E70">
                <w:rPr>
                  <w:b/>
                  <w:bCs/>
                  <w:sz w:val="14"/>
                  <w:szCs w:val="14"/>
                </w:rPr>
                <w:delText>Code</w:delText>
              </w:r>
            </w:del>
          </w:p>
        </w:tc>
        <w:tc>
          <w:tcPr>
            <w:tcW w:w="1232" w:type="dxa"/>
            <w:tcBorders>
              <w:top w:val="single" w:sz="6" w:space="0" w:color="CCCCCC"/>
              <w:left w:val="single" w:sz="6" w:space="0" w:color="CCCCCC"/>
              <w:bottom w:val="single" w:sz="6" w:space="0" w:color="CCCCCC"/>
              <w:right w:val="single" w:sz="6" w:space="0" w:color="CCCCCC"/>
            </w:tcBorders>
            <w:cellDel w:id="3406" w:author="Author" w:date="1900-02-00T22:28:00Z"/>
            <w:tcPrChange w:id="3407"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08" w:author="Author" w:date="1900-02-00T22:28:00Z"/>
              </w:tcPr>
            </w:tcPrChange>
          </w:tcPr>
          <w:p w14:paraId="7BF79A9F" w14:textId="77777777" w:rsidR="00E727C0" w:rsidRPr="00E51E70" w:rsidRDefault="00E727C0">
            <w:pPr>
              <w:spacing w:line="360" w:lineRule="auto"/>
              <w:cnfStyle w:val="100000000000" w:firstRow="1" w:lastRow="0" w:firstColumn="0" w:lastColumn="0" w:oddVBand="0" w:evenVBand="0" w:oddHBand="0" w:evenHBand="0" w:firstRowFirstColumn="0" w:firstRowLastColumn="0" w:lastRowFirstColumn="0" w:lastRowLastColumn="0"/>
              <w:rPr>
                <w:rFonts w:ascii="EB Garamond" w:eastAsia="EB Garamond" w:hAnsi="EB Garamond" w:cs="EB Garamond"/>
                <w:b/>
                <w:bCs/>
                <w:sz w:val="14"/>
                <w:szCs w:val="14"/>
                <w:lang w:val="en-GB" w:eastAsia="en-US"/>
              </w:rPr>
            </w:pPr>
            <w:del w:id="3409" w:author="Author" w:date="2026-09-30T13:42:00Z">
              <w:r w:rsidRPr="00E51E70">
                <w:rPr>
                  <w:b/>
                  <w:bCs/>
                  <w:sz w:val="14"/>
                  <w:szCs w:val="14"/>
                </w:rPr>
                <w:delText>Description</w:delText>
              </w:r>
            </w:del>
          </w:p>
        </w:tc>
        <w:tc>
          <w:tcPr>
            <w:tcW w:w="2985" w:type="dxa"/>
            <w:tcBorders>
              <w:top w:val="single" w:sz="6" w:space="0" w:color="CCCCCC"/>
              <w:left w:val="single" w:sz="6" w:space="0" w:color="CCCCCC"/>
              <w:bottom w:val="single" w:sz="6" w:space="0" w:color="CCCCCC"/>
              <w:right w:val="single" w:sz="6" w:space="0" w:color="CCCCCC"/>
            </w:tcBorders>
            <w:cellDel w:id="3410" w:author="Author" w:date="1900-02-00T22:28:00Z"/>
            <w:tcPrChange w:id="3411"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12" w:author="Author" w:date="1900-02-00T22:28:00Z"/>
              </w:tcPr>
            </w:tcPrChange>
          </w:tcPr>
          <w:p w14:paraId="64F3D21A" w14:textId="77777777" w:rsidR="00E727C0" w:rsidRPr="00E51E70" w:rsidRDefault="00E727C0">
            <w:pPr>
              <w:spacing w:line="360" w:lineRule="auto"/>
              <w:cnfStyle w:val="100000000000" w:firstRow="1" w:lastRow="0" w:firstColumn="0" w:lastColumn="0" w:oddVBand="0" w:evenVBand="0" w:oddHBand="0" w:evenHBand="0" w:firstRowFirstColumn="0" w:firstRowLastColumn="0" w:lastRowFirstColumn="0" w:lastRowLastColumn="0"/>
              <w:rPr>
                <w:rFonts w:ascii="EB Garamond" w:eastAsia="EB Garamond" w:hAnsi="EB Garamond" w:cs="EB Garamond"/>
                <w:b/>
                <w:bCs/>
                <w:sz w:val="14"/>
                <w:szCs w:val="14"/>
                <w:lang w:val="en-GB" w:eastAsia="en-US"/>
              </w:rPr>
            </w:pPr>
            <w:del w:id="3413" w:author="Author" w:date="2026-09-30T13:42:00Z">
              <w:r w:rsidRPr="00E51E70">
                <w:rPr>
                  <w:b/>
                  <w:bCs/>
                  <w:sz w:val="14"/>
                  <w:szCs w:val="14"/>
                </w:rPr>
                <w:delText>Original Context (Merged)</w:delText>
              </w:r>
            </w:del>
          </w:p>
        </w:tc>
      </w:tr>
      <w:tr w:rsidR="00A61990" w14:paraId="2390DB81" w14:textId="77777777" w:rsidTr="00A61990">
        <w:trPr>
          <w:ins w:id="3414" w:author="Author" w:date="2026-09-30T13:42:00Z"/>
        </w:trPr>
        <w:tc>
          <w:tcPr>
            <w:tcW w:w="3598" w:type="dxa"/>
            <w:gridSpan w:val="4"/>
          </w:tcPr>
          <w:p w14:paraId="0AB81DB2" w14:textId="77777777" w:rsidR="00A61990" w:rsidRDefault="000C0F2E">
            <w:pPr>
              <w:pStyle w:val="Compact"/>
              <w:spacing w:after="0" w:line="240" w:lineRule="auto"/>
              <w:jc w:val="left"/>
              <w:rPr>
                <w:ins w:id="3415" w:author="Author" w:date="2026-09-30T13:42:00Z"/>
              </w:rPr>
            </w:pPr>
            <w:ins w:id="3416" w:author="Author" w:date="2026-09-30T13:42:00Z">
              <w:r>
                <w:rPr>
                  <w:sz w:val="20"/>
                  <w:szCs w:val="20"/>
                </w:rPr>
                <w:t>K = 4, decay 0.90</w:t>
              </w:r>
            </w:ins>
          </w:p>
        </w:tc>
        <w:tc>
          <w:tcPr>
            <w:tcW w:w="1599" w:type="dxa"/>
          </w:tcPr>
          <w:p w14:paraId="5457EF0F" w14:textId="77777777" w:rsidR="00A61990" w:rsidRDefault="000C0F2E">
            <w:pPr>
              <w:pStyle w:val="Compact"/>
              <w:spacing w:after="0" w:line="240" w:lineRule="auto"/>
              <w:jc w:val="right"/>
              <w:rPr>
                <w:ins w:id="3417" w:author="Author" w:date="2026-09-30T13:42:00Z"/>
              </w:rPr>
            </w:pPr>
            <w:ins w:id="3418" w:author="Author" w:date="2026-09-30T13:42:00Z">
              <w:r>
                <w:rPr>
                  <w:sz w:val="20"/>
                  <w:szCs w:val="20"/>
                </w:rPr>
                <w:t>0.0008</w:t>
              </w:r>
            </w:ins>
          </w:p>
        </w:tc>
        <w:tc>
          <w:tcPr>
            <w:tcW w:w="4163" w:type="dxa"/>
            <w:gridSpan w:val="4"/>
          </w:tcPr>
          <w:p w14:paraId="4C7AF188" w14:textId="77777777" w:rsidR="00A61990" w:rsidRDefault="000C0F2E">
            <w:pPr>
              <w:pStyle w:val="Compact"/>
              <w:spacing w:after="0" w:line="240" w:lineRule="auto"/>
              <w:jc w:val="left"/>
              <w:rPr>
                <w:ins w:id="3419" w:author="Author" w:date="2026-09-30T13:42:00Z"/>
              </w:rPr>
            </w:pPr>
            <w:ins w:id="3420" w:author="Author" w:date="2026-09-30T13:42:00Z">
              <w:r>
                <w:rPr>
                  <w:sz w:val="20"/>
                  <w:szCs w:val="20"/>
                </w:rPr>
                <w:t>0.0016 (Citizenship)</w:t>
              </w:r>
            </w:ins>
          </w:p>
        </w:tc>
      </w:tr>
      <w:tr w:rsidR="00A61990" w14:paraId="20F1590A" w14:textId="77777777" w:rsidTr="00A61990">
        <w:trPr>
          <w:ins w:id="3421" w:author="Author" w:date="2026-09-30T13:42:00Z"/>
        </w:trPr>
        <w:tc>
          <w:tcPr>
            <w:tcW w:w="3598" w:type="dxa"/>
            <w:gridSpan w:val="4"/>
          </w:tcPr>
          <w:p w14:paraId="0741A953" w14:textId="77777777" w:rsidR="00A61990" w:rsidRDefault="000C0F2E">
            <w:pPr>
              <w:pStyle w:val="Compact"/>
              <w:spacing w:after="0" w:line="240" w:lineRule="auto"/>
              <w:jc w:val="left"/>
              <w:rPr>
                <w:ins w:id="3422" w:author="Author" w:date="2026-09-30T13:42:00Z"/>
              </w:rPr>
            </w:pPr>
            <w:ins w:id="3423" w:author="Author" w:date="2026-09-30T13:42:00Z">
              <w:r>
                <w:rPr>
                  <w:sz w:val="20"/>
                  <w:szCs w:val="20"/>
                </w:rPr>
                <w:t>K = 4, decay 0.95</w:t>
              </w:r>
            </w:ins>
          </w:p>
        </w:tc>
        <w:tc>
          <w:tcPr>
            <w:tcW w:w="1599" w:type="dxa"/>
          </w:tcPr>
          <w:p w14:paraId="7D09973C" w14:textId="77777777" w:rsidR="00A61990" w:rsidRDefault="000C0F2E">
            <w:pPr>
              <w:pStyle w:val="Compact"/>
              <w:spacing w:after="0" w:line="240" w:lineRule="auto"/>
              <w:jc w:val="right"/>
              <w:rPr>
                <w:ins w:id="3424" w:author="Author" w:date="2026-09-30T13:42:00Z"/>
              </w:rPr>
            </w:pPr>
            <w:ins w:id="3425" w:author="Author" w:date="2026-09-30T13:42:00Z">
              <w:r>
                <w:rPr>
                  <w:sz w:val="20"/>
                  <w:szCs w:val="20"/>
                </w:rPr>
                <w:t>0.0008</w:t>
              </w:r>
            </w:ins>
          </w:p>
        </w:tc>
        <w:tc>
          <w:tcPr>
            <w:tcW w:w="4163" w:type="dxa"/>
            <w:gridSpan w:val="4"/>
          </w:tcPr>
          <w:p w14:paraId="73FBE0F0" w14:textId="77777777" w:rsidR="00A61990" w:rsidRDefault="000C0F2E">
            <w:pPr>
              <w:pStyle w:val="Compact"/>
              <w:spacing w:after="0" w:line="240" w:lineRule="auto"/>
              <w:jc w:val="left"/>
              <w:rPr>
                <w:ins w:id="3426" w:author="Author" w:date="2026-09-30T13:42:00Z"/>
              </w:rPr>
            </w:pPr>
            <w:ins w:id="3427" w:author="Author" w:date="2026-09-30T13:42:00Z">
              <w:r>
                <w:rPr>
                  <w:sz w:val="20"/>
                  <w:szCs w:val="20"/>
                </w:rPr>
                <w:t>0.0015 (Citizenship)</w:t>
              </w:r>
            </w:ins>
          </w:p>
        </w:tc>
      </w:tr>
      <w:tr w:rsidR="00A61990" w14:paraId="3324B5AA" w14:textId="101CFF27" w:rsidTr="000C0F2E">
        <w:trPr>
          <w:trPrChange w:id="3428" w:author="Author" w:date="2026-09-30T13:42:00Z">
            <w:trPr>
              <w:gridBefore w:val="1"/>
              <w:gridAfter w:val="0"/>
            </w:trPr>
          </w:trPrChange>
        </w:trPr>
        <w:tc>
          <w:tcPr>
            <w:tcW w:w="3598" w:type="dxa"/>
            <w:gridSpan w:val="4"/>
            <w:tcPrChange w:id="3429"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5F1A63A" w14:textId="16E22C7B" w:rsidR="00A61990" w:rsidRPr="000C0F2E" w:rsidRDefault="00E727C0" w:rsidP="000C0F2E">
            <w:pPr>
              <w:pStyle w:val="Compact"/>
              <w:spacing w:after="0" w:line="240" w:lineRule="auto"/>
              <w:jc w:val="left"/>
              <w:rPr>
                <w:rPrChange w:id="3430" w:author="Author" w:date="2026-09-30T13:42:00Z">
                  <w:rPr>
                    <w:sz w:val="14"/>
                  </w:rPr>
                </w:rPrChange>
              </w:rPr>
              <w:pPrChange w:id="3431" w:author="Author" w:date="2026-09-30T13:42:00Z">
                <w:pPr>
                  <w:spacing w:line="360" w:lineRule="auto"/>
                  <w:jc w:val="center"/>
                </w:pPr>
              </w:pPrChange>
            </w:pPr>
            <w:del w:id="3432" w:author="Author" w:date="2026-09-30T13:42:00Z">
              <w:r w:rsidRPr="00E51E70">
                <w:rPr>
                  <w:sz w:val="14"/>
                  <w:szCs w:val="14"/>
                </w:rPr>
                <w:delText>1</w:delText>
              </w:r>
            </w:del>
            <w:ins w:id="3433" w:author="Author" w:date="2026-09-30T13:42:00Z">
              <w:r w:rsidR="000C0F2E">
                <w:rPr>
                  <w:sz w:val="20"/>
                  <w:szCs w:val="20"/>
                </w:rPr>
                <w:t>K = 4, decay 1.00</w:t>
              </w:r>
            </w:ins>
          </w:p>
        </w:tc>
        <w:tc>
          <w:tcPr>
            <w:tcW w:w="1599" w:type="dxa"/>
            <w:tcPrChange w:id="3434"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0282F7DC" w14:textId="7DD13190" w:rsidR="00A61990" w:rsidRPr="000C0F2E" w:rsidRDefault="00E727C0" w:rsidP="000C0F2E">
            <w:pPr>
              <w:pStyle w:val="Compact"/>
              <w:spacing w:after="0" w:line="240" w:lineRule="auto"/>
              <w:jc w:val="right"/>
              <w:rPr>
                <w:rPrChange w:id="3435" w:author="Author" w:date="2026-09-30T13:42:00Z">
                  <w:rPr>
                    <w:sz w:val="14"/>
                  </w:rPr>
                </w:rPrChange>
              </w:rPr>
              <w:pPrChange w:id="3436" w:author="Author" w:date="2026-09-30T13:42:00Z">
                <w:pPr>
                  <w:spacing w:line="360" w:lineRule="auto"/>
                </w:pPr>
              </w:pPrChange>
            </w:pPr>
            <w:del w:id="3437" w:author="Author" w:date="2026-09-30T13:42:00Z">
              <w:r w:rsidRPr="00E51E70">
                <w:rPr>
                  <w:sz w:val="14"/>
                  <w:szCs w:val="14"/>
                </w:rPr>
                <w:delText>Respondent's Home</w:delText>
              </w:r>
            </w:del>
            <w:ins w:id="3438" w:author="Author" w:date="2026-09-30T13:42:00Z">
              <w:r w:rsidR="000C0F2E">
                <w:rPr>
                  <w:sz w:val="20"/>
                  <w:szCs w:val="20"/>
                </w:rPr>
                <w:t>0.0008</w:t>
              </w:r>
            </w:ins>
          </w:p>
        </w:tc>
        <w:tc>
          <w:tcPr>
            <w:tcW w:w="4163" w:type="dxa"/>
            <w:tcPrChange w:id="3439"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56B5EE7" w14:textId="5D675B12" w:rsidR="00A61990" w:rsidRPr="000C0F2E" w:rsidRDefault="00E727C0" w:rsidP="000C0F2E">
            <w:pPr>
              <w:pStyle w:val="Compact"/>
              <w:spacing w:after="0" w:line="240" w:lineRule="auto"/>
              <w:jc w:val="left"/>
              <w:rPr>
                <w:rPrChange w:id="3440" w:author="Author" w:date="2026-09-30T13:42:00Z">
                  <w:rPr>
                    <w:sz w:val="14"/>
                  </w:rPr>
                </w:rPrChange>
              </w:rPr>
              <w:pPrChange w:id="3441" w:author="Author" w:date="2026-09-30T13:42:00Z">
                <w:pPr>
                  <w:spacing w:line="360" w:lineRule="auto"/>
                </w:pPr>
              </w:pPrChange>
            </w:pPr>
            <w:del w:id="3442" w:author="Author" w:date="2026-09-30T13:42:00Z">
              <w:r w:rsidRPr="00E51E70">
                <w:rPr>
                  <w:sz w:val="14"/>
                  <w:szCs w:val="14"/>
                </w:rPr>
                <w:delText>Home, Property</w:delText>
              </w:r>
            </w:del>
            <w:ins w:id="3443" w:author="Author" w:date="2026-09-30T13:42:00Z">
              <w:r w:rsidR="000C0F2E">
                <w:rPr>
                  <w:sz w:val="20"/>
                  <w:szCs w:val="20"/>
                </w:rPr>
                <w:t>0.0017 (Commuting mode)</w:t>
              </w:r>
            </w:ins>
          </w:p>
        </w:tc>
        <w:tc>
          <w:tcPr>
            <w:tcW w:w="432" w:type="dxa"/>
            <w:tcBorders>
              <w:top w:val="single" w:sz="6" w:space="0" w:color="CCCCCC"/>
              <w:left w:val="single" w:sz="6" w:space="0" w:color="CCCCCC"/>
              <w:bottom w:val="single" w:sz="6" w:space="0" w:color="CCCCCC"/>
              <w:right w:val="single" w:sz="6" w:space="0" w:color="CCCCCC"/>
            </w:tcBorders>
            <w:cellDel w:id="3444" w:author="Author" w:date="1900-02-00T22:28:00Z"/>
            <w:tcPrChange w:id="3445"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46" w:author="Author" w:date="1900-02-00T22:28:00Z"/>
              </w:tcPr>
            </w:tcPrChange>
          </w:tcPr>
          <w:p w14:paraId="74A4CCE2"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447" w:author="Author" w:date="2026-09-30T13:42:00Z">
              <w:r w:rsidRPr="00E51E70">
                <w:rPr>
                  <w:sz w:val="14"/>
                  <w:szCs w:val="14"/>
                </w:rPr>
                <w:delText>10</w:delText>
              </w:r>
            </w:del>
          </w:p>
        </w:tc>
        <w:tc>
          <w:tcPr>
            <w:tcW w:w="1232" w:type="dxa"/>
            <w:tcBorders>
              <w:top w:val="single" w:sz="6" w:space="0" w:color="CCCCCC"/>
              <w:left w:val="single" w:sz="6" w:space="0" w:color="CCCCCC"/>
              <w:bottom w:val="single" w:sz="6" w:space="0" w:color="CCCCCC"/>
              <w:right w:val="single" w:sz="6" w:space="0" w:color="CCCCCC"/>
            </w:tcBorders>
            <w:cellDel w:id="3448" w:author="Author" w:date="1900-02-00T22:28:00Z"/>
            <w:tcPrChange w:id="3449"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50" w:author="Author" w:date="1900-02-00T22:28:00Z"/>
              </w:tcPr>
            </w:tcPrChange>
          </w:tcPr>
          <w:p w14:paraId="7154E94B" w14:textId="77777777" w:rsidR="00E727C0" w:rsidRPr="00E51E70" w:rsidRDefault="00E727C0">
            <w:pPr>
              <w:spacing w:line="360" w:lineRule="auto"/>
              <w:rPr>
                <w:rFonts w:ascii="EB Garamond" w:eastAsia="EB Garamond" w:hAnsi="EB Garamond" w:cs="EB Garamond"/>
                <w:sz w:val="14"/>
                <w:szCs w:val="14"/>
                <w:lang w:val="en-GB" w:eastAsia="en-US"/>
              </w:rPr>
            </w:pPr>
            <w:del w:id="3451" w:author="Author" w:date="2026-09-30T13:42:00Z">
              <w:r w:rsidRPr="00E51E70">
                <w:rPr>
                  <w:sz w:val="14"/>
                  <w:szCs w:val="14"/>
                </w:rPr>
                <w:delText>Car (Driver)</w:delText>
              </w:r>
            </w:del>
          </w:p>
        </w:tc>
        <w:tc>
          <w:tcPr>
            <w:tcW w:w="2985" w:type="dxa"/>
            <w:tcBorders>
              <w:top w:val="single" w:sz="6" w:space="0" w:color="CCCCCC"/>
              <w:left w:val="single" w:sz="6" w:space="0" w:color="CCCCCC"/>
              <w:bottom w:val="single" w:sz="6" w:space="0" w:color="CCCCCC"/>
              <w:right w:val="single" w:sz="6" w:space="0" w:color="CCCCCC"/>
            </w:tcBorders>
            <w:cellDel w:id="3452" w:author="Author" w:date="1900-02-00T22:28:00Z"/>
            <w:tcPrChange w:id="3453"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54" w:author="Author" w:date="1900-02-00T22:28:00Z"/>
              </w:tcPr>
            </w:tcPrChange>
          </w:tcPr>
          <w:p w14:paraId="6186D15D" w14:textId="77777777" w:rsidR="00E727C0" w:rsidRPr="00E51E70" w:rsidRDefault="00E727C0">
            <w:pPr>
              <w:spacing w:line="360" w:lineRule="auto"/>
              <w:rPr>
                <w:rFonts w:ascii="EB Garamond" w:eastAsia="EB Garamond" w:hAnsi="EB Garamond" w:cs="EB Garamond"/>
                <w:sz w:val="14"/>
                <w:szCs w:val="14"/>
                <w:lang w:val="en-GB" w:eastAsia="en-US"/>
              </w:rPr>
            </w:pPr>
            <w:del w:id="3455" w:author="Author" w:date="2026-09-30T13:42:00Z">
              <w:r w:rsidRPr="00E51E70">
                <w:rPr>
                  <w:sz w:val="14"/>
                  <w:szCs w:val="14"/>
                </w:rPr>
                <w:delText>Travel - Driver (Car, Truck, Van)</w:delText>
              </w:r>
            </w:del>
          </w:p>
        </w:tc>
      </w:tr>
      <w:tr w:rsidR="00A61990" w14:paraId="202F0552" w14:textId="798A8DCD" w:rsidTr="000C0F2E">
        <w:trPr>
          <w:trPrChange w:id="3456" w:author="Author" w:date="2026-09-30T13:42:00Z">
            <w:trPr>
              <w:gridBefore w:val="1"/>
              <w:gridAfter w:val="0"/>
            </w:trPr>
          </w:trPrChange>
        </w:trPr>
        <w:tc>
          <w:tcPr>
            <w:tcW w:w="3598" w:type="dxa"/>
            <w:gridSpan w:val="4"/>
            <w:tcPrChange w:id="3457"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259FAF9" w14:textId="03A4C96F" w:rsidR="00A61990" w:rsidRPr="000C0F2E" w:rsidRDefault="00E727C0" w:rsidP="000C0F2E">
            <w:pPr>
              <w:pStyle w:val="Compact"/>
              <w:spacing w:after="0" w:line="240" w:lineRule="auto"/>
              <w:jc w:val="left"/>
              <w:rPr>
                <w:rPrChange w:id="3458" w:author="Author" w:date="2026-09-30T13:42:00Z">
                  <w:rPr>
                    <w:sz w:val="14"/>
                  </w:rPr>
                </w:rPrChange>
              </w:rPr>
              <w:pPrChange w:id="3459" w:author="Author" w:date="2026-09-30T13:42:00Z">
                <w:pPr>
                  <w:spacing w:line="360" w:lineRule="auto"/>
                  <w:jc w:val="center"/>
                </w:pPr>
              </w:pPrChange>
            </w:pPr>
            <w:del w:id="3460" w:author="Author" w:date="2026-09-30T13:42:00Z">
              <w:r w:rsidRPr="00E51E70">
                <w:rPr>
                  <w:sz w:val="14"/>
                  <w:szCs w:val="14"/>
                </w:rPr>
                <w:delText>2</w:delText>
              </w:r>
            </w:del>
            <w:ins w:id="3461" w:author="Author" w:date="2026-09-30T13:42:00Z">
              <w:r w:rsidR="000C0F2E">
                <w:rPr>
                  <w:sz w:val="20"/>
                  <w:szCs w:val="20"/>
                </w:rPr>
                <w:t>K = 8, decay 0.90</w:t>
              </w:r>
            </w:ins>
          </w:p>
        </w:tc>
        <w:tc>
          <w:tcPr>
            <w:tcW w:w="1599" w:type="dxa"/>
            <w:tcPrChange w:id="3462"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0FDEF7B" w14:textId="63D056FA" w:rsidR="00A61990" w:rsidRPr="000C0F2E" w:rsidRDefault="00E727C0" w:rsidP="000C0F2E">
            <w:pPr>
              <w:pStyle w:val="Compact"/>
              <w:spacing w:after="0" w:line="240" w:lineRule="auto"/>
              <w:jc w:val="right"/>
              <w:rPr>
                <w:rPrChange w:id="3463" w:author="Author" w:date="2026-09-30T13:42:00Z">
                  <w:rPr>
                    <w:sz w:val="14"/>
                  </w:rPr>
                </w:rPrChange>
              </w:rPr>
              <w:pPrChange w:id="3464" w:author="Author" w:date="2026-09-30T13:42:00Z">
                <w:pPr>
                  <w:spacing w:line="360" w:lineRule="auto"/>
                </w:pPr>
              </w:pPrChange>
            </w:pPr>
            <w:del w:id="3465" w:author="Author" w:date="2026-09-30T13:42:00Z">
              <w:r w:rsidRPr="00E51E70">
                <w:rPr>
                  <w:sz w:val="14"/>
                  <w:szCs w:val="14"/>
                </w:rPr>
                <w:delText>Work / School</w:delText>
              </w:r>
            </w:del>
            <w:ins w:id="3466" w:author="Author" w:date="2026-09-30T13:42:00Z">
              <w:r w:rsidR="000C0F2E">
                <w:rPr>
                  <w:sz w:val="20"/>
                  <w:szCs w:val="20"/>
                </w:rPr>
                <w:t>0.0002</w:t>
              </w:r>
            </w:ins>
          </w:p>
        </w:tc>
        <w:tc>
          <w:tcPr>
            <w:tcW w:w="4163" w:type="dxa"/>
            <w:tcPrChange w:id="3467"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58D93765" w14:textId="4AA5A2BD" w:rsidR="00A61990" w:rsidRPr="000C0F2E" w:rsidRDefault="00E727C0" w:rsidP="000C0F2E">
            <w:pPr>
              <w:pStyle w:val="Compact"/>
              <w:spacing w:after="0" w:line="240" w:lineRule="auto"/>
              <w:jc w:val="left"/>
              <w:rPr>
                <w:rPrChange w:id="3468" w:author="Author" w:date="2026-09-30T13:42:00Z">
                  <w:rPr>
                    <w:sz w:val="14"/>
                  </w:rPr>
                </w:rPrChange>
              </w:rPr>
              <w:pPrChange w:id="3469" w:author="Author" w:date="2026-09-30T13:42:00Z">
                <w:pPr>
                  <w:spacing w:line="360" w:lineRule="auto"/>
                </w:pPr>
              </w:pPrChange>
            </w:pPr>
            <w:del w:id="3470" w:author="Author" w:date="2026-09-30T13:42:00Z">
              <w:r w:rsidRPr="00E51E70">
                <w:rPr>
                  <w:sz w:val="14"/>
                  <w:szCs w:val="14"/>
                </w:rPr>
                <w:delText>Place of work, School, Business trip</w:delText>
              </w:r>
            </w:del>
            <w:ins w:id="3471" w:author="Author" w:date="2026-09-30T13:42:00Z">
              <w:r w:rsidR="000C0F2E">
                <w:rPr>
                  <w:sz w:val="20"/>
                  <w:szCs w:val="20"/>
                </w:rPr>
                <w:t>0.0005 (Census family status)</w:t>
              </w:r>
            </w:ins>
          </w:p>
        </w:tc>
        <w:tc>
          <w:tcPr>
            <w:tcW w:w="432" w:type="dxa"/>
            <w:tcBorders>
              <w:top w:val="single" w:sz="6" w:space="0" w:color="CCCCCC"/>
              <w:left w:val="single" w:sz="6" w:space="0" w:color="CCCCCC"/>
              <w:bottom w:val="single" w:sz="6" w:space="0" w:color="CCCCCC"/>
              <w:right w:val="single" w:sz="6" w:space="0" w:color="CCCCCC"/>
            </w:tcBorders>
            <w:cellDel w:id="3472" w:author="Author" w:date="1900-02-00T22:28:00Z"/>
            <w:tcPrChange w:id="3473"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74" w:author="Author" w:date="1900-02-00T22:28:00Z"/>
              </w:tcPr>
            </w:tcPrChange>
          </w:tcPr>
          <w:p w14:paraId="5E422E0A"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475" w:author="Author" w:date="2026-09-30T13:42:00Z">
              <w:r w:rsidRPr="00E51E70">
                <w:rPr>
                  <w:sz w:val="14"/>
                  <w:szCs w:val="14"/>
                </w:rPr>
                <w:delText>11</w:delText>
              </w:r>
            </w:del>
          </w:p>
        </w:tc>
        <w:tc>
          <w:tcPr>
            <w:tcW w:w="1232" w:type="dxa"/>
            <w:tcBorders>
              <w:top w:val="single" w:sz="6" w:space="0" w:color="CCCCCC"/>
              <w:left w:val="single" w:sz="6" w:space="0" w:color="CCCCCC"/>
              <w:bottom w:val="single" w:sz="6" w:space="0" w:color="CCCCCC"/>
              <w:right w:val="single" w:sz="6" w:space="0" w:color="CCCCCC"/>
            </w:tcBorders>
            <w:cellDel w:id="3476" w:author="Author" w:date="1900-02-00T22:28:00Z"/>
            <w:tcPrChange w:id="3477"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78" w:author="Author" w:date="1900-02-00T22:28:00Z"/>
              </w:tcPr>
            </w:tcPrChange>
          </w:tcPr>
          <w:p w14:paraId="2BED1F0F" w14:textId="77777777" w:rsidR="00E727C0" w:rsidRPr="00E51E70" w:rsidRDefault="00E727C0">
            <w:pPr>
              <w:spacing w:line="360" w:lineRule="auto"/>
              <w:rPr>
                <w:rFonts w:ascii="EB Garamond" w:eastAsia="EB Garamond" w:hAnsi="EB Garamond" w:cs="EB Garamond"/>
                <w:sz w:val="14"/>
                <w:szCs w:val="14"/>
                <w:lang w:val="en-GB" w:eastAsia="en-US"/>
              </w:rPr>
            </w:pPr>
            <w:del w:id="3479" w:author="Author" w:date="2026-09-30T13:42:00Z">
              <w:r w:rsidRPr="00E51E70">
                <w:rPr>
                  <w:sz w:val="14"/>
                  <w:szCs w:val="14"/>
                </w:rPr>
                <w:delText>Car (Passenger)</w:delText>
              </w:r>
            </w:del>
          </w:p>
        </w:tc>
        <w:tc>
          <w:tcPr>
            <w:tcW w:w="2985" w:type="dxa"/>
            <w:tcBorders>
              <w:top w:val="single" w:sz="6" w:space="0" w:color="CCCCCC"/>
              <w:left w:val="single" w:sz="6" w:space="0" w:color="CCCCCC"/>
              <w:bottom w:val="single" w:sz="6" w:space="0" w:color="CCCCCC"/>
              <w:right w:val="single" w:sz="6" w:space="0" w:color="CCCCCC"/>
            </w:tcBorders>
            <w:cellDel w:id="3480" w:author="Author" w:date="1900-02-00T22:28:00Z"/>
            <w:tcPrChange w:id="3481"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82" w:author="Author" w:date="1900-02-00T22:28:00Z"/>
              </w:tcPr>
            </w:tcPrChange>
          </w:tcPr>
          <w:p w14:paraId="42CD4BBB" w14:textId="77777777" w:rsidR="00E727C0" w:rsidRPr="00E51E70" w:rsidRDefault="00E727C0">
            <w:pPr>
              <w:spacing w:line="360" w:lineRule="auto"/>
              <w:rPr>
                <w:rFonts w:ascii="EB Garamond" w:eastAsia="EB Garamond" w:hAnsi="EB Garamond" w:cs="EB Garamond"/>
                <w:sz w:val="14"/>
                <w:szCs w:val="14"/>
                <w:lang w:val="en-GB" w:eastAsia="en-US"/>
              </w:rPr>
            </w:pPr>
            <w:del w:id="3483" w:author="Author" w:date="2026-09-30T13:42:00Z">
              <w:r w:rsidRPr="00E51E70">
                <w:rPr>
                  <w:sz w:val="14"/>
                  <w:szCs w:val="14"/>
                </w:rPr>
                <w:delText>Travel - Passenger (Car, Truck, Van)</w:delText>
              </w:r>
            </w:del>
          </w:p>
        </w:tc>
      </w:tr>
      <w:tr w:rsidR="00A61990" w14:paraId="04DEE8A1" w14:textId="77777777" w:rsidTr="00A61990">
        <w:trPr>
          <w:ins w:id="3484" w:author="Author" w:date="2026-09-30T13:42:00Z"/>
        </w:trPr>
        <w:tc>
          <w:tcPr>
            <w:tcW w:w="3598" w:type="dxa"/>
            <w:gridSpan w:val="4"/>
          </w:tcPr>
          <w:p w14:paraId="46EBD648" w14:textId="77777777" w:rsidR="00A61990" w:rsidRDefault="000C0F2E">
            <w:pPr>
              <w:pStyle w:val="Compact"/>
              <w:spacing w:after="0" w:line="240" w:lineRule="auto"/>
              <w:jc w:val="left"/>
              <w:rPr>
                <w:ins w:id="3485" w:author="Author" w:date="2026-09-30T13:42:00Z"/>
              </w:rPr>
            </w:pPr>
            <w:ins w:id="3486" w:author="Author" w:date="2026-09-30T13:42:00Z">
              <w:r>
                <w:rPr>
                  <w:sz w:val="20"/>
                  <w:szCs w:val="20"/>
                </w:rPr>
                <w:t>K = 8, decay 1.00</w:t>
              </w:r>
            </w:ins>
          </w:p>
        </w:tc>
        <w:tc>
          <w:tcPr>
            <w:tcW w:w="1599" w:type="dxa"/>
          </w:tcPr>
          <w:p w14:paraId="60886A89" w14:textId="77777777" w:rsidR="00A61990" w:rsidRDefault="000C0F2E">
            <w:pPr>
              <w:pStyle w:val="Compact"/>
              <w:spacing w:after="0" w:line="240" w:lineRule="auto"/>
              <w:jc w:val="right"/>
              <w:rPr>
                <w:ins w:id="3487" w:author="Author" w:date="2026-09-30T13:42:00Z"/>
              </w:rPr>
            </w:pPr>
            <w:ins w:id="3488" w:author="Author" w:date="2026-09-30T13:42:00Z">
              <w:r>
                <w:rPr>
                  <w:sz w:val="20"/>
                  <w:szCs w:val="20"/>
                </w:rPr>
                <w:t>0.0002</w:t>
              </w:r>
            </w:ins>
          </w:p>
        </w:tc>
        <w:tc>
          <w:tcPr>
            <w:tcW w:w="4163" w:type="dxa"/>
            <w:gridSpan w:val="4"/>
          </w:tcPr>
          <w:p w14:paraId="6C6BF690" w14:textId="77777777" w:rsidR="00A61990" w:rsidRDefault="000C0F2E">
            <w:pPr>
              <w:pStyle w:val="Compact"/>
              <w:spacing w:after="0" w:line="240" w:lineRule="auto"/>
              <w:jc w:val="left"/>
              <w:rPr>
                <w:ins w:id="3489" w:author="Author" w:date="2026-09-30T13:42:00Z"/>
              </w:rPr>
            </w:pPr>
            <w:ins w:id="3490" w:author="Author" w:date="2026-09-30T13:42:00Z">
              <w:r>
                <w:rPr>
                  <w:sz w:val="20"/>
                  <w:szCs w:val="20"/>
                </w:rPr>
                <w:t>0.0004 (Census family status)</w:t>
              </w:r>
            </w:ins>
          </w:p>
        </w:tc>
      </w:tr>
      <w:tr w:rsidR="00A61990" w14:paraId="58CE6BB3" w14:textId="77777777" w:rsidTr="000C0F2E">
        <w:trPr>
          <w:trPrChange w:id="3491" w:author="Author" w:date="2026-09-30T13:42:00Z">
            <w:trPr>
              <w:gridBefore w:val="1"/>
              <w:gridAfter w:val="0"/>
            </w:trPr>
          </w:trPrChange>
        </w:trPr>
        <w:tc>
          <w:tcPr>
            <w:tcW w:w="525" w:type="dxa"/>
            <w:tcBorders>
              <w:top w:val="single" w:sz="6" w:space="0" w:color="CCCCCC"/>
              <w:left w:val="single" w:sz="6" w:space="0" w:color="CCCCCC"/>
              <w:bottom w:val="single" w:sz="6" w:space="0" w:color="CCCCCC"/>
              <w:right w:val="single" w:sz="6" w:space="0" w:color="CCCCCC"/>
            </w:tcBorders>
            <w:cellDel w:id="3492" w:author="Author" w:date="1900-02-00T22:28:00Z"/>
            <w:tcPrChange w:id="3493"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94" w:author="Author" w:date="1900-02-00T22:28:00Z"/>
              </w:tcPr>
            </w:tcPrChange>
          </w:tcPr>
          <w:p w14:paraId="00A13B25"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495" w:author="Author" w:date="2026-09-30T13:42:00Z">
              <w:r w:rsidRPr="00E51E70">
                <w:rPr>
                  <w:sz w:val="14"/>
                  <w:szCs w:val="14"/>
                </w:rPr>
                <w:delText>3</w:delText>
              </w:r>
            </w:del>
          </w:p>
        </w:tc>
        <w:tc>
          <w:tcPr>
            <w:tcW w:w="1350" w:type="dxa"/>
            <w:tcBorders>
              <w:top w:val="single" w:sz="6" w:space="0" w:color="CCCCCC"/>
              <w:left w:val="single" w:sz="6" w:space="0" w:color="CCCCCC"/>
              <w:bottom w:val="single" w:sz="6" w:space="0" w:color="CCCCCC"/>
              <w:right w:val="single" w:sz="6" w:space="0" w:color="CCCCCC"/>
            </w:tcBorders>
            <w:cellDel w:id="3496" w:author="Author" w:date="1900-02-00T22:28:00Z"/>
            <w:tcPrChange w:id="3497"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498" w:author="Author" w:date="1900-02-00T22:28:00Z"/>
              </w:tcPr>
            </w:tcPrChange>
          </w:tcPr>
          <w:p w14:paraId="44669C3C" w14:textId="77777777" w:rsidR="00E727C0" w:rsidRPr="00E51E70" w:rsidRDefault="00E727C0">
            <w:pPr>
              <w:spacing w:line="360" w:lineRule="auto"/>
              <w:rPr>
                <w:rFonts w:ascii="EB Garamond" w:eastAsia="EB Garamond" w:hAnsi="EB Garamond" w:cs="EB Garamond"/>
                <w:sz w:val="14"/>
                <w:szCs w:val="14"/>
                <w:lang w:val="en-GB" w:eastAsia="en-US"/>
              </w:rPr>
            </w:pPr>
            <w:del w:id="3499" w:author="Author" w:date="2026-09-30T13:42:00Z">
              <w:r w:rsidRPr="00E51E70">
                <w:rPr>
                  <w:sz w:val="14"/>
                  <w:szCs w:val="14"/>
                </w:rPr>
                <w:delText>Someone Else's Home</w:delText>
              </w:r>
            </w:del>
          </w:p>
        </w:tc>
        <w:tc>
          <w:tcPr>
            <w:tcW w:w="2475" w:type="dxa"/>
            <w:tcBorders>
              <w:top w:val="single" w:sz="6" w:space="0" w:color="CCCCCC"/>
              <w:left w:val="single" w:sz="6" w:space="0" w:color="CCCCCC"/>
              <w:bottom w:val="single" w:sz="6" w:space="0" w:color="CCCCCC"/>
              <w:right w:val="single" w:sz="6" w:space="0" w:color="CCCCCC"/>
            </w:tcBorders>
            <w:cellDel w:id="3500" w:author="Author" w:date="1900-02-00T22:28:00Z"/>
            <w:tcPrChange w:id="3501"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02" w:author="Author" w:date="1900-02-00T22:28:00Z"/>
              </w:tcPr>
            </w:tcPrChange>
          </w:tcPr>
          <w:p w14:paraId="2F848091" w14:textId="77777777" w:rsidR="00E727C0" w:rsidRPr="00E51E70" w:rsidRDefault="00E727C0">
            <w:pPr>
              <w:spacing w:line="360" w:lineRule="auto"/>
              <w:rPr>
                <w:rFonts w:ascii="EB Garamond" w:eastAsia="EB Garamond" w:hAnsi="EB Garamond" w:cs="EB Garamond"/>
                <w:sz w:val="14"/>
                <w:szCs w:val="14"/>
                <w:lang w:val="en-GB" w:eastAsia="en-US"/>
              </w:rPr>
            </w:pPr>
            <w:del w:id="3503" w:author="Author" w:date="2026-09-30T13:42:00Z">
              <w:r w:rsidRPr="00E51E70">
                <w:rPr>
                  <w:sz w:val="14"/>
                  <w:szCs w:val="14"/>
                </w:rPr>
                <w:delText>Friend/Relative's home or property</w:delText>
              </w:r>
            </w:del>
          </w:p>
        </w:tc>
        <w:tc>
          <w:tcPr>
            <w:tcW w:w="3598" w:type="dxa"/>
            <w:tcPrChange w:id="3504"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68F14C5" w14:textId="08CB2B5B" w:rsidR="00A61990" w:rsidRPr="000C0F2E" w:rsidRDefault="000C0F2E" w:rsidP="000C0F2E">
            <w:pPr>
              <w:pStyle w:val="Compact"/>
              <w:spacing w:after="0" w:line="240" w:lineRule="auto"/>
              <w:jc w:val="left"/>
              <w:rPr>
                <w:rPrChange w:id="3505" w:author="Author" w:date="2026-09-30T13:42:00Z">
                  <w:rPr>
                    <w:sz w:val="14"/>
                  </w:rPr>
                </w:rPrChange>
              </w:rPr>
              <w:pPrChange w:id="3506" w:author="Author" w:date="2026-09-30T13:42:00Z">
                <w:pPr>
                  <w:spacing w:line="360" w:lineRule="auto"/>
                  <w:jc w:val="center"/>
                </w:pPr>
              </w:pPrChange>
            </w:pPr>
            <w:ins w:id="3507" w:author="Author" w:date="2026-09-30T13:42:00Z">
              <w:r>
                <w:rPr>
                  <w:sz w:val="20"/>
                  <w:szCs w:val="20"/>
                </w:rPr>
                <w:t>K</w:t>
              </w:r>
              <w:r>
                <w:rPr>
                  <w:sz w:val="20"/>
                  <w:szCs w:val="20"/>
                </w:rPr>
                <w:t xml:space="preserve"> = </w:t>
              </w:r>
            </w:ins>
            <w:r w:rsidRPr="000C0F2E">
              <w:rPr>
                <w:sz w:val="20"/>
                <w:rPrChange w:id="3508" w:author="Author" w:date="2026-09-30T13:42:00Z">
                  <w:rPr>
                    <w:sz w:val="14"/>
                  </w:rPr>
                </w:rPrChange>
              </w:rPr>
              <w:t>12</w:t>
            </w:r>
            <w:ins w:id="3509" w:author="Author" w:date="2026-09-30T13:42:00Z">
              <w:r>
                <w:rPr>
                  <w:sz w:val="20"/>
                  <w:szCs w:val="20"/>
                </w:rPr>
                <w:t>, decay 0.90</w:t>
              </w:r>
            </w:ins>
          </w:p>
        </w:tc>
        <w:tc>
          <w:tcPr>
            <w:tcW w:w="1599" w:type="dxa"/>
            <w:tcPrChange w:id="3510"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A1CB0D1" w14:textId="58839163" w:rsidR="00A61990" w:rsidRPr="000C0F2E" w:rsidRDefault="00E727C0" w:rsidP="000C0F2E">
            <w:pPr>
              <w:pStyle w:val="Compact"/>
              <w:spacing w:after="0" w:line="240" w:lineRule="auto"/>
              <w:jc w:val="right"/>
              <w:rPr>
                <w:rPrChange w:id="3511" w:author="Author" w:date="2026-09-30T13:42:00Z">
                  <w:rPr>
                    <w:sz w:val="14"/>
                  </w:rPr>
                </w:rPrChange>
              </w:rPr>
              <w:pPrChange w:id="3512" w:author="Author" w:date="2026-09-30T13:42:00Z">
                <w:pPr>
                  <w:spacing w:line="360" w:lineRule="auto"/>
                </w:pPr>
              </w:pPrChange>
            </w:pPr>
            <w:del w:id="3513" w:author="Author" w:date="2026-09-30T13:42:00Z">
              <w:r w:rsidRPr="00E51E70">
                <w:rPr>
                  <w:sz w:val="14"/>
                  <w:szCs w:val="14"/>
                </w:rPr>
                <w:delText>Walk</w:delText>
              </w:r>
            </w:del>
            <w:ins w:id="3514" w:author="Author" w:date="2026-09-30T13:42:00Z">
              <w:r w:rsidR="000C0F2E">
                <w:rPr>
                  <w:sz w:val="20"/>
                  <w:szCs w:val="20"/>
                </w:rPr>
                <w:t>0.0005</w:t>
              </w:r>
            </w:ins>
          </w:p>
        </w:tc>
        <w:tc>
          <w:tcPr>
            <w:tcW w:w="4163" w:type="dxa"/>
            <w:gridSpan w:val="4"/>
            <w:tcPrChange w:id="3515"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9B82774" w14:textId="4A6D6EC9" w:rsidR="00A61990" w:rsidRPr="000C0F2E" w:rsidRDefault="00E727C0" w:rsidP="000C0F2E">
            <w:pPr>
              <w:pStyle w:val="Compact"/>
              <w:spacing w:after="0" w:line="240" w:lineRule="auto"/>
              <w:jc w:val="left"/>
              <w:rPr>
                <w:rPrChange w:id="3516" w:author="Author" w:date="2026-09-30T13:42:00Z">
                  <w:rPr>
                    <w:sz w:val="14"/>
                  </w:rPr>
                </w:rPrChange>
              </w:rPr>
              <w:pPrChange w:id="3517" w:author="Author" w:date="2026-09-30T13:42:00Z">
                <w:pPr>
                  <w:spacing w:line="360" w:lineRule="auto"/>
                </w:pPr>
              </w:pPrChange>
            </w:pPr>
            <w:del w:id="3518" w:author="Author" w:date="2026-09-30T13:42:00Z">
              <w:r w:rsidRPr="00E51E70">
                <w:rPr>
                  <w:sz w:val="14"/>
                  <w:szCs w:val="14"/>
                </w:rPr>
                <w:delText>Travel - Walking</w:delText>
              </w:r>
            </w:del>
            <w:ins w:id="3519" w:author="Author" w:date="2026-09-30T13:42:00Z">
              <w:r w:rsidR="000C0F2E">
                <w:rPr>
                  <w:sz w:val="20"/>
                  <w:szCs w:val="20"/>
                </w:rPr>
                <w:t>0.0012 (Metropolitan area)</w:t>
              </w:r>
            </w:ins>
          </w:p>
        </w:tc>
      </w:tr>
      <w:tr w:rsidR="00A61990" w14:paraId="32BA75DE" w14:textId="016929AC" w:rsidTr="000C0F2E">
        <w:trPr>
          <w:trPrChange w:id="3520" w:author="Author" w:date="2026-09-30T13:42:00Z">
            <w:trPr>
              <w:gridBefore w:val="1"/>
              <w:gridAfter w:val="0"/>
            </w:trPr>
          </w:trPrChange>
        </w:trPr>
        <w:tc>
          <w:tcPr>
            <w:tcW w:w="3598" w:type="dxa"/>
            <w:gridSpan w:val="4"/>
            <w:tcPrChange w:id="3521"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020694B6" w14:textId="633FFD78" w:rsidR="00A61990" w:rsidRPr="000C0F2E" w:rsidRDefault="00E727C0" w:rsidP="000C0F2E">
            <w:pPr>
              <w:pStyle w:val="Compact"/>
              <w:spacing w:after="0" w:line="240" w:lineRule="auto"/>
              <w:jc w:val="left"/>
              <w:rPr>
                <w:rPrChange w:id="3522" w:author="Author" w:date="2026-09-30T13:42:00Z">
                  <w:rPr>
                    <w:sz w:val="14"/>
                  </w:rPr>
                </w:rPrChange>
              </w:rPr>
              <w:pPrChange w:id="3523" w:author="Author" w:date="2026-09-30T13:42:00Z">
                <w:pPr>
                  <w:spacing w:line="360" w:lineRule="auto"/>
                  <w:jc w:val="center"/>
                </w:pPr>
              </w:pPrChange>
            </w:pPr>
            <w:del w:id="3524" w:author="Author" w:date="2026-09-30T13:42:00Z">
              <w:r w:rsidRPr="00E51E70">
                <w:rPr>
                  <w:sz w:val="14"/>
                  <w:szCs w:val="14"/>
                </w:rPr>
                <w:delText>4</w:delText>
              </w:r>
            </w:del>
            <w:ins w:id="3525" w:author="Author" w:date="2026-09-30T13:42:00Z">
              <w:r w:rsidR="000C0F2E">
                <w:rPr>
                  <w:sz w:val="20"/>
                  <w:szCs w:val="20"/>
                </w:rPr>
                <w:t>K = 12, decay 0.95</w:t>
              </w:r>
            </w:ins>
          </w:p>
        </w:tc>
        <w:tc>
          <w:tcPr>
            <w:tcW w:w="1599" w:type="dxa"/>
            <w:tcPrChange w:id="3526"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5183C60F" w14:textId="28EBC660" w:rsidR="00A61990" w:rsidRPr="000C0F2E" w:rsidRDefault="00E727C0" w:rsidP="000C0F2E">
            <w:pPr>
              <w:pStyle w:val="Compact"/>
              <w:spacing w:after="0" w:line="240" w:lineRule="auto"/>
              <w:jc w:val="right"/>
              <w:rPr>
                <w:rPrChange w:id="3527" w:author="Author" w:date="2026-09-30T13:42:00Z">
                  <w:rPr>
                    <w:sz w:val="14"/>
                  </w:rPr>
                </w:rPrChange>
              </w:rPr>
              <w:pPrChange w:id="3528" w:author="Author" w:date="2026-09-30T13:42:00Z">
                <w:pPr>
                  <w:spacing w:line="360" w:lineRule="auto"/>
                </w:pPr>
              </w:pPrChange>
            </w:pPr>
            <w:del w:id="3529" w:author="Author" w:date="2026-09-30T13:42:00Z">
              <w:r w:rsidRPr="00E51E70">
                <w:rPr>
                  <w:sz w:val="14"/>
                  <w:szCs w:val="14"/>
                </w:rPr>
                <w:delText>Outdoors</w:delText>
              </w:r>
            </w:del>
            <w:ins w:id="3530" w:author="Author" w:date="2026-09-30T13:42:00Z">
              <w:r w:rsidR="000C0F2E">
                <w:rPr>
                  <w:sz w:val="20"/>
                  <w:szCs w:val="20"/>
                </w:rPr>
                <w:t>0.0006</w:t>
              </w:r>
            </w:ins>
          </w:p>
        </w:tc>
        <w:tc>
          <w:tcPr>
            <w:tcW w:w="4163" w:type="dxa"/>
            <w:tcPrChange w:id="3531"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47521347" w14:textId="78262C49" w:rsidR="00A61990" w:rsidRPr="000C0F2E" w:rsidRDefault="00E727C0" w:rsidP="000C0F2E">
            <w:pPr>
              <w:pStyle w:val="Compact"/>
              <w:spacing w:after="0" w:line="240" w:lineRule="auto"/>
              <w:jc w:val="left"/>
              <w:rPr>
                <w:rPrChange w:id="3532" w:author="Author" w:date="2026-09-30T13:42:00Z">
                  <w:rPr>
                    <w:sz w:val="14"/>
                  </w:rPr>
                </w:rPrChange>
              </w:rPr>
              <w:pPrChange w:id="3533" w:author="Author" w:date="2026-09-30T13:42:00Z">
                <w:pPr>
                  <w:spacing w:line="360" w:lineRule="auto"/>
                </w:pPr>
              </w:pPrChange>
            </w:pPr>
            <w:del w:id="3534" w:author="Author" w:date="2026-09-30T13:42:00Z">
              <w:r w:rsidRPr="00E51E70">
                <w:rPr>
                  <w:sz w:val="14"/>
                  <w:szCs w:val="14"/>
                </w:rPr>
                <w:delText>Outdoors away from home, Neighborhood</w:delText>
              </w:r>
            </w:del>
            <w:ins w:id="3535" w:author="Author" w:date="2026-09-30T13:42:00Z">
              <w:r w:rsidR="000C0F2E">
                <w:rPr>
                  <w:sz w:val="20"/>
                  <w:szCs w:val="20"/>
                </w:rPr>
                <w:t>0.0016 (Metropolitan area)</w:t>
              </w:r>
            </w:ins>
          </w:p>
        </w:tc>
        <w:tc>
          <w:tcPr>
            <w:tcW w:w="432" w:type="dxa"/>
            <w:tcBorders>
              <w:top w:val="single" w:sz="6" w:space="0" w:color="CCCCCC"/>
              <w:left w:val="single" w:sz="6" w:space="0" w:color="CCCCCC"/>
              <w:bottom w:val="single" w:sz="6" w:space="0" w:color="CCCCCC"/>
              <w:right w:val="single" w:sz="6" w:space="0" w:color="CCCCCC"/>
            </w:tcBorders>
            <w:cellDel w:id="3536" w:author="Author" w:date="1900-02-00T22:28:00Z"/>
            <w:tcPrChange w:id="3537"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38" w:author="Author" w:date="1900-02-00T22:28:00Z"/>
              </w:tcPr>
            </w:tcPrChange>
          </w:tcPr>
          <w:p w14:paraId="159BA176"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39" w:author="Author" w:date="2026-09-30T13:42:00Z">
              <w:r w:rsidRPr="00E51E70">
                <w:rPr>
                  <w:sz w:val="14"/>
                  <w:szCs w:val="14"/>
                </w:rPr>
                <w:delText>13</w:delText>
              </w:r>
            </w:del>
          </w:p>
        </w:tc>
        <w:tc>
          <w:tcPr>
            <w:tcW w:w="1232" w:type="dxa"/>
            <w:tcBorders>
              <w:top w:val="single" w:sz="6" w:space="0" w:color="CCCCCC"/>
              <w:left w:val="single" w:sz="6" w:space="0" w:color="CCCCCC"/>
              <w:bottom w:val="single" w:sz="6" w:space="0" w:color="CCCCCC"/>
              <w:right w:val="single" w:sz="6" w:space="0" w:color="CCCCCC"/>
            </w:tcBorders>
            <w:cellDel w:id="3540" w:author="Author" w:date="1900-02-00T22:28:00Z"/>
            <w:tcPrChange w:id="3541"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42" w:author="Author" w:date="1900-02-00T22:28:00Z"/>
              </w:tcPr>
            </w:tcPrChange>
          </w:tcPr>
          <w:p w14:paraId="0E8DFAD8" w14:textId="77777777" w:rsidR="00E727C0" w:rsidRPr="00E51E70" w:rsidRDefault="00E727C0">
            <w:pPr>
              <w:spacing w:line="360" w:lineRule="auto"/>
              <w:rPr>
                <w:rFonts w:ascii="EB Garamond" w:eastAsia="EB Garamond" w:hAnsi="EB Garamond" w:cs="EB Garamond"/>
                <w:sz w:val="14"/>
                <w:szCs w:val="14"/>
                <w:lang w:val="en-GB" w:eastAsia="en-US"/>
              </w:rPr>
            </w:pPr>
            <w:del w:id="3543" w:author="Author" w:date="2026-09-30T13:42:00Z">
              <w:r w:rsidRPr="00E51E70">
                <w:rPr>
                  <w:sz w:val="14"/>
                  <w:szCs w:val="14"/>
                </w:rPr>
                <w:delText>Public Transit</w:delText>
              </w:r>
            </w:del>
          </w:p>
        </w:tc>
        <w:tc>
          <w:tcPr>
            <w:tcW w:w="2985" w:type="dxa"/>
            <w:tcBorders>
              <w:top w:val="single" w:sz="6" w:space="0" w:color="CCCCCC"/>
              <w:left w:val="single" w:sz="6" w:space="0" w:color="CCCCCC"/>
              <w:bottom w:val="single" w:sz="6" w:space="0" w:color="CCCCCC"/>
              <w:right w:val="single" w:sz="6" w:space="0" w:color="CCCCCC"/>
            </w:tcBorders>
            <w:cellDel w:id="3544" w:author="Author" w:date="1900-02-00T22:28:00Z"/>
            <w:tcPrChange w:id="3545"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46" w:author="Author" w:date="1900-02-00T22:28:00Z"/>
              </w:tcPr>
            </w:tcPrChange>
          </w:tcPr>
          <w:p w14:paraId="77DCF52D" w14:textId="77777777" w:rsidR="00E727C0" w:rsidRPr="00E51E70" w:rsidRDefault="00E727C0">
            <w:pPr>
              <w:spacing w:line="360" w:lineRule="auto"/>
              <w:rPr>
                <w:rFonts w:ascii="EB Garamond" w:eastAsia="EB Garamond" w:hAnsi="EB Garamond" w:cs="EB Garamond"/>
                <w:sz w:val="14"/>
                <w:szCs w:val="14"/>
                <w:lang w:val="en-GB" w:eastAsia="en-US"/>
              </w:rPr>
            </w:pPr>
            <w:del w:id="3547" w:author="Author" w:date="2026-09-30T13:42:00Z">
              <w:r w:rsidRPr="00E51E70">
                <w:rPr>
                  <w:sz w:val="14"/>
                  <w:szCs w:val="14"/>
                </w:rPr>
                <w:delText>Bus, Subway, Metro, Light-rail</w:delText>
              </w:r>
            </w:del>
          </w:p>
        </w:tc>
      </w:tr>
      <w:tr w:rsidR="00A61990" w14:paraId="12BF23D4" w14:textId="7250E4BB" w:rsidTr="000C0F2E">
        <w:trPr>
          <w:trPrChange w:id="3548" w:author="Author" w:date="2026-09-30T13:42:00Z">
            <w:trPr>
              <w:gridBefore w:val="1"/>
              <w:gridAfter w:val="0"/>
            </w:trPr>
          </w:trPrChange>
        </w:trPr>
        <w:tc>
          <w:tcPr>
            <w:tcW w:w="3598" w:type="dxa"/>
            <w:gridSpan w:val="4"/>
            <w:tcPrChange w:id="3549"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6488EC8" w14:textId="01B32F2B" w:rsidR="00A61990" w:rsidRPr="000C0F2E" w:rsidRDefault="00E727C0" w:rsidP="000C0F2E">
            <w:pPr>
              <w:pStyle w:val="Compact"/>
              <w:spacing w:after="0" w:line="240" w:lineRule="auto"/>
              <w:jc w:val="left"/>
              <w:rPr>
                <w:rPrChange w:id="3550" w:author="Author" w:date="2026-09-30T13:42:00Z">
                  <w:rPr>
                    <w:sz w:val="14"/>
                  </w:rPr>
                </w:rPrChange>
              </w:rPr>
              <w:pPrChange w:id="3551" w:author="Author" w:date="2026-09-30T13:42:00Z">
                <w:pPr>
                  <w:spacing w:line="360" w:lineRule="auto"/>
                  <w:jc w:val="center"/>
                </w:pPr>
              </w:pPrChange>
            </w:pPr>
            <w:del w:id="3552" w:author="Author" w:date="2026-09-30T13:42:00Z">
              <w:r w:rsidRPr="00E51E70">
                <w:rPr>
                  <w:sz w:val="14"/>
                  <w:szCs w:val="14"/>
                </w:rPr>
                <w:delText>5</w:delText>
              </w:r>
            </w:del>
            <w:ins w:id="3553" w:author="Author" w:date="2026-09-30T13:42:00Z">
              <w:r w:rsidR="000C0F2E">
                <w:rPr>
                  <w:sz w:val="20"/>
                  <w:szCs w:val="20"/>
                </w:rPr>
                <w:t>K = 12, decay 1.00</w:t>
              </w:r>
            </w:ins>
          </w:p>
        </w:tc>
        <w:tc>
          <w:tcPr>
            <w:tcW w:w="1599" w:type="dxa"/>
            <w:tcPrChange w:id="3554"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189A4CED" w14:textId="52253792" w:rsidR="00A61990" w:rsidRPr="000C0F2E" w:rsidRDefault="00E727C0" w:rsidP="000C0F2E">
            <w:pPr>
              <w:pStyle w:val="Compact"/>
              <w:spacing w:after="0" w:line="240" w:lineRule="auto"/>
              <w:jc w:val="right"/>
              <w:rPr>
                <w:rPrChange w:id="3555" w:author="Author" w:date="2026-09-30T13:42:00Z">
                  <w:rPr>
                    <w:sz w:val="14"/>
                  </w:rPr>
                </w:rPrChange>
              </w:rPr>
              <w:pPrChange w:id="3556" w:author="Author" w:date="2026-09-30T13:42:00Z">
                <w:pPr>
                  <w:spacing w:line="360" w:lineRule="auto"/>
                </w:pPr>
              </w:pPrChange>
            </w:pPr>
            <w:del w:id="3557" w:author="Author" w:date="2026-09-30T13:42:00Z">
              <w:r w:rsidRPr="00E51E70">
                <w:rPr>
                  <w:sz w:val="14"/>
                  <w:szCs w:val="14"/>
                </w:rPr>
                <w:delText>Grocery / Stores</w:delText>
              </w:r>
            </w:del>
            <w:ins w:id="3558" w:author="Author" w:date="2026-09-30T13:42:00Z">
              <w:r w:rsidR="000C0F2E">
                <w:rPr>
                  <w:sz w:val="20"/>
                  <w:szCs w:val="20"/>
                </w:rPr>
                <w:t>0.0007</w:t>
              </w:r>
            </w:ins>
          </w:p>
        </w:tc>
        <w:tc>
          <w:tcPr>
            <w:tcW w:w="4163" w:type="dxa"/>
            <w:tcPrChange w:id="3559"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285D166" w14:textId="78D1C9A9" w:rsidR="00A61990" w:rsidRPr="000C0F2E" w:rsidRDefault="00E727C0" w:rsidP="000C0F2E">
            <w:pPr>
              <w:pStyle w:val="Compact"/>
              <w:spacing w:after="0" w:line="240" w:lineRule="auto"/>
              <w:jc w:val="left"/>
              <w:rPr>
                <w:rPrChange w:id="3560" w:author="Author" w:date="2026-09-30T13:42:00Z">
                  <w:rPr>
                    <w:sz w:val="14"/>
                  </w:rPr>
                </w:rPrChange>
              </w:rPr>
              <w:pPrChange w:id="3561" w:author="Author" w:date="2026-09-30T13:42:00Z">
                <w:pPr>
                  <w:spacing w:line="360" w:lineRule="auto"/>
                </w:pPr>
              </w:pPrChange>
            </w:pPr>
            <w:del w:id="3562" w:author="Author" w:date="2026-09-30T13:42:00Z">
              <w:r w:rsidRPr="00E51E70">
                <w:rPr>
                  <w:sz w:val="14"/>
                  <w:szCs w:val="14"/>
                </w:rPr>
                <w:delText>Grocery store, Other store, Mall</w:delText>
              </w:r>
            </w:del>
            <w:ins w:id="3563" w:author="Author" w:date="2026-09-30T13:42:00Z">
              <w:r w:rsidR="000C0F2E">
                <w:rPr>
                  <w:sz w:val="20"/>
                  <w:szCs w:val="20"/>
                </w:rPr>
                <w:t>0.0018 (Metropolitan area)</w:t>
              </w:r>
            </w:ins>
          </w:p>
        </w:tc>
        <w:tc>
          <w:tcPr>
            <w:tcW w:w="432" w:type="dxa"/>
            <w:tcBorders>
              <w:top w:val="single" w:sz="6" w:space="0" w:color="CCCCCC"/>
              <w:left w:val="single" w:sz="6" w:space="0" w:color="CCCCCC"/>
              <w:bottom w:val="single" w:sz="6" w:space="0" w:color="CCCCCC"/>
              <w:right w:val="single" w:sz="6" w:space="0" w:color="CCCCCC"/>
            </w:tcBorders>
            <w:cellDel w:id="3564" w:author="Author" w:date="1900-02-00T22:28:00Z"/>
            <w:tcPrChange w:id="3565"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66" w:author="Author" w:date="1900-02-00T22:28:00Z"/>
              </w:tcPr>
            </w:tcPrChange>
          </w:tcPr>
          <w:p w14:paraId="66E33A6A"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67" w:author="Author" w:date="2026-09-30T13:42:00Z">
              <w:r w:rsidRPr="00E51E70">
                <w:rPr>
                  <w:sz w:val="14"/>
                  <w:szCs w:val="14"/>
                </w:rPr>
                <w:delText>14</w:delText>
              </w:r>
            </w:del>
          </w:p>
        </w:tc>
        <w:tc>
          <w:tcPr>
            <w:tcW w:w="1232" w:type="dxa"/>
            <w:tcBorders>
              <w:top w:val="single" w:sz="6" w:space="0" w:color="CCCCCC"/>
              <w:left w:val="single" w:sz="6" w:space="0" w:color="CCCCCC"/>
              <w:bottom w:val="single" w:sz="6" w:space="0" w:color="CCCCCC"/>
              <w:right w:val="single" w:sz="6" w:space="0" w:color="CCCCCC"/>
            </w:tcBorders>
            <w:cellDel w:id="3568" w:author="Author" w:date="1900-02-00T22:28:00Z"/>
            <w:tcPrChange w:id="3569"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70" w:author="Author" w:date="1900-02-00T22:28:00Z"/>
              </w:tcPr>
            </w:tcPrChange>
          </w:tcPr>
          <w:p w14:paraId="3644DEAF" w14:textId="77777777" w:rsidR="00E727C0" w:rsidRPr="00E51E70" w:rsidRDefault="00E727C0">
            <w:pPr>
              <w:spacing w:line="360" w:lineRule="auto"/>
              <w:rPr>
                <w:rFonts w:ascii="EB Garamond" w:eastAsia="EB Garamond" w:hAnsi="EB Garamond" w:cs="EB Garamond"/>
                <w:sz w:val="14"/>
                <w:szCs w:val="14"/>
                <w:lang w:val="en-GB" w:eastAsia="en-US"/>
              </w:rPr>
            </w:pPr>
            <w:del w:id="3571" w:author="Author" w:date="2026-09-30T13:42:00Z">
              <w:r w:rsidRPr="00E51E70">
                <w:rPr>
                  <w:sz w:val="14"/>
                  <w:szCs w:val="14"/>
                </w:rPr>
                <w:delText>Airplane</w:delText>
              </w:r>
            </w:del>
          </w:p>
        </w:tc>
        <w:tc>
          <w:tcPr>
            <w:tcW w:w="2985" w:type="dxa"/>
            <w:tcBorders>
              <w:top w:val="single" w:sz="6" w:space="0" w:color="CCCCCC"/>
              <w:left w:val="single" w:sz="6" w:space="0" w:color="CCCCCC"/>
              <w:bottom w:val="single" w:sz="6" w:space="0" w:color="CCCCCC"/>
              <w:right w:val="single" w:sz="6" w:space="0" w:color="CCCCCC"/>
            </w:tcBorders>
            <w:cellDel w:id="3572" w:author="Author" w:date="1900-02-00T22:28:00Z"/>
            <w:tcPrChange w:id="3573"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74" w:author="Author" w:date="1900-02-00T22:28:00Z"/>
              </w:tcPr>
            </w:tcPrChange>
          </w:tcPr>
          <w:p w14:paraId="0B1FA1D0" w14:textId="77777777" w:rsidR="00E727C0" w:rsidRPr="00E51E70" w:rsidRDefault="00E727C0">
            <w:pPr>
              <w:spacing w:line="360" w:lineRule="auto"/>
              <w:rPr>
                <w:rFonts w:ascii="EB Garamond" w:eastAsia="EB Garamond" w:hAnsi="EB Garamond" w:cs="EB Garamond"/>
                <w:sz w:val="14"/>
                <w:szCs w:val="14"/>
                <w:lang w:val="en-GB" w:eastAsia="en-US"/>
              </w:rPr>
            </w:pPr>
            <w:del w:id="3575" w:author="Author" w:date="2026-09-30T13:42:00Z">
              <w:r w:rsidRPr="00E51E70">
                <w:rPr>
                  <w:sz w:val="14"/>
                  <w:szCs w:val="14"/>
                </w:rPr>
                <w:delText>Travel - Airplane</w:delText>
              </w:r>
            </w:del>
          </w:p>
        </w:tc>
      </w:tr>
      <w:tr w:rsidR="00A61990" w14:paraId="1B418403" w14:textId="68158A43" w:rsidTr="000C0F2E">
        <w:trPr>
          <w:trPrChange w:id="3576" w:author="Author" w:date="2026-09-30T13:42:00Z">
            <w:trPr>
              <w:gridBefore w:val="1"/>
              <w:gridAfter w:val="0"/>
            </w:trPr>
          </w:trPrChange>
        </w:trPr>
        <w:tc>
          <w:tcPr>
            <w:tcW w:w="3598" w:type="dxa"/>
            <w:gridSpan w:val="4"/>
            <w:tcPrChange w:id="3577"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49CE338A" w14:textId="233BDEEA" w:rsidR="00A61990" w:rsidRPr="000C0F2E" w:rsidRDefault="00E727C0" w:rsidP="000C0F2E">
            <w:pPr>
              <w:pStyle w:val="Compact"/>
              <w:spacing w:after="0" w:line="240" w:lineRule="auto"/>
              <w:jc w:val="left"/>
              <w:rPr>
                <w:rPrChange w:id="3578" w:author="Author" w:date="2026-09-30T13:42:00Z">
                  <w:rPr>
                    <w:sz w:val="14"/>
                  </w:rPr>
                </w:rPrChange>
              </w:rPr>
              <w:pPrChange w:id="3579" w:author="Author" w:date="2026-09-30T13:42:00Z">
                <w:pPr>
                  <w:spacing w:line="360" w:lineRule="auto"/>
                  <w:jc w:val="center"/>
                </w:pPr>
              </w:pPrChange>
            </w:pPr>
            <w:del w:id="3580" w:author="Author" w:date="2026-09-30T13:42:00Z">
              <w:r w:rsidRPr="00E51E70">
                <w:rPr>
                  <w:sz w:val="14"/>
                  <w:szCs w:val="14"/>
                </w:rPr>
                <w:delText>6</w:delText>
              </w:r>
            </w:del>
            <w:ins w:id="3581" w:author="Author" w:date="2026-09-30T13:42:00Z">
              <w:r w:rsidR="000C0F2E">
                <w:rPr>
                  <w:sz w:val="20"/>
                  <w:szCs w:val="20"/>
                </w:rPr>
                <w:t>seed 2 (K = 8, decay 0.95)</w:t>
              </w:r>
            </w:ins>
          </w:p>
        </w:tc>
        <w:tc>
          <w:tcPr>
            <w:tcW w:w="1599" w:type="dxa"/>
            <w:tcPrChange w:id="3582"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069BFF77" w14:textId="4AE38947" w:rsidR="00A61990" w:rsidRPr="000C0F2E" w:rsidRDefault="00E727C0" w:rsidP="000C0F2E">
            <w:pPr>
              <w:pStyle w:val="Compact"/>
              <w:spacing w:after="0" w:line="240" w:lineRule="auto"/>
              <w:jc w:val="right"/>
              <w:rPr>
                <w:rPrChange w:id="3583" w:author="Author" w:date="2026-09-30T13:42:00Z">
                  <w:rPr>
                    <w:sz w:val="14"/>
                  </w:rPr>
                </w:rPrChange>
              </w:rPr>
              <w:pPrChange w:id="3584" w:author="Author" w:date="2026-09-30T13:42:00Z">
                <w:pPr>
                  <w:spacing w:line="360" w:lineRule="auto"/>
                </w:pPr>
              </w:pPrChange>
            </w:pPr>
            <w:del w:id="3585" w:author="Author" w:date="2026-09-30T13:42:00Z">
              <w:r w:rsidRPr="00E51E70">
                <w:rPr>
                  <w:sz w:val="14"/>
                  <w:szCs w:val="14"/>
                </w:rPr>
                <w:delText>Library / Museum</w:delText>
              </w:r>
            </w:del>
            <w:ins w:id="3586" w:author="Author" w:date="2026-09-30T13:42:00Z">
              <w:r w:rsidR="000C0F2E">
                <w:rPr>
                  <w:sz w:val="20"/>
                  <w:szCs w:val="20"/>
                </w:rPr>
                <w:t>0.0017</w:t>
              </w:r>
            </w:ins>
          </w:p>
        </w:tc>
        <w:tc>
          <w:tcPr>
            <w:tcW w:w="4163" w:type="dxa"/>
            <w:tcPrChange w:id="3587"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9A432E7" w14:textId="16165392" w:rsidR="00A61990" w:rsidRPr="000C0F2E" w:rsidRDefault="00E727C0" w:rsidP="000C0F2E">
            <w:pPr>
              <w:pStyle w:val="Compact"/>
              <w:spacing w:after="0" w:line="240" w:lineRule="auto"/>
              <w:jc w:val="left"/>
              <w:rPr>
                <w:rPrChange w:id="3588" w:author="Author" w:date="2026-09-30T13:42:00Z">
                  <w:rPr>
                    <w:sz w:val="14"/>
                  </w:rPr>
                </w:rPrChange>
              </w:rPr>
              <w:pPrChange w:id="3589" w:author="Author" w:date="2026-09-30T13:42:00Z">
                <w:pPr>
                  <w:spacing w:line="360" w:lineRule="auto"/>
                </w:pPr>
              </w:pPrChange>
            </w:pPr>
            <w:del w:id="3590" w:author="Author" w:date="2026-09-30T13:42:00Z">
              <w:r w:rsidRPr="00E51E70">
                <w:rPr>
                  <w:sz w:val="14"/>
                  <w:szCs w:val="14"/>
                </w:rPr>
                <w:delText>Library, Museum, Theatre</w:delText>
              </w:r>
            </w:del>
            <w:ins w:id="3591" w:author="Author" w:date="2026-09-30T13:42:00Z">
              <w:r w:rsidR="000C0F2E">
                <w:rPr>
                  <w:sz w:val="20"/>
                  <w:szCs w:val="20"/>
                </w:rPr>
                <w:t>0.0044 (Province)</w:t>
              </w:r>
            </w:ins>
          </w:p>
        </w:tc>
        <w:tc>
          <w:tcPr>
            <w:tcW w:w="432" w:type="dxa"/>
            <w:tcBorders>
              <w:top w:val="single" w:sz="6" w:space="0" w:color="CCCCCC"/>
              <w:left w:val="single" w:sz="6" w:space="0" w:color="CCCCCC"/>
              <w:bottom w:val="single" w:sz="6" w:space="0" w:color="CCCCCC"/>
              <w:right w:val="single" w:sz="6" w:space="0" w:color="CCCCCC"/>
            </w:tcBorders>
            <w:cellDel w:id="3592" w:author="Author" w:date="1900-02-00T22:28:00Z"/>
            <w:tcPrChange w:id="3593"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94" w:author="Author" w:date="1900-02-00T22:28:00Z"/>
              </w:tcPr>
            </w:tcPrChange>
          </w:tcPr>
          <w:p w14:paraId="501C209C"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595" w:author="Author" w:date="2026-09-30T13:42:00Z">
              <w:r w:rsidRPr="00E51E70">
                <w:rPr>
                  <w:sz w:val="14"/>
                  <w:szCs w:val="14"/>
                </w:rPr>
                <w:delText>15</w:delText>
              </w:r>
            </w:del>
          </w:p>
        </w:tc>
        <w:tc>
          <w:tcPr>
            <w:tcW w:w="1232" w:type="dxa"/>
            <w:tcBorders>
              <w:top w:val="single" w:sz="6" w:space="0" w:color="CCCCCC"/>
              <w:left w:val="single" w:sz="6" w:space="0" w:color="CCCCCC"/>
              <w:bottom w:val="single" w:sz="6" w:space="0" w:color="CCCCCC"/>
              <w:right w:val="single" w:sz="6" w:space="0" w:color="CCCCCC"/>
            </w:tcBorders>
            <w:cellDel w:id="3596" w:author="Author" w:date="1900-02-00T22:28:00Z"/>
            <w:tcPrChange w:id="3597"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598" w:author="Author" w:date="1900-02-00T22:28:00Z"/>
              </w:tcPr>
            </w:tcPrChange>
          </w:tcPr>
          <w:p w14:paraId="621BD2F1" w14:textId="77777777" w:rsidR="00E727C0" w:rsidRPr="00E51E70" w:rsidRDefault="00E727C0">
            <w:pPr>
              <w:spacing w:line="360" w:lineRule="auto"/>
              <w:rPr>
                <w:rFonts w:ascii="EB Garamond" w:eastAsia="EB Garamond" w:hAnsi="EB Garamond" w:cs="EB Garamond"/>
                <w:sz w:val="14"/>
                <w:szCs w:val="14"/>
                <w:lang w:val="en-GB" w:eastAsia="en-US"/>
              </w:rPr>
            </w:pPr>
            <w:del w:id="3599" w:author="Author" w:date="2026-09-30T13:42:00Z">
              <w:r w:rsidRPr="00E51E70">
                <w:rPr>
                  <w:sz w:val="14"/>
                  <w:szCs w:val="14"/>
                </w:rPr>
                <w:delText>Bicycle</w:delText>
              </w:r>
            </w:del>
          </w:p>
        </w:tc>
        <w:tc>
          <w:tcPr>
            <w:tcW w:w="2985" w:type="dxa"/>
            <w:tcBorders>
              <w:top w:val="single" w:sz="6" w:space="0" w:color="CCCCCC"/>
              <w:left w:val="single" w:sz="6" w:space="0" w:color="CCCCCC"/>
              <w:bottom w:val="single" w:sz="6" w:space="0" w:color="CCCCCC"/>
              <w:right w:val="single" w:sz="6" w:space="0" w:color="CCCCCC"/>
            </w:tcBorders>
            <w:cellDel w:id="3600" w:author="Author" w:date="1900-02-00T22:28:00Z"/>
            <w:tcPrChange w:id="3601"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02" w:author="Author" w:date="1900-02-00T22:28:00Z"/>
              </w:tcPr>
            </w:tcPrChange>
          </w:tcPr>
          <w:p w14:paraId="60785252" w14:textId="77777777" w:rsidR="00E727C0" w:rsidRPr="00E51E70" w:rsidRDefault="00E727C0">
            <w:pPr>
              <w:spacing w:line="360" w:lineRule="auto"/>
              <w:rPr>
                <w:rFonts w:ascii="EB Garamond" w:eastAsia="EB Garamond" w:hAnsi="EB Garamond" w:cs="EB Garamond"/>
                <w:sz w:val="14"/>
                <w:szCs w:val="14"/>
                <w:lang w:val="en-GB" w:eastAsia="en-US"/>
              </w:rPr>
            </w:pPr>
            <w:del w:id="3603" w:author="Author" w:date="2026-09-30T13:42:00Z">
              <w:r w:rsidRPr="00E51E70">
                <w:rPr>
                  <w:sz w:val="14"/>
                  <w:szCs w:val="14"/>
                </w:rPr>
                <w:delText>Travel - Bicycle</w:delText>
              </w:r>
            </w:del>
          </w:p>
        </w:tc>
      </w:tr>
      <w:tr w:rsidR="00A61990" w14:paraId="4AD06E97" w14:textId="2F5F844A" w:rsidTr="000C0F2E">
        <w:trPr>
          <w:trPrChange w:id="3604" w:author="Author" w:date="2026-09-30T13:42:00Z">
            <w:trPr>
              <w:gridBefore w:val="1"/>
              <w:gridAfter w:val="0"/>
            </w:trPr>
          </w:trPrChange>
        </w:trPr>
        <w:tc>
          <w:tcPr>
            <w:tcW w:w="3598" w:type="dxa"/>
            <w:gridSpan w:val="4"/>
            <w:tcPrChange w:id="3605"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B72347E" w14:textId="732F4905" w:rsidR="00A61990" w:rsidRPr="000C0F2E" w:rsidRDefault="00E727C0" w:rsidP="000C0F2E">
            <w:pPr>
              <w:pStyle w:val="Compact"/>
              <w:spacing w:after="0" w:line="240" w:lineRule="auto"/>
              <w:jc w:val="left"/>
              <w:rPr>
                <w:rPrChange w:id="3606" w:author="Author" w:date="2026-09-30T13:42:00Z">
                  <w:rPr>
                    <w:sz w:val="14"/>
                  </w:rPr>
                </w:rPrChange>
              </w:rPr>
              <w:pPrChange w:id="3607" w:author="Author" w:date="2026-09-30T13:42:00Z">
                <w:pPr>
                  <w:spacing w:line="360" w:lineRule="auto"/>
                  <w:jc w:val="center"/>
                </w:pPr>
              </w:pPrChange>
            </w:pPr>
            <w:del w:id="3608" w:author="Author" w:date="2026-09-30T13:42:00Z">
              <w:r w:rsidRPr="00E51E70">
                <w:rPr>
                  <w:sz w:val="14"/>
                  <w:szCs w:val="14"/>
                </w:rPr>
                <w:delText>7</w:delText>
              </w:r>
            </w:del>
            <w:ins w:id="3609" w:author="Author" w:date="2026-09-30T13:42:00Z">
              <w:r w:rsidR="000C0F2E">
                <w:rPr>
                  <w:sz w:val="20"/>
                  <w:szCs w:val="20"/>
                </w:rPr>
                <w:t>seed 3 (K = 8, decay 0.95)</w:t>
              </w:r>
            </w:ins>
          </w:p>
        </w:tc>
        <w:tc>
          <w:tcPr>
            <w:tcW w:w="1599" w:type="dxa"/>
            <w:tcPrChange w:id="3610"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2754919A" w14:textId="781138CD" w:rsidR="00A61990" w:rsidRPr="000C0F2E" w:rsidRDefault="00E727C0" w:rsidP="000C0F2E">
            <w:pPr>
              <w:pStyle w:val="Compact"/>
              <w:spacing w:after="0" w:line="240" w:lineRule="auto"/>
              <w:jc w:val="right"/>
              <w:rPr>
                <w:rPrChange w:id="3611" w:author="Author" w:date="2026-09-30T13:42:00Z">
                  <w:rPr>
                    <w:sz w:val="14"/>
                  </w:rPr>
                </w:rPrChange>
              </w:rPr>
              <w:pPrChange w:id="3612" w:author="Author" w:date="2026-09-30T13:42:00Z">
                <w:pPr>
                  <w:spacing w:line="360" w:lineRule="auto"/>
                </w:pPr>
              </w:pPrChange>
            </w:pPr>
            <w:del w:id="3613" w:author="Author" w:date="2026-09-30T13:42:00Z">
              <w:r w:rsidRPr="00E51E70">
                <w:rPr>
                  <w:sz w:val="14"/>
                  <w:szCs w:val="14"/>
                </w:rPr>
                <w:delText>Restaurant / Bar</w:delText>
              </w:r>
            </w:del>
            <w:ins w:id="3614" w:author="Author" w:date="2026-09-30T13:42:00Z">
              <w:r w:rsidR="000C0F2E">
                <w:rPr>
                  <w:sz w:val="20"/>
                  <w:szCs w:val="20"/>
                </w:rPr>
                <w:t>0.0019</w:t>
              </w:r>
            </w:ins>
          </w:p>
        </w:tc>
        <w:tc>
          <w:tcPr>
            <w:tcW w:w="4163" w:type="dxa"/>
            <w:tcPrChange w:id="3615"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726293E3" w14:textId="47BD1791" w:rsidR="00A61990" w:rsidRPr="000C0F2E" w:rsidRDefault="00E727C0" w:rsidP="000C0F2E">
            <w:pPr>
              <w:pStyle w:val="Compact"/>
              <w:spacing w:after="0" w:line="240" w:lineRule="auto"/>
              <w:jc w:val="left"/>
              <w:rPr>
                <w:rPrChange w:id="3616" w:author="Author" w:date="2026-09-30T13:42:00Z">
                  <w:rPr>
                    <w:sz w:val="14"/>
                  </w:rPr>
                </w:rPrChange>
              </w:rPr>
              <w:pPrChange w:id="3617" w:author="Author" w:date="2026-09-30T13:42:00Z">
                <w:pPr>
                  <w:spacing w:line="360" w:lineRule="auto"/>
                </w:pPr>
              </w:pPrChange>
            </w:pPr>
            <w:del w:id="3618" w:author="Author" w:date="2026-09-30T13:42:00Z">
              <w:r w:rsidRPr="00E51E70">
                <w:rPr>
                  <w:sz w:val="14"/>
                  <w:szCs w:val="14"/>
                </w:rPr>
                <w:delText>Restaurant, Bar, Club</w:delText>
              </w:r>
            </w:del>
            <w:ins w:id="3619" w:author="Author" w:date="2026-09-30T13:42:00Z">
              <w:r w:rsidR="000C0F2E">
                <w:rPr>
                  <w:sz w:val="20"/>
                  <w:szCs w:val="20"/>
                </w:rPr>
                <w:t>0.0038 (Age group)</w:t>
              </w:r>
            </w:ins>
          </w:p>
        </w:tc>
        <w:tc>
          <w:tcPr>
            <w:tcW w:w="432" w:type="dxa"/>
            <w:tcBorders>
              <w:top w:val="single" w:sz="6" w:space="0" w:color="CCCCCC"/>
              <w:left w:val="single" w:sz="6" w:space="0" w:color="CCCCCC"/>
              <w:bottom w:val="single" w:sz="6" w:space="0" w:color="CCCCCC"/>
              <w:right w:val="single" w:sz="6" w:space="0" w:color="CCCCCC"/>
            </w:tcBorders>
            <w:cellDel w:id="3620" w:author="Author" w:date="1900-02-00T22:28:00Z"/>
            <w:tcPrChange w:id="3621"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22" w:author="Author" w:date="1900-02-00T22:28:00Z"/>
              </w:tcPr>
            </w:tcPrChange>
          </w:tcPr>
          <w:p w14:paraId="406497DD"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623" w:author="Author" w:date="2026-09-30T13:42:00Z">
              <w:r w:rsidRPr="00E51E70">
                <w:rPr>
                  <w:sz w:val="14"/>
                  <w:szCs w:val="14"/>
                </w:rPr>
                <w:delText>16</w:delText>
              </w:r>
            </w:del>
          </w:p>
        </w:tc>
        <w:tc>
          <w:tcPr>
            <w:tcW w:w="1232" w:type="dxa"/>
            <w:tcBorders>
              <w:top w:val="single" w:sz="6" w:space="0" w:color="CCCCCC"/>
              <w:left w:val="single" w:sz="6" w:space="0" w:color="CCCCCC"/>
              <w:bottom w:val="single" w:sz="6" w:space="0" w:color="CCCCCC"/>
              <w:right w:val="single" w:sz="6" w:space="0" w:color="CCCCCC"/>
            </w:tcBorders>
            <w:cellDel w:id="3624" w:author="Author" w:date="1900-02-00T22:28:00Z"/>
            <w:tcPrChange w:id="3625"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26" w:author="Author" w:date="1900-02-00T22:28:00Z"/>
              </w:tcPr>
            </w:tcPrChange>
          </w:tcPr>
          <w:p w14:paraId="6E22E075" w14:textId="77777777" w:rsidR="00E727C0" w:rsidRPr="00E51E70" w:rsidRDefault="00E727C0">
            <w:pPr>
              <w:spacing w:line="360" w:lineRule="auto"/>
              <w:rPr>
                <w:rFonts w:ascii="EB Garamond" w:eastAsia="EB Garamond" w:hAnsi="EB Garamond" w:cs="EB Garamond"/>
                <w:sz w:val="14"/>
                <w:szCs w:val="14"/>
                <w:lang w:val="en-GB" w:eastAsia="en-US"/>
              </w:rPr>
            </w:pPr>
            <w:del w:id="3627" w:author="Author" w:date="2026-09-30T13:42:00Z">
              <w:r w:rsidRPr="00E51E70">
                <w:rPr>
                  <w:sz w:val="14"/>
                  <w:szCs w:val="14"/>
                </w:rPr>
                <w:delText>Taxi / Limo</w:delText>
              </w:r>
            </w:del>
          </w:p>
        </w:tc>
        <w:tc>
          <w:tcPr>
            <w:tcW w:w="2985" w:type="dxa"/>
            <w:tcBorders>
              <w:top w:val="single" w:sz="6" w:space="0" w:color="CCCCCC"/>
              <w:left w:val="single" w:sz="6" w:space="0" w:color="CCCCCC"/>
              <w:bottom w:val="single" w:sz="6" w:space="0" w:color="CCCCCC"/>
              <w:right w:val="single" w:sz="6" w:space="0" w:color="CCCCCC"/>
            </w:tcBorders>
            <w:cellDel w:id="3628" w:author="Author" w:date="1900-02-00T22:28:00Z"/>
            <w:tcPrChange w:id="3629"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30" w:author="Author" w:date="1900-02-00T22:28:00Z"/>
              </w:tcPr>
            </w:tcPrChange>
          </w:tcPr>
          <w:p w14:paraId="4B09ED47" w14:textId="77777777" w:rsidR="00E727C0" w:rsidRPr="00E51E70" w:rsidRDefault="00E727C0">
            <w:pPr>
              <w:spacing w:line="360" w:lineRule="auto"/>
              <w:rPr>
                <w:rFonts w:ascii="EB Garamond" w:eastAsia="EB Garamond" w:hAnsi="EB Garamond" w:cs="EB Garamond"/>
                <w:sz w:val="14"/>
                <w:szCs w:val="14"/>
                <w:lang w:val="en-GB" w:eastAsia="en-US"/>
              </w:rPr>
            </w:pPr>
            <w:del w:id="3631" w:author="Author" w:date="2026-09-30T13:42:00Z">
              <w:r w:rsidRPr="00E51E70">
                <w:rPr>
                  <w:sz w:val="14"/>
                  <w:szCs w:val="14"/>
                </w:rPr>
                <w:delText>Travel - Taxi, Limousine Service</w:delText>
              </w:r>
            </w:del>
          </w:p>
        </w:tc>
      </w:tr>
      <w:tr w:rsidR="00A61990" w14:paraId="6BC7722C" w14:textId="062C87EF" w:rsidTr="000C0F2E">
        <w:trPr>
          <w:trPrChange w:id="3632" w:author="Author" w:date="2026-09-30T13:42:00Z">
            <w:trPr>
              <w:gridBefore w:val="1"/>
              <w:gridAfter w:val="0"/>
            </w:trPr>
          </w:trPrChange>
        </w:trPr>
        <w:tc>
          <w:tcPr>
            <w:tcW w:w="3598" w:type="dxa"/>
            <w:gridSpan w:val="4"/>
            <w:tcPrChange w:id="3633"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92F6BE6" w14:textId="307D9AF2" w:rsidR="00A61990" w:rsidRPr="000C0F2E" w:rsidRDefault="00E727C0" w:rsidP="000C0F2E">
            <w:pPr>
              <w:pStyle w:val="Compact"/>
              <w:spacing w:after="0" w:line="240" w:lineRule="auto"/>
              <w:jc w:val="left"/>
              <w:rPr>
                <w:rPrChange w:id="3634" w:author="Author" w:date="2026-09-30T13:42:00Z">
                  <w:rPr>
                    <w:sz w:val="14"/>
                  </w:rPr>
                </w:rPrChange>
              </w:rPr>
              <w:pPrChange w:id="3635" w:author="Author" w:date="2026-09-30T13:42:00Z">
                <w:pPr>
                  <w:spacing w:line="360" w:lineRule="auto"/>
                  <w:jc w:val="center"/>
                </w:pPr>
              </w:pPrChange>
            </w:pPr>
            <w:del w:id="3636" w:author="Author" w:date="2026-09-30T13:42:00Z">
              <w:r w:rsidRPr="00E51E70">
                <w:rPr>
                  <w:sz w:val="14"/>
                  <w:szCs w:val="14"/>
                </w:rPr>
                <w:delText>8</w:delText>
              </w:r>
            </w:del>
            <w:ins w:id="3637" w:author="Author" w:date="2026-09-30T13:42:00Z">
              <w:r w:rsidR="000C0F2E">
                <w:rPr>
                  <w:sz w:val="20"/>
                  <w:szCs w:val="20"/>
                </w:rPr>
                <w:t>seed 4 (K = 8, decay 0.95)</w:t>
              </w:r>
            </w:ins>
          </w:p>
        </w:tc>
        <w:tc>
          <w:tcPr>
            <w:tcW w:w="1599" w:type="dxa"/>
            <w:tcPrChange w:id="3638"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6B4B369C" w14:textId="5DADF4ED" w:rsidR="00A61990" w:rsidRPr="000C0F2E" w:rsidRDefault="00E727C0" w:rsidP="000C0F2E">
            <w:pPr>
              <w:pStyle w:val="Compact"/>
              <w:spacing w:after="0" w:line="240" w:lineRule="auto"/>
              <w:jc w:val="right"/>
              <w:rPr>
                <w:rPrChange w:id="3639" w:author="Author" w:date="2026-09-30T13:42:00Z">
                  <w:rPr>
                    <w:sz w:val="14"/>
                  </w:rPr>
                </w:rPrChange>
              </w:rPr>
              <w:pPrChange w:id="3640" w:author="Author" w:date="2026-09-30T13:42:00Z">
                <w:pPr>
                  <w:spacing w:line="360" w:lineRule="auto"/>
                </w:pPr>
              </w:pPrChange>
            </w:pPr>
            <w:del w:id="3641" w:author="Author" w:date="2026-09-30T13:42:00Z">
              <w:r w:rsidRPr="00E51E70">
                <w:rPr>
                  <w:sz w:val="14"/>
                  <w:szCs w:val="14"/>
                </w:rPr>
                <w:delText>Place of Worship</w:delText>
              </w:r>
            </w:del>
            <w:ins w:id="3642" w:author="Author" w:date="2026-09-30T13:42:00Z">
              <w:r w:rsidR="000C0F2E">
                <w:rPr>
                  <w:sz w:val="20"/>
                  <w:szCs w:val="20"/>
                </w:rPr>
                <w:t>0.0014</w:t>
              </w:r>
            </w:ins>
          </w:p>
        </w:tc>
        <w:tc>
          <w:tcPr>
            <w:tcW w:w="4163" w:type="dxa"/>
            <w:tcPrChange w:id="3643"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tcPrChange>
          </w:tcPr>
          <w:p w14:paraId="3F7AF9A1" w14:textId="759A1F15" w:rsidR="00A61990" w:rsidRPr="000C0F2E" w:rsidRDefault="00E727C0" w:rsidP="000C0F2E">
            <w:pPr>
              <w:pStyle w:val="Compact"/>
              <w:spacing w:after="0" w:line="240" w:lineRule="auto"/>
              <w:jc w:val="left"/>
              <w:rPr>
                <w:rPrChange w:id="3644" w:author="Author" w:date="2026-09-30T13:42:00Z">
                  <w:rPr>
                    <w:sz w:val="14"/>
                  </w:rPr>
                </w:rPrChange>
              </w:rPr>
              <w:pPrChange w:id="3645" w:author="Author" w:date="2026-09-30T13:42:00Z">
                <w:pPr>
                  <w:spacing w:line="360" w:lineRule="auto"/>
                </w:pPr>
              </w:pPrChange>
            </w:pPr>
            <w:del w:id="3646" w:author="Author" w:date="2026-09-30T13:42:00Z">
              <w:r w:rsidRPr="00E51E70">
                <w:rPr>
                  <w:sz w:val="14"/>
                  <w:szCs w:val="14"/>
                </w:rPr>
                <w:delText>Religious institution</w:delText>
              </w:r>
            </w:del>
            <w:ins w:id="3647" w:author="Author" w:date="2026-09-30T13:42:00Z">
              <w:r w:rsidR="000C0F2E">
                <w:rPr>
                  <w:sz w:val="20"/>
                  <w:szCs w:val="20"/>
                </w:rPr>
                <w:t>0.0036 (Age group)</w:t>
              </w:r>
            </w:ins>
          </w:p>
        </w:tc>
        <w:tc>
          <w:tcPr>
            <w:tcW w:w="432" w:type="dxa"/>
            <w:tcBorders>
              <w:top w:val="single" w:sz="6" w:space="0" w:color="CCCCCC"/>
              <w:left w:val="single" w:sz="6" w:space="0" w:color="CCCCCC"/>
              <w:bottom w:val="single" w:sz="6" w:space="0" w:color="CCCCCC"/>
              <w:right w:val="single" w:sz="6" w:space="0" w:color="CCCCCC"/>
            </w:tcBorders>
            <w:cellDel w:id="3648" w:author="Author" w:date="1900-02-00T22:28:00Z"/>
            <w:tcPrChange w:id="3649"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50" w:author="Author" w:date="1900-02-00T22:28:00Z"/>
              </w:tcPr>
            </w:tcPrChange>
          </w:tcPr>
          <w:p w14:paraId="7CD1503F"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651" w:author="Author" w:date="2026-09-30T13:42:00Z">
              <w:r w:rsidRPr="00E51E70">
                <w:rPr>
                  <w:sz w:val="14"/>
                  <w:szCs w:val="14"/>
                </w:rPr>
                <w:delText>17</w:delText>
              </w:r>
            </w:del>
          </w:p>
        </w:tc>
        <w:tc>
          <w:tcPr>
            <w:tcW w:w="1232" w:type="dxa"/>
            <w:tcBorders>
              <w:top w:val="single" w:sz="6" w:space="0" w:color="CCCCCC"/>
              <w:left w:val="single" w:sz="6" w:space="0" w:color="CCCCCC"/>
              <w:bottom w:val="single" w:sz="6" w:space="0" w:color="CCCCCC"/>
              <w:right w:val="single" w:sz="6" w:space="0" w:color="CCCCCC"/>
            </w:tcBorders>
            <w:cellDel w:id="3652" w:author="Author" w:date="1900-02-00T22:28:00Z"/>
            <w:tcPrChange w:id="3653"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54" w:author="Author" w:date="1900-02-00T22:28:00Z"/>
              </w:tcPr>
            </w:tcPrChange>
          </w:tcPr>
          <w:p w14:paraId="05008284" w14:textId="77777777" w:rsidR="00E727C0" w:rsidRPr="00E51E70" w:rsidRDefault="00E727C0">
            <w:pPr>
              <w:spacing w:line="360" w:lineRule="auto"/>
              <w:rPr>
                <w:rFonts w:ascii="EB Garamond" w:eastAsia="EB Garamond" w:hAnsi="EB Garamond" w:cs="EB Garamond"/>
                <w:sz w:val="14"/>
                <w:szCs w:val="14"/>
                <w:lang w:val="en-GB" w:eastAsia="en-US"/>
              </w:rPr>
            </w:pPr>
            <w:del w:id="3655" w:author="Author" w:date="2026-09-30T13:42:00Z">
              <w:r w:rsidRPr="00E51E70">
                <w:rPr>
                  <w:sz w:val="14"/>
                  <w:szCs w:val="14"/>
                </w:rPr>
                <w:delText>Other Transit</w:delText>
              </w:r>
            </w:del>
          </w:p>
        </w:tc>
        <w:tc>
          <w:tcPr>
            <w:tcW w:w="2985" w:type="dxa"/>
            <w:tcBorders>
              <w:top w:val="single" w:sz="6" w:space="0" w:color="CCCCCC"/>
              <w:left w:val="single" w:sz="6" w:space="0" w:color="CCCCCC"/>
              <w:bottom w:val="single" w:sz="6" w:space="0" w:color="CCCCCC"/>
              <w:right w:val="single" w:sz="6" w:space="0" w:color="CCCCCC"/>
            </w:tcBorders>
            <w:cellDel w:id="3656" w:author="Author" w:date="1900-02-00T22:28:00Z"/>
            <w:tcPrChange w:id="3657"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cellDel w:id="3658" w:author="Author" w:date="1900-02-00T22:28:00Z"/>
              </w:tcPr>
            </w:tcPrChange>
          </w:tcPr>
          <w:p w14:paraId="7F9BBE91" w14:textId="77777777" w:rsidR="00E727C0" w:rsidRPr="00E51E70" w:rsidRDefault="00E727C0">
            <w:pPr>
              <w:spacing w:line="360" w:lineRule="auto"/>
              <w:rPr>
                <w:rFonts w:ascii="EB Garamond" w:eastAsia="EB Garamond" w:hAnsi="EB Garamond" w:cs="EB Garamond"/>
                <w:sz w:val="14"/>
                <w:szCs w:val="14"/>
                <w:lang w:val="en-GB" w:eastAsia="en-US"/>
              </w:rPr>
            </w:pPr>
            <w:del w:id="3659" w:author="Author" w:date="2026-09-30T13:42:00Z">
              <w:r w:rsidRPr="00E51E70">
                <w:rPr>
                  <w:sz w:val="14"/>
                  <w:szCs w:val="14"/>
                </w:rPr>
                <w:delText>Boat, Ferry, Motorcycle, Other</w:delText>
              </w:r>
            </w:del>
          </w:p>
        </w:tc>
      </w:tr>
      <w:tr w:rsidR="00A61990" w14:paraId="4C50F64C" w14:textId="23188333" w:rsidTr="000C0F2E">
        <w:trPr>
          <w:trPrChange w:id="3660" w:author="Author" w:date="2026-09-30T13:42:00Z">
            <w:trPr>
              <w:gridBefore w:val="1"/>
              <w:gridAfter w:val="0"/>
            </w:trPr>
          </w:trPrChange>
        </w:trPr>
        <w:tc>
          <w:tcPr>
            <w:tcW w:w="3598" w:type="dxa"/>
            <w:gridSpan w:val="4"/>
            <w:tcPrChange w:id="3661" w:author="Author" w:date="2026-09-30T13:42:00Z">
              <w:tcPr>
                <w:tcW w:w="52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5D73F646" w14:textId="22D9F8A9" w:rsidR="00A61990" w:rsidRPr="000C0F2E" w:rsidRDefault="00E727C0" w:rsidP="000C0F2E">
            <w:pPr>
              <w:pStyle w:val="Compact"/>
              <w:spacing w:after="0" w:line="240" w:lineRule="auto"/>
              <w:jc w:val="left"/>
              <w:rPr>
                <w:rPrChange w:id="3662" w:author="Author" w:date="2026-09-30T13:42:00Z">
                  <w:rPr>
                    <w:sz w:val="14"/>
                  </w:rPr>
                </w:rPrChange>
              </w:rPr>
              <w:pPrChange w:id="3663" w:author="Author" w:date="2026-09-30T13:42:00Z">
                <w:pPr>
                  <w:spacing w:line="360" w:lineRule="auto"/>
                  <w:jc w:val="center"/>
                </w:pPr>
              </w:pPrChange>
            </w:pPr>
            <w:del w:id="3664" w:author="Author" w:date="2026-09-30T13:42:00Z">
              <w:r w:rsidRPr="00E51E70">
                <w:rPr>
                  <w:sz w:val="14"/>
                  <w:szCs w:val="14"/>
                </w:rPr>
                <w:delText>9</w:delText>
              </w:r>
            </w:del>
            <w:ins w:id="3665" w:author="Author" w:date="2026-09-30T13:42:00Z">
              <w:r w:rsidR="000C0F2E">
                <w:rPr>
                  <w:sz w:val="20"/>
                  <w:szCs w:val="20"/>
                </w:rPr>
                <w:t>seed 5 (K = 8, decay 0.95)</w:t>
              </w:r>
            </w:ins>
          </w:p>
        </w:tc>
        <w:tc>
          <w:tcPr>
            <w:tcW w:w="1599" w:type="dxa"/>
            <w:tcPrChange w:id="3666" w:author="Author" w:date="2026-09-30T13:42:00Z">
              <w:tcPr>
                <w:tcW w:w="13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44BBB1AC" w14:textId="1F253ABF" w:rsidR="00A61990" w:rsidRPr="000C0F2E" w:rsidRDefault="00E727C0" w:rsidP="000C0F2E">
            <w:pPr>
              <w:pStyle w:val="Compact"/>
              <w:spacing w:after="0" w:line="240" w:lineRule="auto"/>
              <w:jc w:val="right"/>
              <w:rPr>
                <w:rPrChange w:id="3667" w:author="Author" w:date="2026-09-30T13:42:00Z">
                  <w:rPr>
                    <w:sz w:val="14"/>
                  </w:rPr>
                </w:rPrChange>
              </w:rPr>
              <w:pPrChange w:id="3668" w:author="Author" w:date="2026-09-30T13:42:00Z">
                <w:pPr>
                  <w:spacing w:line="360" w:lineRule="auto"/>
                </w:pPr>
              </w:pPrChange>
            </w:pPr>
            <w:del w:id="3669" w:author="Author" w:date="2026-09-30T13:42:00Z">
              <w:r w:rsidRPr="00E51E70">
                <w:rPr>
                  <w:sz w:val="14"/>
                  <w:szCs w:val="14"/>
                </w:rPr>
                <w:delText>Other Place</w:delText>
              </w:r>
            </w:del>
            <w:ins w:id="3670" w:author="Author" w:date="2026-09-30T13:42:00Z">
              <w:r w:rsidR="000C0F2E">
                <w:rPr>
                  <w:sz w:val="20"/>
                  <w:szCs w:val="20"/>
                </w:rPr>
                <w:t>0.0019</w:t>
              </w:r>
            </w:ins>
          </w:p>
        </w:tc>
        <w:tc>
          <w:tcPr>
            <w:tcW w:w="4163" w:type="dxa"/>
            <w:tcPrChange w:id="3671" w:author="Author" w:date="2026-09-30T13:42:00Z">
              <w:tcPr>
                <w:tcW w:w="2475"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tcPr>
            </w:tcPrChange>
          </w:tcPr>
          <w:p w14:paraId="6F9BEFF1" w14:textId="724B7292" w:rsidR="00A61990" w:rsidRPr="000C0F2E" w:rsidRDefault="00E727C0" w:rsidP="000C0F2E">
            <w:pPr>
              <w:pStyle w:val="Compact"/>
              <w:spacing w:after="0" w:line="240" w:lineRule="auto"/>
              <w:jc w:val="left"/>
              <w:rPr>
                <w:rPrChange w:id="3672" w:author="Author" w:date="2026-09-30T13:42:00Z">
                  <w:rPr>
                    <w:sz w:val="14"/>
                  </w:rPr>
                </w:rPrChange>
              </w:rPr>
              <w:pPrChange w:id="3673" w:author="Author" w:date="2026-09-30T13:42:00Z">
                <w:pPr>
                  <w:spacing w:line="360" w:lineRule="auto"/>
                </w:pPr>
              </w:pPrChange>
            </w:pPr>
            <w:del w:id="3674" w:author="Author" w:date="2026-09-30T13:42:00Z">
              <w:r w:rsidRPr="00E51E70">
                <w:rPr>
                  <w:sz w:val="14"/>
                  <w:szCs w:val="14"/>
                </w:rPr>
                <w:delText>Medical, Dental, "Elsewhere"</w:delText>
              </w:r>
            </w:del>
            <w:ins w:id="3675" w:author="Author" w:date="2026-09-30T13:42:00Z">
              <w:r w:rsidR="000C0F2E">
                <w:rPr>
                  <w:sz w:val="20"/>
                  <w:szCs w:val="20"/>
                </w:rPr>
                <w:t>0.0036 (Census family status)</w:t>
              </w:r>
            </w:ins>
          </w:p>
        </w:tc>
        <w:tc>
          <w:tcPr>
            <w:tcW w:w="432" w:type="dxa"/>
            <w:tcBorders>
              <w:top w:val="single" w:sz="6" w:space="0" w:color="CCCCCC"/>
              <w:left w:val="single" w:sz="6" w:space="0" w:color="CCCCCC"/>
              <w:bottom w:val="single" w:sz="6" w:space="0" w:color="CCCCCC"/>
              <w:right w:val="single" w:sz="6" w:space="0" w:color="CCCCCC"/>
            </w:tcBorders>
            <w:cellDel w:id="3676" w:author="Author" w:date="1900-02-00T22:28:00Z"/>
            <w:tcPrChange w:id="3677" w:author="Author" w:date="2026-09-30T13:42:00Z">
              <w:tcPr>
                <w:tcW w:w="432"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cellDel w:id="3678" w:author="Author" w:date="1900-02-00T22:28:00Z"/>
              </w:tcPr>
            </w:tcPrChange>
          </w:tcPr>
          <w:p w14:paraId="193F966E" w14:textId="77777777" w:rsidR="00E727C0" w:rsidRPr="00E51E70" w:rsidRDefault="00E727C0">
            <w:pPr>
              <w:spacing w:line="360" w:lineRule="auto"/>
              <w:jc w:val="center"/>
              <w:rPr>
                <w:rFonts w:ascii="EB Garamond" w:eastAsia="EB Garamond" w:hAnsi="EB Garamond" w:cs="EB Garamond"/>
                <w:sz w:val="14"/>
                <w:szCs w:val="14"/>
                <w:lang w:val="en-GB" w:eastAsia="en-US"/>
              </w:rPr>
            </w:pPr>
            <w:del w:id="3679" w:author="Author" w:date="2026-09-30T13:42:00Z">
              <w:r w:rsidRPr="00E51E70">
                <w:rPr>
                  <w:sz w:val="14"/>
                  <w:szCs w:val="14"/>
                </w:rPr>
                <w:delText>18</w:delText>
              </w:r>
            </w:del>
          </w:p>
        </w:tc>
        <w:tc>
          <w:tcPr>
            <w:tcW w:w="1232" w:type="dxa"/>
            <w:tcBorders>
              <w:top w:val="single" w:sz="6" w:space="0" w:color="CCCCCC"/>
              <w:left w:val="single" w:sz="6" w:space="0" w:color="CCCCCC"/>
              <w:bottom w:val="single" w:sz="6" w:space="0" w:color="CCCCCC"/>
              <w:right w:val="single" w:sz="6" w:space="0" w:color="CCCCCC"/>
            </w:tcBorders>
            <w:cellDel w:id="3680" w:author="Author" w:date="1900-02-00T22:28:00Z"/>
            <w:tcPrChange w:id="3681" w:author="Author" w:date="2026-09-30T13:42:00Z">
              <w:tcPr>
                <w:tcW w:w="1232" w:type="dxa"/>
                <w:gridSpan w:val="2"/>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cellDel w:id="3682" w:author="Author" w:date="1900-02-00T22:28:00Z"/>
              </w:tcPr>
            </w:tcPrChange>
          </w:tcPr>
          <w:p w14:paraId="377AB2D5" w14:textId="77777777" w:rsidR="00E727C0" w:rsidRPr="00E51E70" w:rsidRDefault="00E727C0">
            <w:pPr>
              <w:spacing w:line="360" w:lineRule="auto"/>
              <w:rPr>
                <w:rFonts w:ascii="EB Garamond" w:eastAsia="EB Garamond" w:hAnsi="EB Garamond" w:cs="EB Garamond"/>
                <w:sz w:val="14"/>
                <w:szCs w:val="14"/>
                <w:lang w:val="en-GB" w:eastAsia="en-US"/>
              </w:rPr>
            </w:pPr>
            <w:del w:id="3683" w:author="Author" w:date="2026-09-30T13:42:00Z">
              <w:r w:rsidRPr="00E51E70">
                <w:rPr>
                  <w:sz w:val="14"/>
                  <w:szCs w:val="14"/>
                </w:rPr>
                <w:delText>Valid Skip</w:delText>
              </w:r>
            </w:del>
          </w:p>
        </w:tc>
        <w:tc>
          <w:tcPr>
            <w:tcW w:w="2985" w:type="dxa"/>
            <w:tcBorders>
              <w:top w:val="single" w:sz="6" w:space="0" w:color="CCCCCC"/>
              <w:left w:val="single" w:sz="6" w:space="0" w:color="CCCCCC"/>
              <w:bottom w:val="single" w:sz="6" w:space="0" w:color="CCCCCC"/>
              <w:right w:val="single" w:sz="6" w:space="0" w:color="CCCCCC"/>
            </w:tcBorders>
            <w:cellDel w:id="3684" w:author="Author" w:date="1900-02-00T22:28:00Z"/>
            <w:tcPrChange w:id="3685" w:author="Author" w:date="2026-09-30T13:42:00Z">
              <w:tcPr>
                <w:tcW w:w="298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bottom"/>
                <w:cellDel w:id="3686" w:author="Author" w:date="1900-02-00T22:28:00Z"/>
              </w:tcPr>
            </w:tcPrChange>
          </w:tcPr>
          <w:p w14:paraId="792B6A0B" w14:textId="77777777" w:rsidR="00E727C0" w:rsidRPr="00E51E70" w:rsidRDefault="00E727C0">
            <w:pPr>
              <w:spacing w:line="360" w:lineRule="auto"/>
              <w:rPr>
                <w:rFonts w:ascii="EB Garamond" w:eastAsia="EB Garamond" w:hAnsi="EB Garamond" w:cs="EB Garamond"/>
                <w:sz w:val="14"/>
                <w:szCs w:val="14"/>
                <w:lang w:val="en-GB" w:eastAsia="en-US"/>
              </w:rPr>
            </w:pPr>
            <w:del w:id="3687" w:author="Author" w:date="2026-09-30T13:42:00Z">
              <w:r w:rsidRPr="00E51E70">
                <w:rPr>
                  <w:sz w:val="14"/>
                  <w:szCs w:val="14"/>
                </w:rPr>
                <w:delText>Data skipped logically (e.g., child)</w:delText>
              </w:r>
            </w:del>
          </w:p>
        </w:tc>
      </w:tr>
    </w:tbl>
    <w:p w14:paraId="5C5C952D" w14:textId="77777777" w:rsidR="001E711F" w:rsidRPr="00E51E70" w:rsidRDefault="00E727C0">
      <w:pPr>
        <w:rPr>
          <w:del w:id="3688" w:author="Author" w:date="2026-09-30T13:42:00Z"/>
          <w:b/>
          <w:bCs/>
        </w:rPr>
      </w:pPr>
      <w:del w:id="3689" w:author="Author" w:date="2026-09-30T13:42:00Z">
        <w:r w:rsidRPr="00E51E70">
          <w:rPr>
            <w:b/>
            <w:bCs/>
          </w:rPr>
          <w:delText>Appendix C</w:delText>
        </w:r>
      </w:del>
    </w:p>
    <w:p w14:paraId="66D3D941" w14:textId="77777777" w:rsidR="001E711F" w:rsidRPr="00E51E70" w:rsidRDefault="00E727C0">
      <w:pPr>
        <w:rPr>
          <w:del w:id="3690" w:author="Author" w:date="2026-09-30T13:42:00Z"/>
          <w:b/>
          <w:bCs/>
        </w:rPr>
      </w:pPr>
      <w:del w:id="3691" w:author="Author" w:date="2026-09-30T13:42:00Z">
        <w:r w:rsidRPr="00E51E70">
          <w:rPr>
            <w:b/>
            <w:bCs/>
            <w:noProof/>
          </w:rPr>
          <w:drawing>
            <wp:inline distT="114300" distB="114300" distL="114300" distR="114300" wp14:anchorId="684280C1" wp14:editId="5A526CC4">
              <wp:extent cx="5731200" cy="33528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731200" cy="3352800"/>
                      </a:xfrm>
                      <a:prstGeom prst="rect">
                        <a:avLst/>
                      </a:prstGeom>
                      <a:ln/>
                    </pic:spPr>
                  </pic:pic>
                </a:graphicData>
              </a:graphic>
            </wp:inline>
          </w:drawing>
        </w:r>
      </w:del>
    </w:p>
    <w:p w14:paraId="5905A44A" w14:textId="77777777" w:rsidR="00A61990" w:rsidRDefault="000C0F2E">
      <w:pPr>
        <w:pStyle w:val="BodyText"/>
        <w:keepNext/>
        <w:jc w:val="center"/>
        <w:rPr>
          <w:ins w:id="3692" w:author="Author" w:date="2026-09-30T13:42:00Z"/>
        </w:rPr>
      </w:pPr>
      <w:ins w:id="3693" w:author="Author" w:date="2026-09-30T13:42:00Z">
        <w:r>
          <w:rPr>
            <w:noProof/>
          </w:rPr>
          <w:drawing>
            <wp:inline distT="0" distB="0" distL="0" distR="0" wp14:anchorId="4FB520B3" wp14:editId="72B444C5">
              <wp:extent cx="5334000" cy="266700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gures/docx_media/word/media/image23.png"/>
                      <pic:cNvPicPr>
                        <a:picLocks noChangeAspect="1" noChangeArrowheads="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ins>
    </w:p>
    <w:p w14:paraId="487C8D30" w14:textId="27237053" w:rsidR="00A61990" w:rsidRDefault="000C0F2E">
      <w:pPr>
        <w:pStyle w:val="BodyText"/>
        <w:rPr>
          <w:ins w:id="3694" w:author="Author" w:date="2026-09-30T13:42:00Z"/>
        </w:rPr>
      </w:pPr>
      <w:r w:rsidRPr="000C0F2E">
        <w:rPr>
          <w:rPrChange w:id="3695" w:author="Author" w:date="2026-09-30T13:42:00Z">
            <w:rPr>
              <w:b/>
            </w:rPr>
          </w:rPrChange>
        </w:rPr>
        <w:t xml:space="preserve">Figure </w:t>
      </w:r>
      <w:del w:id="3696" w:author="Author" w:date="2026-09-30T13:42:00Z">
        <w:r w:rsidR="00E727C0" w:rsidRPr="00E51E70">
          <w:rPr>
            <w:b/>
            <w:bCs/>
          </w:rPr>
          <w:delText xml:space="preserve">C1. </w:delText>
        </w:r>
        <w:r w:rsidR="00E727C0" w:rsidRPr="00E51E70">
          <w:delText>Cross-cycle comparison of non-temporal household attributes across</w:delText>
        </w:r>
      </w:del>
      <w:ins w:id="3697" w:author="Author" w:date="2026-09-30T13:42:00Z">
        <w:r>
          <w:t>A2. Dwelling type distribution: historical Census cycles and the refined 2025 cohort.</w:t>
        </w:r>
      </w:ins>
    </w:p>
    <w:p w14:paraId="6D415043" w14:textId="77777777" w:rsidR="00A61990" w:rsidRDefault="000C0F2E">
      <w:pPr>
        <w:pStyle w:val="Heading2"/>
        <w:rPr>
          <w:ins w:id="3698" w:author="Author" w:date="2026-09-30T13:42:00Z"/>
        </w:rPr>
      </w:pPr>
      <w:bookmarkStart w:id="3699" w:name="appendix-b.-harmonisation-tables"/>
      <w:bookmarkEnd w:id="3137"/>
      <w:ins w:id="3700" w:author="Author" w:date="2026-09-30T13:42:00Z">
        <w:r>
          <w:t>Appendix B. Harmonisation tables</w:t>
        </w:r>
      </w:ins>
    </w:p>
    <w:p w14:paraId="7DB114C5" w14:textId="1598E0D2" w:rsidR="00A61990" w:rsidRPr="000C0F2E" w:rsidRDefault="000C0F2E" w:rsidP="000C0F2E">
      <w:pPr>
        <w:pStyle w:val="FirstParagraph"/>
        <w:rPr>
          <w:rPrChange w:id="3701" w:author="Author" w:date="2026-09-30T13:42:00Z">
            <w:rPr>
              <w:b/>
            </w:rPr>
          </w:rPrChange>
        </w:rPr>
        <w:pPrChange w:id="3702" w:author="Author" w:date="2026-09-30T13:42:00Z">
          <w:pPr>
            <w:jc w:val="center"/>
          </w:pPr>
        </w:pPrChange>
      </w:pPr>
      <w:ins w:id="3703" w:author="Author" w:date="2026-09-30T13:42:00Z">
        <w:r>
          <w:t>Table B1. Standardised activity categories for the four</w:t>
        </w:r>
      </w:ins>
      <w:r>
        <w:t xml:space="preserve"> GSS cycles</w:t>
      </w:r>
      <w:del w:id="3704" w:author="Author" w:date="2026-09-30T13:42:00Z">
        <w:r w:rsidR="00E727C0" w:rsidRPr="00E51E70">
          <w:delText xml:space="preserve"> and 2025 synthetic population</w:delText>
        </w:r>
      </w:del>
      <w:r>
        <w:t>.</w:t>
      </w:r>
    </w:p>
    <w:p w14:paraId="24F58267" w14:textId="77777777" w:rsidR="001E711F" w:rsidRPr="00E51E70" w:rsidRDefault="00E727C0">
      <w:pPr>
        <w:rPr>
          <w:del w:id="3705" w:author="Author" w:date="2026-09-30T13:42:00Z"/>
          <w:b/>
          <w:bCs/>
        </w:rPr>
      </w:pPr>
      <w:del w:id="3706" w:author="Author" w:date="2026-09-30T13:42:00Z">
        <w:r w:rsidRPr="00E51E70">
          <w:rPr>
            <w:b/>
            <w:bCs/>
            <w:noProof/>
          </w:rPr>
          <w:drawing>
            <wp:inline distT="114300" distB="114300" distL="114300" distR="114300" wp14:anchorId="65A9496E" wp14:editId="2A72ED16">
              <wp:extent cx="5731200" cy="21336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731200" cy="2133600"/>
                      </a:xfrm>
                      <a:prstGeom prst="rect">
                        <a:avLst/>
                      </a:prstGeom>
                      <a:ln/>
                    </pic:spPr>
                  </pic:pic>
                </a:graphicData>
              </a:graphic>
            </wp:inline>
          </w:drawing>
        </w:r>
      </w:del>
    </w:p>
    <w:p w14:paraId="509B9E27" w14:textId="77777777" w:rsidR="00000000" w:rsidRDefault="00E727C0">
      <w:pPr>
        <w:pStyle w:val="Compact"/>
        <w:spacing w:after="0" w:line="240" w:lineRule="auto"/>
        <w:jc w:val="center"/>
        <w:cnfStyle w:val="100000000000" w:firstRow="1" w:lastRow="0" w:firstColumn="0" w:lastColumn="0" w:oddVBand="0" w:evenVBand="0" w:oddHBand="0" w:evenHBand="0" w:firstRowFirstColumn="0" w:firstRowLastColumn="0" w:lastRowFirstColumn="0" w:lastRowLastColumn="0"/>
        <w:rPr>
          <w:del w:id="3707" w:author="Author" w:date="2026-09-30T13:42:00Z"/>
          <w:sz w:val="20"/>
          <w:szCs w:val="20"/>
        </w:rPr>
      </w:pPr>
      <w:del w:id="3708" w:author="Author" w:date="2026-09-30T13:42:00Z">
        <w:r w:rsidRPr="00E51E70">
          <w:rPr>
            <w:b/>
            <w:bCs/>
          </w:rPr>
          <w:delText>Figure C2</w:delText>
        </w:r>
      </w:del>
    </w:p>
    <w:tbl>
      <w:tblPr>
        <w:tblStyle w:val="Table"/>
        <w:tblW w:w="5000" w:type="pct"/>
        <w:tblLayout w:type="fixed"/>
        <w:tblCellMar>
          <w:left w:w="72" w:type="dxa"/>
          <w:right w:w="72" w:type="dxa"/>
        </w:tblCellMar>
        <w:tblLook w:val="0020" w:firstRow="1" w:lastRow="0" w:firstColumn="0" w:lastColumn="0" w:noHBand="0" w:noVBand="0"/>
      </w:tblPr>
      <w:tblGrid>
        <w:gridCol w:w="339"/>
        <w:gridCol w:w="1817"/>
        <w:gridCol w:w="7348"/>
      </w:tblGrid>
      <w:tr w:rsidR="00A61990" w14:paraId="14F72A11" w14:textId="77777777" w:rsidTr="00A61990">
        <w:trPr>
          <w:cnfStyle w:val="100000000000" w:firstRow="1" w:lastRow="0" w:firstColumn="0" w:lastColumn="0" w:oddVBand="0" w:evenVBand="0" w:oddHBand="0" w:evenHBand="0" w:firstRowFirstColumn="0" w:firstRowLastColumn="0" w:lastRowFirstColumn="0" w:lastRowLastColumn="0"/>
          <w:tblHeader/>
          <w:ins w:id="3709" w:author="Author" w:date="2026-09-30T13:42:00Z"/>
        </w:trPr>
        <w:tc>
          <w:tcPr>
            <w:tcW w:w="334" w:type="dxa"/>
          </w:tcPr>
          <w:p w14:paraId="0D76C248" w14:textId="15FE1C98" w:rsidR="00A61990" w:rsidRDefault="000C0F2E">
            <w:pPr>
              <w:pStyle w:val="Compact"/>
              <w:spacing w:after="0" w:line="240" w:lineRule="auto"/>
              <w:jc w:val="center"/>
              <w:rPr>
                <w:ins w:id="3710" w:author="Author" w:date="2026-09-30T13:42:00Z"/>
              </w:rPr>
            </w:pPr>
            <w:ins w:id="3711" w:author="Author" w:date="2026-09-30T13:42:00Z">
              <w:r>
                <w:rPr>
                  <w:sz w:val="20"/>
                  <w:szCs w:val="20"/>
                </w:rPr>
                <w:t>#</w:t>
              </w:r>
            </w:ins>
          </w:p>
        </w:tc>
        <w:tc>
          <w:tcPr>
            <w:tcW w:w="1789" w:type="dxa"/>
          </w:tcPr>
          <w:p w14:paraId="2007E93F" w14:textId="77777777" w:rsidR="00A61990" w:rsidRDefault="000C0F2E">
            <w:pPr>
              <w:pStyle w:val="Compact"/>
              <w:spacing w:after="0" w:line="240" w:lineRule="auto"/>
              <w:jc w:val="left"/>
              <w:rPr>
                <w:ins w:id="3712" w:author="Author" w:date="2026-09-30T13:42:00Z"/>
              </w:rPr>
            </w:pPr>
            <w:ins w:id="3713" w:author="Author" w:date="2026-09-30T13:42:00Z">
              <w:r>
                <w:rPr>
                  <w:sz w:val="20"/>
                  <w:szCs w:val="20"/>
                </w:rPr>
                <w:t>Category</w:t>
              </w:r>
            </w:ins>
          </w:p>
        </w:tc>
        <w:tc>
          <w:tcPr>
            <w:tcW w:w="7237" w:type="dxa"/>
          </w:tcPr>
          <w:p w14:paraId="6A8BEC5A" w14:textId="77777777" w:rsidR="00A61990" w:rsidRDefault="000C0F2E">
            <w:pPr>
              <w:pStyle w:val="Compact"/>
              <w:spacing w:after="0" w:line="240" w:lineRule="auto"/>
              <w:jc w:val="left"/>
              <w:rPr>
                <w:ins w:id="3714" w:author="Author" w:date="2026-09-30T13:42:00Z"/>
              </w:rPr>
            </w:pPr>
            <w:ins w:id="3715" w:author="Author" w:date="2026-09-30T13:42:00Z">
              <w:r>
                <w:rPr>
                  <w:sz w:val="20"/>
                  <w:szCs w:val="20"/>
                </w:rPr>
                <w:t>Description</w:t>
              </w:r>
            </w:ins>
          </w:p>
        </w:tc>
      </w:tr>
      <w:tr w:rsidR="00A61990" w14:paraId="3567B990" w14:textId="77777777" w:rsidTr="00A61990">
        <w:trPr>
          <w:ins w:id="3716" w:author="Author" w:date="2026-09-30T13:42:00Z"/>
        </w:trPr>
        <w:tc>
          <w:tcPr>
            <w:tcW w:w="334" w:type="dxa"/>
          </w:tcPr>
          <w:p w14:paraId="69157AD5" w14:textId="77777777" w:rsidR="00A61990" w:rsidRDefault="000C0F2E">
            <w:pPr>
              <w:pStyle w:val="Compact"/>
              <w:spacing w:after="0" w:line="240" w:lineRule="auto"/>
              <w:jc w:val="center"/>
              <w:rPr>
                <w:ins w:id="3717" w:author="Author" w:date="2026-09-30T13:42:00Z"/>
              </w:rPr>
            </w:pPr>
            <w:ins w:id="3718" w:author="Author" w:date="2026-09-30T13:42:00Z">
              <w:r>
                <w:rPr>
                  <w:sz w:val="20"/>
                  <w:szCs w:val="20"/>
                </w:rPr>
                <w:t>1</w:t>
              </w:r>
            </w:ins>
          </w:p>
        </w:tc>
        <w:tc>
          <w:tcPr>
            <w:tcW w:w="1789" w:type="dxa"/>
          </w:tcPr>
          <w:p w14:paraId="7816211B" w14:textId="77777777" w:rsidR="00A61990" w:rsidRDefault="000C0F2E">
            <w:pPr>
              <w:pStyle w:val="Compact"/>
              <w:spacing w:after="0" w:line="240" w:lineRule="auto"/>
              <w:jc w:val="left"/>
              <w:rPr>
                <w:ins w:id="3719" w:author="Author" w:date="2026-09-30T13:42:00Z"/>
              </w:rPr>
            </w:pPr>
            <w:ins w:id="3720" w:author="Author" w:date="2026-09-30T13:42:00Z">
              <w:r>
                <w:rPr>
                  <w:sz w:val="20"/>
                  <w:szCs w:val="20"/>
                </w:rPr>
                <w:t>Work and related</w:t>
              </w:r>
            </w:ins>
          </w:p>
        </w:tc>
        <w:tc>
          <w:tcPr>
            <w:tcW w:w="7237" w:type="dxa"/>
          </w:tcPr>
          <w:p w14:paraId="0400FFF3" w14:textId="77777777" w:rsidR="00A61990" w:rsidRDefault="000C0F2E">
            <w:pPr>
              <w:pStyle w:val="Compact"/>
              <w:spacing w:after="0" w:line="240" w:lineRule="auto"/>
              <w:jc w:val="left"/>
              <w:rPr>
                <w:ins w:id="3721" w:author="Author" w:date="2026-09-30T13:42:00Z"/>
              </w:rPr>
            </w:pPr>
            <w:ins w:id="3722" w:author="Author" w:date="2026-09-30T13:42:00Z">
              <w:r>
                <w:rPr>
                  <w:sz w:val="20"/>
                  <w:szCs w:val="20"/>
                </w:rPr>
                <w:t>Paid or unpaid work, job searching, overtime, and work-related breaks or idle time (excluding travel)</w:t>
              </w:r>
            </w:ins>
          </w:p>
        </w:tc>
      </w:tr>
      <w:tr w:rsidR="00A61990" w14:paraId="0CE58FD8" w14:textId="77777777" w:rsidTr="00A61990">
        <w:trPr>
          <w:ins w:id="3723" w:author="Author" w:date="2026-09-30T13:42:00Z"/>
        </w:trPr>
        <w:tc>
          <w:tcPr>
            <w:tcW w:w="334" w:type="dxa"/>
          </w:tcPr>
          <w:p w14:paraId="67468A33" w14:textId="77777777" w:rsidR="00A61990" w:rsidRDefault="000C0F2E">
            <w:pPr>
              <w:pStyle w:val="Compact"/>
              <w:spacing w:after="0" w:line="240" w:lineRule="auto"/>
              <w:jc w:val="center"/>
              <w:rPr>
                <w:ins w:id="3724" w:author="Author" w:date="2026-09-30T13:42:00Z"/>
              </w:rPr>
            </w:pPr>
            <w:ins w:id="3725" w:author="Author" w:date="2026-09-30T13:42:00Z">
              <w:r>
                <w:rPr>
                  <w:sz w:val="20"/>
                  <w:szCs w:val="20"/>
                </w:rPr>
                <w:t>2</w:t>
              </w:r>
            </w:ins>
          </w:p>
        </w:tc>
        <w:tc>
          <w:tcPr>
            <w:tcW w:w="1789" w:type="dxa"/>
          </w:tcPr>
          <w:p w14:paraId="1830ABE8" w14:textId="77777777" w:rsidR="00A61990" w:rsidRDefault="000C0F2E">
            <w:pPr>
              <w:pStyle w:val="Compact"/>
              <w:spacing w:after="0" w:line="240" w:lineRule="auto"/>
              <w:jc w:val="left"/>
              <w:rPr>
                <w:ins w:id="3726" w:author="Author" w:date="2026-09-30T13:42:00Z"/>
              </w:rPr>
            </w:pPr>
            <w:ins w:id="3727" w:author="Author" w:date="2026-09-30T13:42:00Z">
              <w:r>
                <w:rPr>
                  <w:sz w:val="20"/>
                  <w:szCs w:val="20"/>
                </w:rPr>
                <w:t>Household work and maintenance</w:t>
              </w:r>
            </w:ins>
          </w:p>
        </w:tc>
        <w:tc>
          <w:tcPr>
            <w:tcW w:w="7237" w:type="dxa"/>
          </w:tcPr>
          <w:p w14:paraId="1E3FB3E8" w14:textId="77777777" w:rsidR="00A61990" w:rsidRDefault="000C0F2E">
            <w:pPr>
              <w:pStyle w:val="Compact"/>
              <w:spacing w:after="0" w:line="240" w:lineRule="auto"/>
              <w:jc w:val="left"/>
              <w:rPr>
                <w:ins w:id="3728" w:author="Author" w:date="2026-09-30T13:42:00Z"/>
              </w:rPr>
            </w:pPr>
            <w:ins w:id="3729" w:author="Author" w:date="2026-09-30T13:42:00Z">
              <w:r>
                <w:rPr>
                  <w:sz w:val="20"/>
                  <w:szCs w:val="20"/>
                </w:rPr>
                <w:t>Cooking, cleaning, laundry, repairs, gardening, pet and plant care, household finances and organisation</w:t>
              </w:r>
            </w:ins>
          </w:p>
        </w:tc>
      </w:tr>
      <w:tr w:rsidR="00A61990" w14:paraId="4E30A936" w14:textId="77777777" w:rsidTr="00A61990">
        <w:trPr>
          <w:ins w:id="3730" w:author="Author" w:date="2026-09-30T13:42:00Z"/>
        </w:trPr>
        <w:tc>
          <w:tcPr>
            <w:tcW w:w="334" w:type="dxa"/>
          </w:tcPr>
          <w:p w14:paraId="5DCC0CA9" w14:textId="77777777" w:rsidR="00A61990" w:rsidRDefault="000C0F2E">
            <w:pPr>
              <w:pStyle w:val="Compact"/>
              <w:spacing w:after="0" w:line="240" w:lineRule="auto"/>
              <w:jc w:val="center"/>
              <w:rPr>
                <w:ins w:id="3731" w:author="Author" w:date="2026-09-30T13:42:00Z"/>
              </w:rPr>
            </w:pPr>
            <w:ins w:id="3732" w:author="Author" w:date="2026-09-30T13:42:00Z">
              <w:r>
                <w:rPr>
                  <w:sz w:val="20"/>
                  <w:szCs w:val="20"/>
                </w:rPr>
                <w:t>3</w:t>
              </w:r>
            </w:ins>
          </w:p>
        </w:tc>
        <w:tc>
          <w:tcPr>
            <w:tcW w:w="1789" w:type="dxa"/>
          </w:tcPr>
          <w:p w14:paraId="780E9C43" w14:textId="77777777" w:rsidR="00A61990" w:rsidRDefault="000C0F2E">
            <w:pPr>
              <w:pStyle w:val="Compact"/>
              <w:spacing w:after="0" w:line="240" w:lineRule="auto"/>
              <w:jc w:val="left"/>
              <w:rPr>
                <w:ins w:id="3733" w:author="Author" w:date="2026-09-30T13:42:00Z"/>
              </w:rPr>
            </w:pPr>
            <w:ins w:id="3734" w:author="Author" w:date="2026-09-30T13:42:00Z">
              <w:r>
                <w:rPr>
                  <w:sz w:val="20"/>
                  <w:szCs w:val="20"/>
                </w:rPr>
                <w:t>Caregiving and help</w:t>
              </w:r>
            </w:ins>
          </w:p>
        </w:tc>
        <w:tc>
          <w:tcPr>
            <w:tcW w:w="7237" w:type="dxa"/>
          </w:tcPr>
          <w:p w14:paraId="638DB39E" w14:textId="77777777" w:rsidR="00A61990" w:rsidRDefault="000C0F2E">
            <w:pPr>
              <w:pStyle w:val="Compact"/>
              <w:spacing w:after="0" w:line="240" w:lineRule="auto"/>
              <w:jc w:val="left"/>
              <w:rPr>
                <w:ins w:id="3735" w:author="Author" w:date="2026-09-30T13:42:00Z"/>
              </w:rPr>
            </w:pPr>
            <w:ins w:id="3736" w:author="Author" w:date="2026-09-30T13:42:00Z">
              <w:r>
                <w:rPr>
                  <w:sz w:val="20"/>
                  <w:szCs w:val="20"/>
                </w:rPr>
                <w:t>Caring for children, adults or non-household members, including physical, emotional or medical help</w:t>
              </w:r>
            </w:ins>
          </w:p>
        </w:tc>
      </w:tr>
      <w:tr w:rsidR="00A61990" w14:paraId="6F81D656" w14:textId="77777777" w:rsidTr="00A61990">
        <w:trPr>
          <w:ins w:id="3737" w:author="Author" w:date="2026-09-30T13:42:00Z"/>
        </w:trPr>
        <w:tc>
          <w:tcPr>
            <w:tcW w:w="334" w:type="dxa"/>
          </w:tcPr>
          <w:p w14:paraId="3BD85D46" w14:textId="77777777" w:rsidR="00A61990" w:rsidRDefault="000C0F2E">
            <w:pPr>
              <w:pStyle w:val="Compact"/>
              <w:spacing w:after="0" w:line="240" w:lineRule="auto"/>
              <w:jc w:val="center"/>
              <w:rPr>
                <w:ins w:id="3738" w:author="Author" w:date="2026-09-30T13:42:00Z"/>
              </w:rPr>
            </w:pPr>
            <w:ins w:id="3739" w:author="Author" w:date="2026-09-30T13:42:00Z">
              <w:r>
                <w:rPr>
                  <w:sz w:val="20"/>
                  <w:szCs w:val="20"/>
                </w:rPr>
                <w:t>4</w:t>
              </w:r>
            </w:ins>
          </w:p>
        </w:tc>
        <w:tc>
          <w:tcPr>
            <w:tcW w:w="1789" w:type="dxa"/>
          </w:tcPr>
          <w:p w14:paraId="767F2C67" w14:textId="77777777" w:rsidR="00A61990" w:rsidRDefault="000C0F2E">
            <w:pPr>
              <w:pStyle w:val="Compact"/>
              <w:spacing w:after="0" w:line="240" w:lineRule="auto"/>
              <w:jc w:val="left"/>
              <w:rPr>
                <w:ins w:id="3740" w:author="Author" w:date="2026-09-30T13:42:00Z"/>
              </w:rPr>
            </w:pPr>
            <w:ins w:id="3741" w:author="Author" w:date="2026-09-30T13:42:00Z">
              <w:r>
                <w:rPr>
                  <w:sz w:val="20"/>
                  <w:szCs w:val="20"/>
                </w:rPr>
                <w:t>Purchasing goods and services</w:t>
              </w:r>
            </w:ins>
          </w:p>
        </w:tc>
        <w:tc>
          <w:tcPr>
            <w:tcW w:w="7237" w:type="dxa"/>
          </w:tcPr>
          <w:p w14:paraId="07D773CB" w14:textId="77777777" w:rsidR="00A61990" w:rsidRDefault="000C0F2E">
            <w:pPr>
              <w:pStyle w:val="Compact"/>
              <w:spacing w:after="0" w:line="240" w:lineRule="auto"/>
              <w:jc w:val="left"/>
              <w:rPr>
                <w:ins w:id="3742" w:author="Author" w:date="2026-09-30T13:42:00Z"/>
              </w:rPr>
            </w:pPr>
            <w:ins w:id="3743" w:author="Author" w:date="2026-09-30T13:42:00Z">
              <w:r>
                <w:rPr>
                  <w:sz w:val="20"/>
                  <w:szCs w:val="20"/>
                </w:rPr>
                <w:t>Shopping, errands, and personal, financial, government, medical or professional services</w:t>
              </w:r>
            </w:ins>
          </w:p>
        </w:tc>
      </w:tr>
      <w:tr w:rsidR="00A61990" w14:paraId="07FCABCA" w14:textId="77777777" w:rsidTr="00A61990">
        <w:trPr>
          <w:ins w:id="3744" w:author="Author" w:date="2026-09-30T13:42:00Z"/>
        </w:trPr>
        <w:tc>
          <w:tcPr>
            <w:tcW w:w="334" w:type="dxa"/>
          </w:tcPr>
          <w:p w14:paraId="630885CB" w14:textId="77777777" w:rsidR="00A61990" w:rsidRDefault="000C0F2E">
            <w:pPr>
              <w:pStyle w:val="Compact"/>
              <w:spacing w:after="0" w:line="240" w:lineRule="auto"/>
              <w:jc w:val="center"/>
              <w:rPr>
                <w:ins w:id="3745" w:author="Author" w:date="2026-09-30T13:42:00Z"/>
              </w:rPr>
            </w:pPr>
            <w:ins w:id="3746" w:author="Author" w:date="2026-09-30T13:42:00Z">
              <w:r>
                <w:rPr>
                  <w:sz w:val="20"/>
                  <w:szCs w:val="20"/>
                </w:rPr>
                <w:t>5</w:t>
              </w:r>
            </w:ins>
          </w:p>
        </w:tc>
        <w:tc>
          <w:tcPr>
            <w:tcW w:w="1789" w:type="dxa"/>
          </w:tcPr>
          <w:p w14:paraId="5901B3F5" w14:textId="77777777" w:rsidR="00A61990" w:rsidRDefault="000C0F2E">
            <w:pPr>
              <w:pStyle w:val="Compact"/>
              <w:spacing w:after="0" w:line="240" w:lineRule="auto"/>
              <w:jc w:val="left"/>
              <w:rPr>
                <w:ins w:id="3747" w:author="Author" w:date="2026-09-30T13:42:00Z"/>
              </w:rPr>
            </w:pPr>
            <w:ins w:id="3748" w:author="Author" w:date="2026-09-30T13:42:00Z">
              <w:r>
                <w:rPr>
                  <w:sz w:val="20"/>
                  <w:szCs w:val="20"/>
                </w:rPr>
                <w:t>Sleep, naps and resting</w:t>
              </w:r>
            </w:ins>
          </w:p>
        </w:tc>
        <w:tc>
          <w:tcPr>
            <w:tcW w:w="7237" w:type="dxa"/>
          </w:tcPr>
          <w:p w14:paraId="31619778" w14:textId="77777777" w:rsidR="00A61990" w:rsidRDefault="000C0F2E">
            <w:pPr>
              <w:pStyle w:val="Compact"/>
              <w:spacing w:after="0" w:line="240" w:lineRule="auto"/>
              <w:jc w:val="left"/>
              <w:rPr>
                <w:ins w:id="3749" w:author="Author" w:date="2026-09-30T13:42:00Z"/>
              </w:rPr>
            </w:pPr>
            <w:ins w:id="3750" w:author="Author" w:date="2026-09-30T13:42:00Z">
              <w:r>
                <w:rPr>
                  <w:sz w:val="20"/>
                  <w:szCs w:val="20"/>
                </w:rPr>
                <w:t>Night sleep, naps, or lying down to rest</w:t>
              </w:r>
            </w:ins>
          </w:p>
        </w:tc>
      </w:tr>
      <w:tr w:rsidR="00A61990" w14:paraId="6308D970" w14:textId="77777777" w:rsidTr="00A61990">
        <w:trPr>
          <w:ins w:id="3751" w:author="Author" w:date="2026-09-30T13:42:00Z"/>
        </w:trPr>
        <w:tc>
          <w:tcPr>
            <w:tcW w:w="334" w:type="dxa"/>
          </w:tcPr>
          <w:p w14:paraId="03572C05" w14:textId="77777777" w:rsidR="00A61990" w:rsidRDefault="000C0F2E">
            <w:pPr>
              <w:pStyle w:val="Compact"/>
              <w:spacing w:after="0" w:line="240" w:lineRule="auto"/>
              <w:jc w:val="center"/>
              <w:rPr>
                <w:ins w:id="3752" w:author="Author" w:date="2026-09-30T13:42:00Z"/>
              </w:rPr>
            </w:pPr>
            <w:ins w:id="3753" w:author="Author" w:date="2026-09-30T13:42:00Z">
              <w:r>
                <w:rPr>
                  <w:sz w:val="20"/>
                  <w:szCs w:val="20"/>
                </w:rPr>
                <w:t>6</w:t>
              </w:r>
            </w:ins>
          </w:p>
        </w:tc>
        <w:tc>
          <w:tcPr>
            <w:tcW w:w="1789" w:type="dxa"/>
          </w:tcPr>
          <w:p w14:paraId="424061CE" w14:textId="77777777" w:rsidR="00A61990" w:rsidRDefault="000C0F2E">
            <w:pPr>
              <w:pStyle w:val="Compact"/>
              <w:spacing w:after="0" w:line="240" w:lineRule="auto"/>
              <w:jc w:val="left"/>
              <w:rPr>
                <w:ins w:id="3754" w:author="Author" w:date="2026-09-30T13:42:00Z"/>
              </w:rPr>
            </w:pPr>
            <w:ins w:id="3755" w:author="Author" w:date="2026-09-30T13:42:00Z">
              <w:r>
                <w:rPr>
                  <w:sz w:val="20"/>
                  <w:szCs w:val="20"/>
                </w:rPr>
                <w:t>Eating and drinking</w:t>
              </w:r>
            </w:ins>
          </w:p>
        </w:tc>
        <w:tc>
          <w:tcPr>
            <w:tcW w:w="7237" w:type="dxa"/>
          </w:tcPr>
          <w:p w14:paraId="3AF4F932" w14:textId="77777777" w:rsidR="00A61990" w:rsidRDefault="000C0F2E">
            <w:pPr>
              <w:pStyle w:val="Compact"/>
              <w:spacing w:after="0" w:line="240" w:lineRule="auto"/>
              <w:jc w:val="left"/>
              <w:rPr>
                <w:ins w:id="3756" w:author="Author" w:date="2026-09-30T13:42:00Z"/>
              </w:rPr>
            </w:pPr>
            <w:ins w:id="3757" w:author="Author" w:date="2026-09-30T13:42:00Z">
              <w:r>
                <w:rPr>
                  <w:sz w:val="20"/>
                  <w:szCs w:val="20"/>
                </w:rPr>
                <w:t>All eating and drinking, at home or away</w:t>
              </w:r>
            </w:ins>
          </w:p>
        </w:tc>
      </w:tr>
      <w:tr w:rsidR="00A61990" w14:paraId="09EABAC5" w14:textId="77777777" w:rsidTr="00A61990">
        <w:trPr>
          <w:ins w:id="3758" w:author="Author" w:date="2026-09-30T13:42:00Z"/>
        </w:trPr>
        <w:tc>
          <w:tcPr>
            <w:tcW w:w="334" w:type="dxa"/>
          </w:tcPr>
          <w:p w14:paraId="658A9B91" w14:textId="77777777" w:rsidR="00A61990" w:rsidRDefault="000C0F2E">
            <w:pPr>
              <w:pStyle w:val="Compact"/>
              <w:spacing w:after="0" w:line="240" w:lineRule="auto"/>
              <w:jc w:val="center"/>
              <w:rPr>
                <w:ins w:id="3759" w:author="Author" w:date="2026-09-30T13:42:00Z"/>
              </w:rPr>
            </w:pPr>
            <w:ins w:id="3760" w:author="Author" w:date="2026-09-30T13:42:00Z">
              <w:r>
                <w:rPr>
                  <w:sz w:val="20"/>
                  <w:szCs w:val="20"/>
                </w:rPr>
                <w:t>7</w:t>
              </w:r>
            </w:ins>
          </w:p>
        </w:tc>
        <w:tc>
          <w:tcPr>
            <w:tcW w:w="1789" w:type="dxa"/>
          </w:tcPr>
          <w:p w14:paraId="117EE983" w14:textId="77777777" w:rsidR="00A61990" w:rsidRDefault="000C0F2E">
            <w:pPr>
              <w:pStyle w:val="Compact"/>
              <w:spacing w:after="0" w:line="240" w:lineRule="auto"/>
              <w:jc w:val="left"/>
              <w:rPr>
                <w:ins w:id="3761" w:author="Author" w:date="2026-09-30T13:42:00Z"/>
              </w:rPr>
            </w:pPr>
            <w:ins w:id="3762" w:author="Author" w:date="2026-09-30T13:42:00Z">
              <w:r>
                <w:rPr>
                  <w:sz w:val="20"/>
                  <w:szCs w:val="20"/>
                </w:rPr>
                <w:t>Personal care</w:t>
              </w:r>
            </w:ins>
          </w:p>
        </w:tc>
        <w:tc>
          <w:tcPr>
            <w:tcW w:w="7237" w:type="dxa"/>
          </w:tcPr>
          <w:p w14:paraId="4CD10647" w14:textId="77777777" w:rsidR="00A61990" w:rsidRDefault="000C0F2E">
            <w:pPr>
              <w:pStyle w:val="Compact"/>
              <w:spacing w:after="0" w:line="240" w:lineRule="auto"/>
              <w:jc w:val="left"/>
              <w:rPr>
                <w:ins w:id="3763" w:author="Author" w:date="2026-09-30T13:42:00Z"/>
              </w:rPr>
            </w:pPr>
            <w:ins w:id="3764" w:author="Author" w:date="2026-09-30T13:42:00Z">
              <w:r>
                <w:rPr>
                  <w:sz w:val="20"/>
                  <w:szCs w:val="20"/>
                </w:rPr>
                <w:t>Grooming, hygiene, personal medical care and private activities</w:t>
              </w:r>
            </w:ins>
          </w:p>
        </w:tc>
      </w:tr>
      <w:tr w:rsidR="00A61990" w14:paraId="54228C7E" w14:textId="77777777" w:rsidTr="00A61990">
        <w:trPr>
          <w:ins w:id="3765" w:author="Author" w:date="2026-09-30T13:42:00Z"/>
        </w:trPr>
        <w:tc>
          <w:tcPr>
            <w:tcW w:w="334" w:type="dxa"/>
          </w:tcPr>
          <w:p w14:paraId="0D0BDD67" w14:textId="77777777" w:rsidR="00A61990" w:rsidRDefault="000C0F2E">
            <w:pPr>
              <w:pStyle w:val="Compact"/>
              <w:spacing w:after="0" w:line="240" w:lineRule="auto"/>
              <w:jc w:val="center"/>
              <w:rPr>
                <w:ins w:id="3766" w:author="Author" w:date="2026-09-30T13:42:00Z"/>
              </w:rPr>
            </w:pPr>
            <w:ins w:id="3767" w:author="Author" w:date="2026-09-30T13:42:00Z">
              <w:r>
                <w:rPr>
                  <w:sz w:val="20"/>
                  <w:szCs w:val="20"/>
                </w:rPr>
                <w:t>8</w:t>
              </w:r>
            </w:ins>
          </w:p>
        </w:tc>
        <w:tc>
          <w:tcPr>
            <w:tcW w:w="1789" w:type="dxa"/>
          </w:tcPr>
          <w:p w14:paraId="1B3976FC" w14:textId="77777777" w:rsidR="00A61990" w:rsidRDefault="000C0F2E">
            <w:pPr>
              <w:pStyle w:val="Compact"/>
              <w:spacing w:after="0" w:line="240" w:lineRule="auto"/>
              <w:jc w:val="left"/>
              <w:rPr>
                <w:ins w:id="3768" w:author="Author" w:date="2026-09-30T13:42:00Z"/>
              </w:rPr>
            </w:pPr>
            <w:ins w:id="3769" w:author="Author" w:date="2026-09-30T13:42:00Z">
              <w:r>
                <w:rPr>
                  <w:sz w:val="20"/>
                  <w:szCs w:val="20"/>
                </w:rPr>
                <w:t>Education</w:t>
              </w:r>
            </w:ins>
          </w:p>
        </w:tc>
        <w:tc>
          <w:tcPr>
            <w:tcW w:w="7237" w:type="dxa"/>
          </w:tcPr>
          <w:p w14:paraId="06966EBA" w14:textId="77777777" w:rsidR="00A61990" w:rsidRDefault="000C0F2E">
            <w:pPr>
              <w:pStyle w:val="Compact"/>
              <w:spacing w:after="0" w:line="240" w:lineRule="auto"/>
              <w:jc w:val="left"/>
              <w:rPr>
                <w:ins w:id="3770" w:author="Author" w:date="2026-09-30T13:42:00Z"/>
              </w:rPr>
            </w:pPr>
            <w:ins w:id="3771" w:author="Author" w:date="2026-09-30T13:42:00Z">
              <w:r>
                <w:rPr>
                  <w:sz w:val="20"/>
                  <w:szCs w:val="20"/>
                </w:rPr>
                <w:t>Attending classes, studying, homework, school or training events</w:t>
              </w:r>
            </w:ins>
          </w:p>
        </w:tc>
      </w:tr>
      <w:tr w:rsidR="00A61990" w14:paraId="2E10B878" w14:textId="77777777" w:rsidTr="00A61990">
        <w:trPr>
          <w:ins w:id="3772" w:author="Author" w:date="2026-09-30T13:42:00Z"/>
        </w:trPr>
        <w:tc>
          <w:tcPr>
            <w:tcW w:w="334" w:type="dxa"/>
          </w:tcPr>
          <w:p w14:paraId="4C749D15" w14:textId="77777777" w:rsidR="00A61990" w:rsidRDefault="000C0F2E">
            <w:pPr>
              <w:pStyle w:val="Compact"/>
              <w:spacing w:after="0" w:line="240" w:lineRule="auto"/>
              <w:jc w:val="center"/>
              <w:rPr>
                <w:ins w:id="3773" w:author="Author" w:date="2026-09-30T13:42:00Z"/>
              </w:rPr>
            </w:pPr>
            <w:ins w:id="3774" w:author="Author" w:date="2026-09-30T13:42:00Z">
              <w:r>
                <w:rPr>
                  <w:sz w:val="20"/>
                  <w:szCs w:val="20"/>
                </w:rPr>
                <w:t>9</w:t>
              </w:r>
            </w:ins>
          </w:p>
        </w:tc>
        <w:tc>
          <w:tcPr>
            <w:tcW w:w="1789" w:type="dxa"/>
          </w:tcPr>
          <w:p w14:paraId="30BB0A44" w14:textId="77777777" w:rsidR="00A61990" w:rsidRDefault="000C0F2E">
            <w:pPr>
              <w:pStyle w:val="Compact"/>
              <w:spacing w:after="0" w:line="240" w:lineRule="auto"/>
              <w:jc w:val="left"/>
              <w:rPr>
                <w:ins w:id="3775" w:author="Author" w:date="2026-09-30T13:42:00Z"/>
              </w:rPr>
            </w:pPr>
            <w:ins w:id="3776" w:author="Author" w:date="2026-09-30T13:42:00Z">
              <w:r>
                <w:rPr>
                  <w:sz w:val="20"/>
                  <w:szCs w:val="20"/>
                </w:rPr>
                <w:t>Socialising</w:t>
              </w:r>
            </w:ins>
          </w:p>
        </w:tc>
        <w:tc>
          <w:tcPr>
            <w:tcW w:w="7237" w:type="dxa"/>
          </w:tcPr>
          <w:p w14:paraId="1285B22A" w14:textId="77777777" w:rsidR="00A61990" w:rsidRDefault="000C0F2E">
            <w:pPr>
              <w:pStyle w:val="Compact"/>
              <w:spacing w:after="0" w:line="240" w:lineRule="auto"/>
              <w:jc w:val="left"/>
              <w:rPr>
                <w:ins w:id="3777" w:author="Author" w:date="2026-09-30T13:42:00Z"/>
              </w:rPr>
            </w:pPr>
            <w:ins w:id="3778" w:author="Author" w:date="2026-09-30T13:42:00Z">
              <w:r>
                <w:rPr>
                  <w:sz w:val="20"/>
                  <w:szCs w:val="20"/>
                </w:rPr>
                <w:t>Visiting, parties, weddings, bars, clubs or other direct social contact</w:t>
              </w:r>
            </w:ins>
          </w:p>
        </w:tc>
      </w:tr>
      <w:tr w:rsidR="00A61990" w14:paraId="75425FAB" w14:textId="77777777" w:rsidTr="00A61990">
        <w:trPr>
          <w:ins w:id="3779" w:author="Author" w:date="2026-09-30T13:42:00Z"/>
        </w:trPr>
        <w:tc>
          <w:tcPr>
            <w:tcW w:w="334" w:type="dxa"/>
          </w:tcPr>
          <w:p w14:paraId="5281AACF" w14:textId="77777777" w:rsidR="00A61990" w:rsidRDefault="000C0F2E">
            <w:pPr>
              <w:pStyle w:val="Compact"/>
              <w:spacing w:after="0" w:line="240" w:lineRule="auto"/>
              <w:jc w:val="center"/>
              <w:rPr>
                <w:ins w:id="3780" w:author="Author" w:date="2026-09-30T13:42:00Z"/>
              </w:rPr>
            </w:pPr>
            <w:ins w:id="3781" w:author="Author" w:date="2026-09-30T13:42:00Z">
              <w:r>
                <w:rPr>
                  <w:sz w:val="20"/>
                  <w:szCs w:val="20"/>
                </w:rPr>
                <w:t>10</w:t>
              </w:r>
            </w:ins>
          </w:p>
        </w:tc>
        <w:tc>
          <w:tcPr>
            <w:tcW w:w="1789" w:type="dxa"/>
          </w:tcPr>
          <w:p w14:paraId="5382B186" w14:textId="77777777" w:rsidR="00A61990" w:rsidRDefault="000C0F2E">
            <w:pPr>
              <w:pStyle w:val="Compact"/>
              <w:spacing w:after="0" w:line="240" w:lineRule="auto"/>
              <w:jc w:val="left"/>
              <w:rPr>
                <w:ins w:id="3782" w:author="Author" w:date="2026-09-30T13:42:00Z"/>
              </w:rPr>
            </w:pPr>
            <w:ins w:id="3783" w:author="Author" w:date="2026-09-30T13:42:00Z">
              <w:r>
                <w:rPr>
                  <w:sz w:val="20"/>
                  <w:szCs w:val="20"/>
                </w:rPr>
                <w:t>Passive leisure</w:t>
              </w:r>
            </w:ins>
          </w:p>
        </w:tc>
        <w:tc>
          <w:tcPr>
            <w:tcW w:w="7237" w:type="dxa"/>
          </w:tcPr>
          <w:p w14:paraId="57E131DA" w14:textId="77777777" w:rsidR="00A61990" w:rsidRDefault="000C0F2E">
            <w:pPr>
              <w:pStyle w:val="Compact"/>
              <w:spacing w:after="0" w:line="240" w:lineRule="auto"/>
              <w:jc w:val="left"/>
              <w:rPr>
                <w:ins w:id="3784" w:author="Author" w:date="2026-09-30T13:42:00Z"/>
              </w:rPr>
            </w:pPr>
            <w:ins w:id="3785" w:author="Author" w:date="2026-09-30T13:42:00Z">
              <w:r>
                <w:rPr>
                  <w:sz w:val="20"/>
                  <w:szCs w:val="20"/>
                </w:rPr>
                <w:t>Relaxing, reading, watching television, gaming, listening to music, meditation or private prayer</w:t>
              </w:r>
            </w:ins>
          </w:p>
        </w:tc>
      </w:tr>
      <w:tr w:rsidR="00A61990" w14:paraId="5E740433" w14:textId="77777777" w:rsidTr="00A61990">
        <w:trPr>
          <w:ins w:id="3786" w:author="Author" w:date="2026-09-30T13:42:00Z"/>
        </w:trPr>
        <w:tc>
          <w:tcPr>
            <w:tcW w:w="334" w:type="dxa"/>
          </w:tcPr>
          <w:p w14:paraId="0E5D1D68" w14:textId="77777777" w:rsidR="00A61990" w:rsidRDefault="000C0F2E">
            <w:pPr>
              <w:pStyle w:val="Compact"/>
              <w:spacing w:after="0" w:line="240" w:lineRule="auto"/>
              <w:jc w:val="center"/>
              <w:rPr>
                <w:ins w:id="3787" w:author="Author" w:date="2026-09-30T13:42:00Z"/>
              </w:rPr>
            </w:pPr>
            <w:ins w:id="3788" w:author="Author" w:date="2026-09-30T13:42:00Z">
              <w:r>
                <w:rPr>
                  <w:sz w:val="20"/>
                  <w:szCs w:val="20"/>
                </w:rPr>
                <w:t>11</w:t>
              </w:r>
            </w:ins>
          </w:p>
        </w:tc>
        <w:tc>
          <w:tcPr>
            <w:tcW w:w="1789" w:type="dxa"/>
          </w:tcPr>
          <w:p w14:paraId="253DE30B" w14:textId="77777777" w:rsidR="00A61990" w:rsidRDefault="000C0F2E">
            <w:pPr>
              <w:pStyle w:val="Compact"/>
              <w:spacing w:after="0" w:line="240" w:lineRule="auto"/>
              <w:jc w:val="left"/>
              <w:rPr>
                <w:ins w:id="3789" w:author="Author" w:date="2026-09-30T13:42:00Z"/>
              </w:rPr>
            </w:pPr>
            <w:ins w:id="3790" w:author="Author" w:date="2026-09-30T13:42:00Z">
              <w:r>
                <w:rPr>
                  <w:sz w:val="20"/>
                  <w:szCs w:val="20"/>
                </w:rPr>
                <w:t>Active leisure</w:t>
              </w:r>
            </w:ins>
          </w:p>
        </w:tc>
        <w:tc>
          <w:tcPr>
            <w:tcW w:w="7237" w:type="dxa"/>
          </w:tcPr>
          <w:p w14:paraId="523BE2AE" w14:textId="77777777" w:rsidR="00A61990" w:rsidRDefault="000C0F2E">
            <w:pPr>
              <w:pStyle w:val="Compact"/>
              <w:spacing w:after="0" w:line="240" w:lineRule="auto"/>
              <w:jc w:val="left"/>
              <w:rPr>
                <w:ins w:id="3791" w:author="Author" w:date="2026-09-30T13:42:00Z"/>
              </w:rPr>
            </w:pPr>
            <w:ins w:id="3792" w:author="Author" w:date="2026-09-30T13:42:00Z">
              <w:r>
                <w:rPr>
                  <w:sz w:val="20"/>
                  <w:szCs w:val="20"/>
                </w:rPr>
                <w:t>Sports, exercise, hobbies, outdoor recreation, a</w:t>
              </w:r>
              <w:r>
                <w:rPr>
                  <w:sz w:val="20"/>
                  <w:szCs w:val="20"/>
                </w:rPr>
                <w:t>rts or dancing</w:t>
              </w:r>
            </w:ins>
          </w:p>
        </w:tc>
      </w:tr>
      <w:tr w:rsidR="00A61990" w14:paraId="1024534B" w14:textId="77777777" w:rsidTr="00A61990">
        <w:trPr>
          <w:ins w:id="3793" w:author="Author" w:date="2026-09-30T13:42:00Z"/>
        </w:trPr>
        <w:tc>
          <w:tcPr>
            <w:tcW w:w="334" w:type="dxa"/>
          </w:tcPr>
          <w:p w14:paraId="23D21450" w14:textId="77777777" w:rsidR="00A61990" w:rsidRDefault="000C0F2E">
            <w:pPr>
              <w:pStyle w:val="Compact"/>
              <w:spacing w:after="0" w:line="240" w:lineRule="auto"/>
              <w:jc w:val="center"/>
              <w:rPr>
                <w:ins w:id="3794" w:author="Author" w:date="2026-09-30T13:42:00Z"/>
              </w:rPr>
            </w:pPr>
            <w:ins w:id="3795" w:author="Author" w:date="2026-09-30T13:42:00Z">
              <w:r>
                <w:rPr>
                  <w:sz w:val="20"/>
                  <w:szCs w:val="20"/>
                </w:rPr>
                <w:t>12</w:t>
              </w:r>
            </w:ins>
          </w:p>
        </w:tc>
        <w:tc>
          <w:tcPr>
            <w:tcW w:w="1789" w:type="dxa"/>
          </w:tcPr>
          <w:p w14:paraId="4D61F73C" w14:textId="77777777" w:rsidR="00A61990" w:rsidRDefault="000C0F2E">
            <w:pPr>
              <w:pStyle w:val="Compact"/>
              <w:spacing w:after="0" w:line="240" w:lineRule="auto"/>
              <w:jc w:val="left"/>
              <w:rPr>
                <w:ins w:id="3796" w:author="Author" w:date="2026-09-30T13:42:00Z"/>
              </w:rPr>
            </w:pPr>
            <w:ins w:id="3797" w:author="Author" w:date="2026-09-30T13:42:00Z">
              <w:r>
                <w:rPr>
                  <w:sz w:val="20"/>
                  <w:szCs w:val="20"/>
                </w:rPr>
                <w:t>Community and volunteer</w:t>
              </w:r>
            </w:ins>
          </w:p>
        </w:tc>
        <w:tc>
          <w:tcPr>
            <w:tcW w:w="7237" w:type="dxa"/>
          </w:tcPr>
          <w:p w14:paraId="42569F26" w14:textId="77777777" w:rsidR="00A61990" w:rsidRDefault="000C0F2E">
            <w:pPr>
              <w:pStyle w:val="Compact"/>
              <w:spacing w:after="0" w:line="240" w:lineRule="auto"/>
              <w:jc w:val="left"/>
              <w:rPr>
                <w:ins w:id="3798" w:author="Author" w:date="2026-09-30T13:42:00Z"/>
              </w:rPr>
            </w:pPr>
            <w:ins w:id="3799" w:author="Author" w:date="2026-09-30T13:42:00Z">
              <w:r>
                <w:rPr>
                  <w:sz w:val="20"/>
                  <w:szCs w:val="20"/>
                </w:rPr>
                <w:t>Civic participation, religious services, volunteering and organised community activities</w:t>
              </w:r>
            </w:ins>
          </w:p>
        </w:tc>
      </w:tr>
      <w:tr w:rsidR="00A61990" w14:paraId="23B10F6F" w14:textId="77777777" w:rsidTr="00A61990">
        <w:trPr>
          <w:ins w:id="3800" w:author="Author" w:date="2026-09-30T13:42:00Z"/>
        </w:trPr>
        <w:tc>
          <w:tcPr>
            <w:tcW w:w="334" w:type="dxa"/>
          </w:tcPr>
          <w:p w14:paraId="5C9C1998" w14:textId="77777777" w:rsidR="00A61990" w:rsidRDefault="000C0F2E">
            <w:pPr>
              <w:pStyle w:val="Compact"/>
              <w:spacing w:after="0" w:line="240" w:lineRule="auto"/>
              <w:jc w:val="center"/>
              <w:rPr>
                <w:ins w:id="3801" w:author="Author" w:date="2026-09-30T13:42:00Z"/>
              </w:rPr>
            </w:pPr>
            <w:ins w:id="3802" w:author="Author" w:date="2026-09-30T13:42:00Z">
              <w:r>
                <w:rPr>
                  <w:sz w:val="20"/>
                  <w:szCs w:val="20"/>
                </w:rPr>
                <w:t>13</w:t>
              </w:r>
            </w:ins>
          </w:p>
        </w:tc>
        <w:tc>
          <w:tcPr>
            <w:tcW w:w="1789" w:type="dxa"/>
          </w:tcPr>
          <w:p w14:paraId="6B8EC2A5" w14:textId="77777777" w:rsidR="00A61990" w:rsidRDefault="000C0F2E">
            <w:pPr>
              <w:pStyle w:val="Compact"/>
              <w:spacing w:after="0" w:line="240" w:lineRule="auto"/>
              <w:jc w:val="left"/>
              <w:rPr>
                <w:ins w:id="3803" w:author="Author" w:date="2026-09-30T13:42:00Z"/>
              </w:rPr>
            </w:pPr>
            <w:ins w:id="3804" w:author="Author" w:date="2026-09-30T13:42:00Z">
              <w:r>
                <w:rPr>
                  <w:sz w:val="20"/>
                  <w:szCs w:val="20"/>
                </w:rPr>
                <w:t>Travel</w:t>
              </w:r>
            </w:ins>
          </w:p>
        </w:tc>
        <w:tc>
          <w:tcPr>
            <w:tcW w:w="7237" w:type="dxa"/>
          </w:tcPr>
          <w:p w14:paraId="5ECE1965" w14:textId="77777777" w:rsidR="00A61990" w:rsidRDefault="000C0F2E">
            <w:pPr>
              <w:pStyle w:val="Compact"/>
              <w:spacing w:after="0" w:line="240" w:lineRule="auto"/>
              <w:jc w:val="left"/>
              <w:rPr>
                <w:ins w:id="3805" w:author="Author" w:date="2026-09-30T13:42:00Z"/>
              </w:rPr>
            </w:pPr>
            <w:ins w:id="3806" w:author="Author" w:date="2026-09-30T13:42:00Z">
              <w:r>
                <w:rPr>
                  <w:sz w:val="20"/>
                  <w:szCs w:val="20"/>
                </w:rPr>
                <w:t>All travel between locations, for any purpose</w:t>
              </w:r>
            </w:ins>
          </w:p>
        </w:tc>
      </w:tr>
      <w:tr w:rsidR="00A61990" w14:paraId="7D59C865" w14:textId="77777777" w:rsidTr="00A61990">
        <w:trPr>
          <w:ins w:id="3807" w:author="Author" w:date="2026-09-30T13:42:00Z"/>
        </w:trPr>
        <w:tc>
          <w:tcPr>
            <w:tcW w:w="334" w:type="dxa"/>
          </w:tcPr>
          <w:p w14:paraId="5AA9E3B3" w14:textId="77777777" w:rsidR="00A61990" w:rsidRDefault="000C0F2E">
            <w:pPr>
              <w:pStyle w:val="Compact"/>
              <w:spacing w:after="0" w:line="240" w:lineRule="auto"/>
              <w:jc w:val="center"/>
              <w:rPr>
                <w:ins w:id="3808" w:author="Author" w:date="2026-09-30T13:42:00Z"/>
              </w:rPr>
            </w:pPr>
            <w:ins w:id="3809" w:author="Author" w:date="2026-09-30T13:42:00Z">
              <w:r>
                <w:rPr>
                  <w:sz w:val="20"/>
                  <w:szCs w:val="20"/>
                </w:rPr>
                <w:t>14</w:t>
              </w:r>
            </w:ins>
          </w:p>
        </w:tc>
        <w:tc>
          <w:tcPr>
            <w:tcW w:w="1789" w:type="dxa"/>
          </w:tcPr>
          <w:p w14:paraId="429123B7" w14:textId="77777777" w:rsidR="00A61990" w:rsidRDefault="000C0F2E">
            <w:pPr>
              <w:pStyle w:val="Compact"/>
              <w:spacing w:after="0" w:line="240" w:lineRule="auto"/>
              <w:jc w:val="left"/>
              <w:rPr>
                <w:ins w:id="3810" w:author="Author" w:date="2026-09-30T13:42:00Z"/>
              </w:rPr>
            </w:pPr>
            <w:ins w:id="3811" w:author="Author" w:date="2026-09-30T13:42:00Z">
              <w:r>
                <w:rPr>
                  <w:sz w:val="20"/>
                  <w:szCs w:val="20"/>
                </w:rPr>
                <w:t>Miscellaneous or idle</w:t>
              </w:r>
            </w:ins>
          </w:p>
        </w:tc>
        <w:tc>
          <w:tcPr>
            <w:tcW w:w="7237" w:type="dxa"/>
          </w:tcPr>
          <w:p w14:paraId="55140D94" w14:textId="77777777" w:rsidR="00A61990" w:rsidRDefault="000C0F2E">
            <w:pPr>
              <w:pStyle w:val="Compact"/>
              <w:spacing w:after="0" w:line="240" w:lineRule="auto"/>
              <w:jc w:val="left"/>
              <w:rPr>
                <w:ins w:id="3812" w:author="Author" w:date="2026-09-30T13:42:00Z"/>
              </w:rPr>
            </w:pPr>
            <w:ins w:id="3813" w:author="Author" w:date="2026-09-30T13:42:00Z">
              <w:r>
                <w:rPr>
                  <w:sz w:val="20"/>
                  <w:szCs w:val="20"/>
                </w:rPr>
                <w:t>Waiting, unspecified or unclassifiable time</w:t>
              </w:r>
            </w:ins>
          </w:p>
        </w:tc>
      </w:tr>
    </w:tbl>
    <w:p w14:paraId="7869BE87" w14:textId="77777777" w:rsidR="00A61990" w:rsidRDefault="000C0F2E">
      <w:pPr>
        <w:pStyle w:val="BodyText"/>
        <w:rPr>
          <w:ins w:id="3814" w:author="Author" w:date="2026-09-30T13:42:00Z"/>
        </w:rPr>
      </w:pPr>
      <w:ins w:id="3815" w:author="Author" w:date="2026-09-30T13:42:00Z">
        <w:r>
          <w:t>Table B2. Harmonised location and presence categories.</w:t>
        </w:r>
      </w:ins>
    </w:p>
    <w:tbl>
      <w:tblPr>
        <w:tblStyle w:val="Table"/>
        <w:tblW w:w="5000" w:type="pct"/>
        <w:tblLayout w:type="fixed"/>
        <w:tblCellMar>
          <w:left w:w="72" w:type="dxa"/>
          <w:right w:w="72" w:type="dxa"/>
        </w:tblCellMar>
        <w:tblLook w:val="0020" w:firstRow="1" w:lastRow="0" w:firstColumn="0" w:lastColumn="0" w:noHBand="0" w:noVBand="0"/>
      </w:tblPr>
      <w:tblGrid>
        <w:gridCol w:w="533"/>
        <w:gridCol w:w="1546"/>
        <w:gridCol w:w="2854"/>
        <w:gridCol w:w="532"/>
        <w:gridCol w:w="1207"/>
        <w:gridCol w:w="2832"/>
      </w:tblGrid>
      <w:tr w:rsidR="00A61990" w14:paraId="5D2FCC2B" w14:textId="77777777" w:rsidTr="00A61990">
        <w:trPr>
          <w:cnfStyle w:val="100000000000" w:firstRow="1" w:lastRow="0" w:firstColumn="0" w:lastColumn="0" w:oddVBand="0" w:evenVBand="0" w:oddHBand="0" w:evenHBand="0" w:firstRowFirstColumn="0" w:firstRowLastColumn="0" w:lastRowFirstColumn="0" w:lastRowLastColumn="0"/>
          <w:tblHeader/>
          <w:ins w:id="3816" w:author="Author" w:date="2026-09-30T13:42:00Z"/>
        </w:trPr>
        <w:tc>
          <w:tcPr>
            <w:tcW w:w="524" w:type="dxa"/>
          </w:tcPr>
          <w:p w14:paraId="0BBF3A5B" w14:textId="77777777" w:rsidR="00A61990" w:rsidRDefault="000C0F2E">
            <w:pPr>
              <w:pStyle w:val="Compact"/>
              <w:spacing w:after="0" w:line="240" w:lineRule="auto"/>
              <w:jc w:val="center"/>
              <w:rPr>
                <w:ins w:id="3817" w:author="Author" w:date="2026-09-30T13:42:00Z"/>
              </w:rPr>
            </w:pPr>
            <w:ins w:id="3818" w:author="Author" w:date="2026-09-30T13:42:00Z">
              <w:r>
                <w:rPr>
                  <w:sz w:val="20"/>
                  <w:szCs w:val="20"/>
                </w:rPr>
                <w:t>Code</w:t>
              </w:r>
            </w:ins>
          </w:p>
        </w:tc>
        <w:tc>
          <w:tcPr>
            <w:tcW w:w="1523" w:type="dxa"/>
          </w:tcPr>
          <w:p w14:paraId="422E6B88" w14:textId="77777777" w:rsidR="00A61990" w:rsidRDefault="000C0F2E">
            <w:pPr>
              <w:pStyle w:val="Compact"/>
              <w:spacing w:after="0" w:line="240" w:lineRule="auto"/>
              <w:jc w:val="left"/>
              <w:rPr>
                <w:ins w:id="3819" w:author="Author" w:date="2026-09-30T13:42:00Z"/>
              </w:rPr>
            </w:pPr>
            <w:ins w:id="3820" w:author="Author" w:date="2026-09-30T13:42:00Z">
              <w:r>
                <w:rPr>
                  <w:sz w:val="20"/>
                  <w:szCs w:val="20"/>
                </w:rPr>
                <w:t>Description</w:t>
              </w:r>
            </w:ins>
          </w:p>
        </w:tc>
        <w:tc>
          <w:tcPr>
            <w:tcW w:w="2811" w:type="dxa"/>
          </w:tcPr>
          <w:p w14:paraId="09E01C46" w14:textId="77777777" w:rsidR="00A61990" w:rsidRDefault="000C0F2E">
            <w:pPr>
              <w:pStyle w:val="Compact"/>
              <w:spacing w:after="0" w:line="240" w:lineRule="auto"/>
              <w:jc w:val="left"/>
              <w:rPr>
                <w:ins w:id="3821" w:author="Author" w:date="2026-09-30T13:42:00Z"/>
              </w:rPr>
            </w:pPr>
            <w:ins w:id="3822" w:author="Author" w:date="2026-09-30T13:42:00Z">
              <w:r>
                <w:rPr>
                  <w:sz w:val="20"/>
                  <w:szCs w:val="20"/>
                </w:rPr>
                <w:t>Original context (merged)</w:t>
              </w:r>
            </w:ins>
          </w:p>
        </w:tc>
        <w:tc>
          <w:tcPr>
            <w:tcW w:w="524" w:type="dxa"/>
          </w:tcPr>
          <w:p w14:paraId="75A95110" w14:textId="77777777" w:rsidR="00A61990" w:rsidRDefault="000C0F2E">
            <w:pPr>
              <w:pStyle w:val="Compact"/>
              <w:spacing w:after="0" w:line="240" w:lineRule="auto"/>
              <w:jc w:val="center"/>
              <w:rPr>
                <w:ins w:id="3823" w:author="Author" w:date="2026-09-30T13:42:00Z"/>
              </w:rPr>
            </w:pPr>
            <w:ins w:id="3824" w:author="Author" w:date="2026-09-30T13:42:00Z">
              <w:r>
                <w:rPr>
                  <w:sz w:val="20"/>
                  <w:szCs w:val="20"/>
                </w:rPr>
                <w:t>Code</w:t>
              </w:r>
            </w:ins>
          </w:p>
        </w:tc>
        <w:tc>
          <w:tcPr>
            <w:tcW w:w="1189" w:type="dxa"/>
          </w:tcPr>
          <w:p w14:paraId="7B97D662" w14:textId="77777777" w:rsidR="00A61990" w:rsidRDefault="000C0F2E">
            <w:pPr>
              <w:pStyle w:val="Compact"/>
              <w:spacing w:after="0" w:line="240" w:lineRule="auto"/>
              <w:jc w:val="left"/>
              <w:rPr>
                <w:ins w:id="3825" w:author="Author" w:date="2026-09-30T13:42:00Z"/>
              </w:rPr>
            </w:pPr>
            <w:ins w:id="3826" w:author="Author" w:date="2026-09-30T13:42:00Z">
              <w:r>
                <w:rPr>
                  <w:sz w:val="20"/>
                  <w:szCs w:val="20"/>
                </w:rPr>
                <w:t>Description</w:t>
              </w:r>
            </w:ins>
          </w:p>
        </w:tc>
        <w:tc>
          <w:tcPr>
            <w:tcW w:w="2789" w:type="dxa"/>
          </w:tcPr>
          <w:p w14:paraId="0B086C4F" w14:textId="77777777" w:rsidR="00A61990" w:rsidRDefault="000C0F2E">
            <w:pPr>
              <w:pStyle w:val="Compact"/>
              <w:spacing w:after="0" w:line="240" w:lineRule="auto"/>
              <w:jc w:val="left"/>
              <w:rPr>
                <w:ins w:id="3827" w:author="Author" w:date="2026-09-30T13:42:00Z"/>
              </w:rPr>
            </w:pPr>
            <w:ins w:id="3828" w:author="Author" w:date="2026-09-30T13:42:00Z">
              <w:r>
                <w:rPr>
                  <w:sz w:val="20"/>
                  <w:szCs w:val="20"/>
                </w:rPr>
                <w:t>Original context (merged)</w:t>
              </w:r>
            </w:ins>
          </w:p>
        </w:tc>
      </w:tr>
      <w:tr w:rsidR="00A61990" w14:paraId="6BAFC5FC" w14:textId="77777777" w:rsidTr="00A61990">
        <w:trPr>
          <w:ins w:id="3829" w:author="Author" w:date="2026-09-30T13:42:00Z"/>
        </w:trPr>
        <w:tc>
          <w:tcPr>
            <w:tcW w:w="524" w:type="dxa"/>
          </w:tcPr>
          <w:p w14:paraId="0DB873AD" w14:textId="77777777" w:rsidR="00A61990" w:rsidRDefault="000C0F2E">
            <w:pPr>
              <w:pStyle w:val="Compact"/>
              <w:spacing w:after="0" w:line="240" w:lineRule="auto"/>
              <w:jc w:val="center"/>
              <w:rPr>
                <w:ins w:id="3830" w:author="Author" w:date="2026-09-30T13:42:00Z"/>
              </w:rPr>
            </w:pPr>
            <w:ins w:id="3831" w:author="Author" w:date="2026-09-30T13:42:00Z">
              <w:r>
                <w:rPr>
                  <w:sz w:val="20"/>
                  <w:szCs w:val="20"/>
                </w:rPr>
                <w:t>1</w:t>
              </w:r>
            </w:ins>
          </w:p>
        </w:tc>
        <w:tc>
          <w:tcPr>
            <w:tcW w:w="1523" w:type="dxa"/>
          </w:tcPr>
          <w:p w14:paraId="783A7675" w14:textId="77777777" w:rsidR="00A61990" w:rsidRDefault="000C0F2E">
            <w:pPr>
              <w:pStyle w:val="Compact"/>
              <w:spacing w:after="0" w:line="240" w:lineRule="auto"/>
              <w:jc w:val="left"/>
              <w:rPr>
                <w:ins w:id="3832" w:author="Author" w:date="2026-09-30T13:42:00Z"/>
              </w:rPr>
            </w:pPr>
            <w:ins w:id="3833" w:author="Author" w:date="2026-09-30T13:42:00Z">
              <w:r>
                <w:rPr>
                  <w:sz w:val="20"/>
                  <w:szCs w:val="20"/>
                </w:rPr>
                <w:t>Respondent’s home</w:t>
              </w:r>
            </w:ins>
          </w:p>
        </w:tc>
        <w:tc>
          <w:tcPr>
            <w:tcW w:w="2811" w:type="dxa"/>
          </w:tcPr>
          <w:p w14:paraId="75DF52B3" w14:textId="77777777" w:rsidR="00A61990" w:rsidRDefault="000C0F2E">
            <w:pPr>
              <w:pStyle w:val="Compact"/>
              <w:spacing w:after="0" w:line="240" w:lineRule="auto"/>
              <w:jc w:val="left"/>
              <w:rPr>
                <w:ins w:id="3834" w:author="Author" w:date="2026-09-30T13:42:00Z"/>
              </w:rPr>
            </w:pPr>
            <w:ins w:id="3835" w:author="Author" w:date="2026-09-30T13:42:00Z">
              <w:r>
                <w:rPr>
                  <w:sz w:val="20"/>
                  <w:szCs w:val="20"/>
                </w:rPr>
                <w:t>Home, property</w:t>
              </w:r>
            </w:ins>
          </w:p>
        </w:tc>
        <w:tc>
          <w:tcPr>
            <w:tcW w:w="524" w:type="dxa"/>
          </w:tcPr>
          <w:p w14:paraId="137481F5" w14:textId="77777777" w:rsidR="00A61990" w:rsidRDefault="000C0F2E">
            <w:pPr>
              <w:pStyle w:val="Compact"/>
              <w:spacing w:after="0" w:line="240" w:lineRule="auto"/>
              <w:jc w:val="center"/>
              <w:rPr>
                <w:ins w:id="3836" w:author="Author" w:date="2026-09-30T13:42:00Z"/>
              </w:rPr>
            </w:pPr>
            <w:ins w:id="3837" w:author="Author" w:date="2026-09-30T13:42:00Z">
              <w:r>
                <w:rPr>
                  <w:sz w:val="20"/>
                  <w:szCs w:val="20"/>
                </w:rPr>
                <w:t>10</w:t>
              </w:r>
            </w:ins>
          </w:p>
        </w:tc>
        <w:tc>
          <w:tcPr>
            <w:tcW w:w="1189" w:type="dxa"/>
          </w:tcPr>
          <w:p w14:paraId="77AA6140" w14:textId="77777777" w:rsidR="00A61990" w:rsidRDefault="000C0F2E">
            <w:pPr>
              <w:pStyle w:val="Compact"/>
              <w:spacing w:after="0" w:line="240" w:lineRule="auto"/>
              <w:jc w:val="left"/>
              <w:rPr>
                <w:ins w:id="3838" w:author="Author" w:date="2026-09-30T13:42:00Z"/>
              </w:rPr>
            </w:pPr>
            <w:ins w:id="3839" w:author="Author" w:date="2026-09-30T13:42:00Z">
              <w:r>
                <w:rPr>
                  <w:sz w:val="20"/>
                  <w:szCs w:val="20"/>
                </w:rPr>
                <w:t>Car (driver)</w:t>
              </w:r>
            </w:ins>
          </w:p>
        </w:tc>
        <w:tc>
          <w:tcPr>
            <w:tcW w:w="2789" w:type="dxa"/>
          </w:tcPr>
          <w:p w14:paraId="5E61DEDE" w14:textId="77777777" w:rsidR="00A61990" w:rsidRDefault="000C0F2E">
            <w:pPr>
              <w:pStyle w:val="Compact"/>
              <w:spacing w:after="0" w:line="240" w:lineRule="auto"/>
              <w:jc w:val="left"/>
              <w:rPr>
                <w:ins w:id="3840" w:author="Author" w:date="2026-09-30T13:42:00Z"/>
              </w:rPr>
            </w:pPr>
            <w:ins w:id="3841" w:author="Author" w:date="2026-09-30T13:42:00Z">
              <w:r>
                <w:rPr>
                  <w:sz w:val="20"/>
                  <w:szCs w:val="20"/>
                </w:rPr>
                <w:t>Travel, driver (car, truck, van)</w:t>
              </w:r>
            </w:ins>
          </w:p>
        </w:tc>
      </w:tr>
      <w:tr w:rsidR="00A61990" w14:paraId="1E83E6F0" w14:textId="77777777" w:rsidTr="00A61990">
        <w:trPr>
          <w:ins w:id="3842" w:author="Author" w:date="2026-09-30T13:42:00Z"/>
        </w:trPr>
        <w:tc>
          <w:tcPr>
            <w:tcW w:w="524" w:type="dxa"/>
          </w:tcPr>
          <w:p w14:paraId="514B3E7F" w14:textId="77777777" w:rsidR="00A61990" w:rsidRDefault="000C0F2E">
            <w:pPr>
              <w:pStyle w:val="Compact"/>
              <w:spacing w:after="0" w:line="240" w:lineRule="auto"/>
              <w:jc w:val="center"/>
              <w:rPr>
                <w:ins w:id="3843" w:author="Author" w:date="2026-09-30T13:42:00Z"/>
              </w:rPr>
            </w:pPr>
            <w:ins w:id="3844" w:author="Author" w:date="2026-09-30T13:42:00Z">
              <w:r>
                <w:rPr>
                  <w:sz w:val="20"/>
                  <w:szCs w:val="20"/>
                </w:rPr>
                <w:t>2</w:t>
              </w:r>
            </w:ins>
          </w:p>
        </w:tc>
        <w:tc>
          <w:tcPr>
            <w:tcW w:w="1523" w:type="dxa"/>
          </w:tcPr>
          <w:p w14:paraId="4EA961FB" w14:textId="77777777" w:rsidR="00A61990" w:rsidRDefault="000C0F2E">
            <w:pPr>
              <w:pStyle w:val="Compact"/>
              <w:spacing w:after="0" w:line="240" w:lineRule="auto"/>
              <w:jc w:val="left"/>
              <w:rPr>
                <w:ins w:id="3845" w:author="Author" w:date="2026-09-30T13:42:00Z"/>
              </w:rPr>
            </w:pPr>
            <w:ins w:id="3846" w:author="Author" w:date="2026-09-30T13:42:00Z">
              <w:r>
                <w:rPr>
                  <w:sz w:val="20"/>
                  <w:szCs w:val="20"/>
                </w:rPr>
                <w:t>Work or school</w:t>
              </w:r>
            </w:ins>
          </w:p>
        </w:tc>
        <w:tc>
          <w:tcPr>
            <w:tcW w:w="2811" w:type="dxa"/>
          </w:tcPr>
          <w:p w14:paraId="5320BDD6" w14:textId="77777777" w:rsidR="00A61990" w:rsidRDefault="000C0F2E">
            <w:pPr>
              <w:pStyle w:val="Compact"/>
              <w:spacing w:after="0" w:line="240" w:lineRule="auto"/>
              <w:jc w:val="left"/>
              <w:rPr>
                <w:ins w:id="3847" w:author="Author" w:date="2026-09-30T13:42:00Z"/>
              </w:rPr>
            </w:pPr>
            <w:ins w:id="3848" w:author="Author" w:date="2026-09-30T13:42:00Z">
              <w:r>
                <w:rPr>
                  <w:sz w:val="20"/>
                  <w:szCs w:val="20"/>
                </w:rPr>
                <w:t>Place of work, school, business trip</w:t>
              </w:r>
            </w:ins>
          </w:p>
        </w:tc>
        <w:tc>
          <w:tcPr>
            <w:tcW w:w="524" w:type="dxa"/>
          </w:tcPr>
          <w:p w14:paraId="2A1FAAE9" w14:textId="77777777" w:rsidR="00A61990" w:rsidRDefault="000C0F2E">
            <w:pPr>
              <w:pStyle w:val="Compact"/>
              <w:spacing w:after="0" w:line="240" w:lineRule="auto"/>
              <w:jc w:val="center"/>
              <w:rPr>
                <w:ins w:id="3849" w:author="Author" w:date="2026-09-30T13:42:00Z"/>
              </w:rPr>
            </w:pPr>
            <w:ins w:id="3850" w:author="Author" w:date="2026-09-30T13:42:00Z">
              <w:r>
                <w:rPr>
                  <w:sz w:val="20"/>
                  <w:szCs w:val="20"/>
                </w:rPr>
                <w:t>11</w:t>
              </w:r>
            </w:ins>
          </w:p>
        </w:tc>
        <w:tc>
          <w:tcPr>
            <w:tcW w:w="1189" w:type="dxa"/>
          </w:tcPr>
          <w:p w14:paraId="1BEC8344" w14:textId="77777777" w:rsidR="00A61990" w:rsidRDefault="000C0F2E">
            <w:pPr>
              <w:pStyle w:val="Compact"/>
              <w:spacing w:after="0" w:line="240" w:lineRule="auto"/>
              <w:jc w:val="left"/>
              <w:rPr>
                <w:ins w:id="3851" w:author="Author" w:date="2026-09-30T13:42:00Z"/>
              </w:rPr>
            </w:pPr>
            <w:ins w:id="3852" w:author="Author" w:date="2026-09-30T13:42:00Z">
              <w:r>
                <w:rPr>
                  <w:sz w:val="20"/>
                  <w:szCs w:val="20"/>
                </w:rPr>
                <w:t>Car (passenger)</w:t>
              </w:r>
            </w:ins>
          </w:p>
        </w:tc>
        <w:tc>
          <w:tcPr>
            <w:tcW w:w="2789" w:type="dxa"/>
          </w:tcPr>
          <w:p w14:paraId="5B747A47" w14:textId="77777777" w:rsidR="00A61990" w:rsidRDefault="000C0F2E">
            <w:pPr>
              <w:pStyle w:val="Compact"/>
              <w:spacing w:after="0" w:line="240" w:lineRule="auto"/>
              <w:jc w:val="left"/>
              <w:rPr>
                <w:ins w:id="3853" w:author="Author" w:date="2026-09-30T13:42:00Z"/>
              </w:rPr>
            </w:pPr>
            <w:ins w:id="3854" w:author="Author" w:date="2026-09-30T13:42:00Z">
              <w:r>
                <w:rPr>
                  <w:sz w:val="20"/>
                  <w:szCs w:val="20"/>
                </w:rPr>
                <w:t>Travel, passenger (car, truck, van)</w:t>
              </w:r>
            </w:ins>
          </w:p>
        </w:tc>
      </w:tr>
      <w:tr w:rsidR="00A61990" w14:paraId="7ADE46C7" w14:textId="77777777" w:rsidTr="00A61990">
        <w:trPr>
          <w:ins w:id="3855" w:author="Author" w:date="2026-09-30T13:42:00Z"/>
        </w:trPr>
        <w:tc>
          <w:tcPr>
            <w:tcW w:w="524" w:type="dxa"/>
          </w:tcPr>
          <w:p w14:paraId="453F434E" w14:textId="77777777" w:rsidR="00A61990" w:rsidRDefault="000C0F2E">
            <w:pPr>
              <w:pStyle w:val="Compact"/>
              <w:spacing w:after="0" w:line="240" w:lineRule="auto"/>
              <w:jc w:val="center"/>
              <w:rPr>
                <w:ins w:id="3856" w:author="Author" w:date="2026-09-30T13:42:00Z"/>
              </w:rPr>
            </w:pPr>
            <w:ins w:id="3857" w:author="Author" w:date="2026-09-30T13:42:00Z">
              <w:r>
                <w:rPr>
                  <w:sz w:val="20"/>
                  <w:szCs w:val="20"/>
                </w:rPr>
                <w:t>3</w:t>
              </w:r>
            </w:ins>
          </w:p>
        </w:tc>
        <w:tc>
          <w:tcPr>
            <w:tcW w:w="1523" w:type="dxa"/>
          </w:tcPr>
          <w:p w14:paraId="2705D111" w14:textId="77777777" w:rsidR="00A61990" w:rsidRDefault="000C0F2E">
            <w:pPr>
              <w:pStyle w:val="Compact"/>
              <w:spacing w:after="0" w:line="240" w:lineRule="auto"/>
              <w:jc w:val="left"/>
              <w:rPr>
                <w:ins w:id="3858" w:author="Author" w:date="2026-09-30T13:42:00Z"/>
              </w:rPr>
            </w:pPr>
            <w:ins w:id="3859" w:author="Author" w:date="2026-09-30T13:42:00Z">
              <w:r>
                <w:rPr>
                  <w:sz w:val="20"/>
                  <w:szCs w:val="20"/>
                </w:rPr>
                <w:t>Someone else’s home</w:t>
              </w:r>
            </w:ins>
          </w:p>
        </w:tc>
        <w:tc>
          <w:tcPr>
            <w:tcW w:w="2811" w:type="dxa"/>
          </w:tcPr>
          <w:p w14:paraId="253248D4" w14:textId="77777777" w:rsidR="00A61990" w:rsidRDefault="000C0F2E">
            <w:pPr>
              <w:pStyle w:val="Compact"/>
              <w:spacing w:after="0" w:line="240" w:lineRule="auto"/>
              <w:jc w:val="left"/>
              <w:rPr>
                <w:ins w:id="3860" w:author="Author" w:date="2026-09-30T13:42:00Z"/>
              </w:rPr>
            </w:pPr>
            <w:ins w:id="3861" w:author="Author" w:date="2026-09-30T13:42:00Z">
              <w:r>
                <w:rPr>
                  <w:sz w:val="20"/>
                  <w:szCs w:val="20"/>
                </w:rPr>
                <w:t>Friend’s or relative’s home or property</w:t>
              </w:r>
            </w:ins>
          </w:p>
        </w:tc>
        <w:tc>
          <w:tcPr>
            <w:tcW w:w="524" w:type="dxa"/>
          </w:tcPr>
          <w:p w14:paraId="1520A3B7" w14:textId="77777777" w:rsidR="00A61990" w:rsidRDefault="000C0F2E">
            <w:pPr>
              <w:pStyle w:val="Compact"/>
              <w:spacing w:after="0" w:line="240" w:lineRule="auto"/>
              <w:jc w:val="center"/>
              <w:rPr>
                <w:ins w:id="3862" w:author="Author" w:date="2026-09-30T13:42:00Z"/>
              </w:rPr>
            </w:pPr>
            <w:ins w:id="3863" w:author="Author" w:date="2026-09-30T13:42:00Z">
              <w:r>
                <w:rPr>
                  <w:sz w:val="20"/>
                  <w:szCs w:val="20"/>
                </w:rPr>
                <w:t>12</w:t>
              </w:r>
            </w:ins>
          </w:p>
        </w:tc>
        <w:tc>
          <w:tcPr>
            <w:tcW w:w="1189" w:type="dxa"/>
          </w:tcPr>
          <w:p w14:paraId="20356DE3" w14:textId="77777777" w:rsidR="00A61990" w:rsidRDefault="000C0F2E">
            <w:pPr>
              <w:pStyle w:val="Compact"/>
              <w:spacing w:after="0" w:line="240" w:lineRule="auto"/>
              <w:jc w:val="left"/>
              <w:rPr>
                <w:ins w:id="3864" w:author="Author" w:date="2026-09-30T13:42:00Z"/>
              </w:rPr>
            </w:pPr>
            <w:ins w:id="3865" w:author="Author" w:date="2026-09-30T13:42:00Z">
              <w:r>
                <w:rPr>
                  <w:sz w:val="20"/>
                  <w:szCs w:val="20"/>
                </w:rPr>
                <w:t>Walk</w:t>
              </w:r>
            </w:ins>
          </w:p>
        </w:tc>
        <w:tc>
          <w:tcPr>
            <w:tcW w:w="2789" w:type="dxa"/>
          </w:tcPr>
          <w:p w14:paraId="3CC55F1A" w14:textId="77777777" w:rsidR="00A61990" w:rsidRDefault="000C0F2E">
            <w:pPr>
              <w:pStyle w:val="Compact"/>
              <w:spacing w:after="0" w:line="240" w:lineRule="auto"/>
              <w:jc w:val="left"/>
              <w:rPr>
                <w:ins w:id="3866" w:author="Author" w:date="2026-09-30T13:42:00Z"/>
              </w:rPr>
            </w:pPr>
            <w:ins w:id="3867" w:author="Author" w:date="2026-09-30T13:42:00Z">
              <w:r>
                <w:rPr>
                  <w:sz w:val="20"/>
                  <w:szCs w:val="20"/>
                </w:rPr>
                <w:t>Travel, walking</w:t>
              </w:r>
            </w:ins>
          </w:p>
        </w:tc>
      </w:tr>
      <w:tr w:rsidR="00A61990" w14:paraId="029931AC" w14:textId="77777777" w:rsidTr="00A61990">
        <w:trPr>
          <w:ins w:id="3868" w:author="Author" w:date="2026-09-30T13:42:00Z"/>
        </w:trPr>
        <w:tc>
          <w:tcPr>
            <w:tcW w:w="524" w:type="dxa"/>
          </w:tcPr>
          <w:p w14:paraId="3C4E346F" w14:textId="77777777" w:rsidR="00A61990" w:rsidRDefault="000C0F2E">
            <w:pPr>
              <w:pStyle w:val="Compact"/>
              <w:spacing w:after="0" w:line="240" w:lineRule="auto"/>
              <w:jc w:val="center"/>
              <w:rPr>
                <w:ins w:id="3869" w:author="Author" w:date="2026-09-30T13:42:00Z"/>
              </w:rPr>
            </w:pPr>
            <w:ins w:id="3870" w:author="Author" w:date="2026-09-30T13:42:00Z">
              <w:r>
                <w:rPr>
                  <w:sz w:val="20"/>
                  <w:szCs w:val="20"/>
                </w:rPr>
                <w:t>4</w:t>
              </w:r>
            </w:ins>
          </w:p>
        </w:tc>
        <w:tc>
          <w:tcPr>
            <w:tcW w:w="1523" w:type="dxa"/>
          </w:tcPr>
          <w:p w14:paraId="1F3E4EC8" w14:textId="77777777" w:rsidR="00A61990" w:rsidRDefault="000C0F2E">
            <w:pPr>
              <w:pStyle w:val="Compact"/>
              <w:spacing w:after="0" w:line="240" w:lineRule="auto"/>
              <w:jc w:val="left"/>
              <w:rPr>
                <w:ins w:id="3871" w:author="Author" w:date="2026-09-30T13:42:00Z"/>
              </w:rPr>
            </w:pPr>
            <w:ins w:id="3872" w:author="Author" w:date="2026-09-30T13:42:00Z">
              <w:r>
                <w:rPr>
                  <w:sz w:val="20"/>
                  <w:szCs w:val="20"/>
                </w:rPr>
                <w:t>Outdoors</w:t>
              </w:r>
            </w:ins>
          </w:p>
        </w:tc>
        <w:tc>
          <w:tcPr>
            <w:tcW w:w="2811" w:type="dxa"/>
          </w:tcPr>
          <w:p w14:paraId="34611AEF" w14:textId="77777777" w:rsidR="00A61990" w:rsidRDefault="000C0F2E">
            <w:pPr>
              <w:pStyle w:val="Compact"/>
              <w:spacing w:after="0" w:line="240" w:lineRule="auto"/>
              <w:jc w:val="left"/>
              <w:rPr>
                <w:ins w:id="3873" w:author="Author" w:date="2026-09-30T13:42:00Z"/>
              </w:rPr>
            </w:pPr>
            <w:ins w:id="3874" w:author="Author" w:date="2026-09-30T13:42:00Z">
              <w:r>
                <w:rPr>
                  <w:sz w:val="20"/>
                  <w:szCs w:val="20"/>
                </w:rPr>
                <w:t>Outdoors away from home, neighbourhood</w:t>
              </w:r>
            </w:ins>
          </w:p>
        </w:tc>
        <w:tc>
          <w:tcPr>
            <w:tcW w:w="524" w:type="dxa"/>
          </w:tcPr>
          <w:p w14:paraId="0C531938" w14:textId="77777777" w:rsidR="00A61990" w:rsidRDefault="000C0F2E">
            <w:pPr>
              <w:pStyle w:val="Compact"/>
              <w:spacing w:after="0" w:line="240" w:lineRule="auto"/>
              <w:jc w:val="center"/>
              <w:rPr>
                <w:ins w:id="3875" w:author="Author" w:date="2026-09-30T13:42:00Z"/>
              </w:rPr>
            </w:pPr>
            <w:ins w:id="3876" w:author="Author" w:date="2026-09-30T13:42:00Z">
              <w:r>
                <w:rPr>
                  <w:sz w:val="20"/>
                  <w:szCs w:val="20"/>
                </w:rPr>
                <w:t>13</w:t>
              </w:r>
            </w:ins>
          </w:p>
        </w:tc>
        <w:tc>
          <w:tcPr>
            <w:tcW w:w="1189" w:type="dxa"/>
          </w:tcPr>
          <w:p w14:paraId="6AFB3D60" w14:textId="77777777" w:rsidR="00A61990" w:rsidRDefault="000C0F2E">
            <w:pPr>
              <w:pStyle w:val="Compact"/>
              <w:spacing w:after="0" w:line="240" w:lineRule="auto"/>
              <w:jc w:val="left"/>
              <w:rPr>
                <w:ins w:id="3877" w:author="Author" w:date="2026-09-30T13:42:00Z"/>
              </w:rPr>
            </w:pPr>
            <w:ins w:id="3878" w:author="Author" w:date="2026-09-30T13:42:00Z">
              <w:r>
                <w:rPr>
                  <w:sz w:val="20"/>
                  <w:szCs w:val="20"/>
                </w:rPr>
                <w:t>Public transit</w:t>
              </w:r>
            </w:ins>
          </w:p>
        </w:tc>
        <w:tc>
          <w:tcPr>
            <w:tcW w:w="2789" w:type="dxa"/>
          </w:tcPr>
          <w:p w14:paraId="436E8961" w14:textId="77777777" w:rsidR="00A61990" w:rsidRDefault="000C0F2E">
            <w:pPr>
              <w:pStyle w:val="Compact"/>
              <w:spacing w:after="0" w:line="240" w:lineRule="auto"/>
              <w:jc w:val="left"/>
              <w:rPr>
                <w:ins w:id="3879" w:author="Author" w:date="2026-09-30T13:42:00Z"/>
              </w:rPr>
            </w:pPr>
            <w:ins w:id="3880" w:author="Author" w:date="2026-09-30T13:42:00Z">
              <w:r>
                <w:rPr>
                  <w:sz w:val="20"/>
                  <w:szCs w:val="20"/>
                </w:rPr>
                <w:t>Bus, subway, metro, light rail</w:t>
              </w:r>
            </w:ins>
          </w:p>
        </w:tc>
      </w:tr>
      <w:tr w:rsidR="00A61990" w14:paraId="0C975F7E" w14:textId="77777777" w:rsidTr="00A61990">
        <w:trPr>
          <w:ins w:id="3881" w:author="Author" w:date="2026-09-30T13:42:00Z"/>
        </w:trPr>
        <w:tc>
          <w:tcPr>
            <w:tcW w:w="524" w:type="dxa"/>
          </w:tcPr>
          <w:p w14:paraId="4A134862" w14:textId="77777777" w:rsidR="00A61990" w:rsidRDefault="000C0F2E">
            <w:pPr>
              <w:pStyle w:val="Compact"/>
              <w:spacing w:after="0" w:line="240" w:lineRule="auto"/>
              <w:jc w:val="center"/>
              <w:rPr>
                <w:ins w:id="3882" w:author="Author" w:date="2026-09-30T13:42:00Z"/>
              </w:rPr>
            </w:pPr>
            <w:ins w:id="3883" w:author="Author" w:date="2026-09-30T13:42:00Z">
              <w:r>
                <w:rPr>
                  <w:sz w:val="20"/>
                  <w:szCs w:val="20"/>
                </w:rPr>
                <w:t>5</w:t>
              </w:r>
            </w:ins>
          </w:p>
        </w:tc>
        <w:tc>
          <w:tcPr>
            <w:tcW w:w="1523" w:type="dxa"/>
          </w:tcPr>
          <w:p w14:paraId="60CCBA95" w14:textId="77777777" w:rsidR="00A61990" w:rsidRDefault="000C0F2E">
            <w:pPr>
              <w:pStyle w:val="Compact"/>
              <w:spacing w:after="0" w:line="240" w:lineRule="auto"/>
              <w:jc w:val="left"/>
              <w:rPr>
                <w:ins w:id="3884" w:author="Author" w:date="2026-09-30T13:42:00Z"/>
              </w:rPr>
            </w:pPr>
            <w:ins w:id="3885" w:author="Author" w:date="2026-09-30T13:42:00Z">
              <w:r>
                <w:rPr>
                  <w:sz w:val="20"/>
                  <w:szCs w:val="20"/>
                </w:rPr>
                <w:t>Grocery or stores</w:t>
              </w:r>
            </w:ins>
          </w:p>
        </w:tc>
        <w:tc>
          <w:tcPr>
            <w:tcW w:w="2811" w:type="dxa"/>
          </w:tcPr>
          <w:p w14:paraId="291ED4F3" w14:textId="77777777" w:rsidR="00A61990" w:rsidRDefault="000C0F2E">
            <w:pPr>
              <w:pStyle w:val="Compact"/>
              <w:spacing w:after="0" w:line="240" w:lineRule="auto"/>
              <w:jc w:val="left"/>
              <w:rPr>
                <w:ins w:id="3886" w:author="Author" w:date="2026-09-30T13:42:00Z"/>
              </w:rPr>
            </w:pPr>
            <w:ins w:id="3887" w:author="Author" w:date="2026-09-30T13:42:00Z">
              <w:r>
                <w:rPr>
                  <w:sz w:val="20"/>
                  <w:szCs w:val="20"/>
                </w:rPr>
                <w:t>Grocery store, other store, mall</w:t>
              </w:r>
            </w:ins>
          </w:p>
        </w:tc>
        <w:tc>
          <w:tcPr>
            <w:tcW w:w="524" w:type="dxa"/>
          </w:tcPr>
          <w:p w14:paraId="1EDC3A8F" w14:textId="77777777" w:rsidR="00A61990" w:rsidRDefault="000C0F2E">
            <w:pPr>
              <w:pStyle w:val="Compact"/>
              <w:spacing w:after="0" w:line="240" w:lineRule="auto"/>
              <w:jc w:val="center"/>
              <w:rPr>
                <w:ins w:id="3888" w:author="Author" w:date="2026-09-30T13:42:00Z"/>
              </w:rPr>
            </w:pPr>
            <w:ins w:id="3889" w:author="Author" w:date="2026-09-30T13:42:00Z">
              <w:r>
                <w:rPr>
                  <w:sz w:val="20"/>
                  <w:szCs w:val="20"/>
                </w:rPr>
                <w:t>14</w:t>
              </w:r>
            </w:ins>
          </w:p>
        </w:tc>
        <w:tc>
          <w:tcPr>
            <w:tcW w:w="1189" w:type="dxa"/>
          </w:tcPr>
          <w:p w14:paraId="01BF2FFB" w14:textId="77777777" w:rsidR="00A61990" w:rsidRDefault="000C0F2E">
            <w:pPr>
              <w:pStyle w:val="Compact"/>
              <w:spacing w:after="0" w:line="240" w:lineRule="auto"/>
              <w:jc w:val="left"/>
              <w:rPr>
                <w:ins w:id="3890" w:author="Author" w:date="2026-09-30T13:42:00Z"/>
              </w:rPr>
            </w:pPr>
            <w:ins w:id="3891" w:author="Author" w:date="2026-09-30T13:42:00Z">
              <w:r>
                <w:rPr>
                  <w:sz w:val="20"/>
                  <w:szCs w:val="20"/>
                </w:rPr>
                <w:t>Airplane</w:t>
              </w:r>
            </w:ins>
          </w:p>
        </w:tc>
        <w:tc>
          <w:tcPr>
            <w:tcW w:w="2789" w:type="dxa"/>
          </w:tcPr>
          <w:p w14:paraId="1EA07439" w14:textId="77777777" w:rsidR="00A61990" w:rsidRDefault="000C0F2E">
            <w:pPr>
              <w:pStyle w:val="Compact"/>
              <w:spacing w:after="0" w:line="240" w:lineRule="auto"/>
              <w:jc w:val="left"/>
              <w:rPr>
                <w:ins w:id="3892" w:author="Author" w:date="2026-09-30T13:42:00Z"/>
              </w:rPr>
            </w:pPr>
            <w:ins w:id="3893" w:author="Author" w:date="2026-09-30T13:42:00Z">
              <w:r>
                <w:rPr>
                  <w:sz w:val="20"/>
                  <w:szCs w:val="20"/>
                </w:rPr>
                <w:t>Travel, airplane</w:t>
              </w:r>
            </w:ins>
          </w:p>
        </w:tc>
      </w:tr>
      <w:tr w:rsidR="00A61990" w14:paraId="43D5DA73" w14:textId="77777777" w:rsidTr="00A61990">
        <w:trPr>
          <w:ins w:id="3894" w:author="Author" w:date="2026-09-30T13:42:00Z"/>
        </w:trPr>
        <w:tc>
          <w:tcPr>
            <w:tcW w:w="524" w:type="dxa"/>
          </w:tcPr>
          <w:p w14:paraId="26371268" w14:textId="77777777" w:rsidR="00A61990" w:rsidRDefault="000C0F2E">
            <w:pPr>
              <w:pStyle w:val="Compact"/>
              <w:spacing w:after="0" w:line="240" w:lineRule="auto"/>
              <w:jc w:val="center"/>
              <w:rPr>
                <w:ins w:id="3895" w:author="Author" w:date="2026-09-30T13:42:00Z"/>
              </w:rPr>
            </w:pPr>
            <w:ins w:id="3896" w:author="Author" w:date="2026-09-30T13:42:00Z">
              <w:r>
                <w:rPr>
                  <w:sz w:val="20"/>
                  <w:szCs w:val="20"/>
                </w:rPr>
                <w:t>6</w:t>
              </w:r>
            </w:ins>
          </w:p>
        </w:tc>
        <w:tc>
          <w:tcPr>
            <w:tcW w:w="1523" w:type="dxa"/>
          </w:tcPr>
          <w:p w14:paraId="29C9EB03" w14:textId="77777777" w:rsidR="00A61990" w:rsidRDefault="000C0F2E">
            <w:pPr>
              <w:pStyle w:val="Compact"/>
              <w:spacing w:after="0" w:line="240" w:lineRule="auto"/>
              <w:jc w:val="left"/>
              <w:rPr>
                <w:ins w:id="3897" w:author="Author" w:date="2026-09-30T13:42:00Z"/>
              </w:rPr>
            </w:pPr>
            <w:ins w:id="3898" w:author="Author" w:date="2026-09-30T13:42:00Z">
              <w:r>
                <w:rPr>
                  <w:sz w:val="20"/>
                  <w:szCs w:val="20"/>
                </w:rPr>
                <w:t>Library or museum</w:t>
              </w:r>
            </w:ins>
          </w:p>
        </w:tc>
        <w:tc>
          <w:tcPr>
            <w:tcW w:w="2811" w:type="dxa"/>
          </w:tcPr>
          <w:p w14:paraId="424993A7" w14:textId="77777777" w:rsidR="00A61990" w:rsidRDefault="000C0F2E">
            <w:pPr>
              <w:pStyle w:val="Compact"/>
              <w:spacing w:after="0" w:line="240" w:lineRule="auto"/>
              <w:jc w:val="left"/>
              <w:rPr>
                <w:ins w:id="3899" w:author="Author" w:date="2026-09-30T13:42:00Z"/>
              </w:rPr>
            </w:pPr>
            <w:ins w:id="3900" w:author="Author" w:date="2026-09-30T13:42:00Z">
              <w:r>
                <w:rPr>
                  <w:sz w:val="20"/>
                  <w:szCs w:val="20"/>
                </w:rPr>
                <w:t>Library, museum, theatre</w:t>
              </w:r>
            </w:ins>
          </w:p>
        </w:tc>
        <w:tc>
          <w:tcPr>
            <w:tcW w:w="524" w:type="dxa"/>
          </w:tcPr>
          <w:p w14:paraId="1BB24509" w14:textId="77777777" w:rsidR="00A61990" w:rsidRDefault="000C0F2E">
            <w:pPr>
              <w:pStyle w:val="Compact"/>
              <w:spacing w:after="0" w:line="240" w:lineRule="auto"/>
              <w:jc w:val="center"/>
              <w:rPr>
                <w:ins w:id="3901" w:author="Author" w:date="2026-09-30T13:42:00Z"/>
              </w:rPr>
            </w:pPr>
            <w:ins w:id="3902" w:author="Author" w:date="2026-09-30T13:42:00Z">
              <w:r>
                <w:rPr>
                  <w:sz w:val="20"/>
                  <w:szCs w:val="20"/>
                </w:rPr>
                <w:t>15</w:t>
              </w:r>
            </w:ins>
          </w:p>
        </w:tc>
        <w:tc>
          <w:tcPr>
            <w:tcW w:w="1189" w:type="dxa"/>
          </w:tcPr>
          <w:p w14:paraId="210F3C2B" w14:textId="77777777" w:rsidR="00A61990" w:rsidRDefault="000C0F2E">
            <w:pPr>
              <w:pStyle w:val="Compact"/>
              <w:spacing w:after="0" w:line="240" w:lineRule="auto"/>
              <w:jc w:val="left"/>
              <w:rPr>
                <w:ins w:id="3903" w:author="Author" w:date="2026-09-30T13:42:00Z"/>
              </w:rPr>
            </w:pPr>
            <w:ins w:id="3904" w:author="Author" w:date="2026-09-30T13:42:00Z">
              <w:r>
                <w:rPr>
                  <w:sz w:val="20"/>
                  <w:szCs w:val="20"/>
                </w:rPr>
                <w:t>Bicycle</w:t>
              </w:r>
            </w:ins>
          </w:p>
        </w:tc>
        <w:tc>
          <w:tcPr>
            <w:tcW w:w="2789" w:type="dxa"/>
          </w:tcPr>
          <w:p w14:paraId="6084058D" w14:textId="77777777" w:rsidR="00A61990" w:rsidRDefault="000C0F2E">
            <w:pPr>
              <w:pStyle w:val="Compact"/>
              <w:spacing w:after="0" w:line="240" w:lineRule="auto"/>
              <w:jc w:val="left"/>
              <w:rPr>
                <w:ins w:id="3905" w:author="Author" w:date="2026-09-30T13:42:00Z"/>
              </w:rPr>
            </w:pPr>
            <w:ins w:id="3906" w:author="Author" w:date="2026-09-30T13:42:00Z">
              <w:r>
                <w:rPr>
                  <w:sz w:val="20"/>
                  <w:szCs w:val="20"/>
                </w:rPr>
                <w:t>Travel, bicycle</w:t>
              </w:r>
            </w:ins>
          </w:p>
        </w:tc>
      </w:tr>
      <w:tr w:rsidR="00A61990" w14:paraId="4ED56353" w14:textId="77777777" w:rsidTr="00A61990">
        <w:trPr>
          <w:ins w:id="3907" w:author="Author" w:date="2026-09-30T13:42:00Z"/>
        </w:trPr>
        <w:tc>
          <w:tcPr>
            <w:tcW w:w="524" w:type="dxa"/>
          </w:tcPr>
          <w:p w14:paraId="7E2A3AA6" w14:textId="77777777" w:rsidR="00A61990" w:rsidRDefault="000C0F2E">
            <w:pPr>
              <w:pStyle w:val="Compact"/>
              <w:spacing w:after="0" w:line="240" w:lineRule="auto"/>
              <w:jc w:val="center"/>
              <w:rPr>
                <w:ins w:id="3908" w:author="Author" w:date="2026-09-30T13:42:00Z"/>
              </w:rPr>
            </w:pPr>
            <w:ins w:id="3909" w:author="Author" w:date="2026-09-30T13:42:00Z">
              <w:r>
                <w:rPr>
                  <w:sz w:val="20"/>
                  <w:szCs w:val="20"/>
                </w:rPr>
                <w:t>7</w:t>
              </w:r>
            </w:ins>
          </w:p>
        </w:tc>
        <w:tc>
          <w:tcPr>
            <w:tcW w:w="1523" w:type="dxa"/>
          </w:tcPr>
          <w:p w14:paraId="35190072" w14:textId="77777777" w:rsidR="00A61990" w:rsidRDefault="000C0F2E">
            <w:pPr>
              <w:pStyle w:val="Compact"/>
              <w:spacing w:after="0" w:line="240" w:lineRule="auto"/>
              <w:jc w:val="left"/>
              <w:rPr>
                <w:ins w:id="3910" w:author="Author" w:date="2026-09-30T13:42:00Z"/>
              </w:rPr>
            </w:pPr>
            <w:ins w:id="3911" w:author="Author" w:date="2026-09-30T13:42:00Z">
              <w:r>
                <w:rPr>
                  <w:sz w:val="20"/>
                  <w:szCs w:val="20"/>
                </w:rPr>
                <w:t>Restaurant or bar</w:t>
              </w:r>
            </w:ins>
          </w:p>
        </w:tc>
        <w:tc>
          <w:tcPr>
            <w:tcW w:w="2811" w:type="dxa"/>
          </w:tcPr>
          <w:p w14:paraId="1B32DEEC" w14:textId="77777777" w:rsidR="00A61990" w:rsidRDefault="000C0F2E">
            <w:pPr>
              <w:pStyle w:val="Compact"/>
              <w:spacing w:after="0" w:line="240" w:lineRule="auto"/>
              <w:jc w:val="left"/>
              <w:rPr>
                <w:ins w:id="3912" w:author="Author" w:date="2026-09-30T13:42:00Z"/>
              </w:rPr>
            </w:pPr>
            <w:ins w:id="3913" w:author="Author" w:date="2026-09-30T13:42:00Z">
              <w:r>
                <w:rPr>
                  <w:sz w:val="20"/>
                  <w:szCs w:val="20"/>
                </w:rPr>
                <w:t>Restaurant, bar, club</w:t>
              </w:r>
            </w:ins>
          </w:p>
        </w:tc>
        <w:tc>
          <w:tcPr>
            <w:tcW w:w="524" w:type="dxa"/>
          </w:tcPr>
          <w:p w14:paraId="099EBE7B" w14:textId="77777777" w:rsidR="00A61990" w:rsidRDefault="000C0F2E">
            <w:pPr>
              <w:pStyle w:val="Compact"/>
              <w:spacing w:after="0" w:line="240" w:lineRule="auto"/>
              <w:jc w:val="center"/>
              <w:rPr>
                <w:ins w:id="3914" w:author="Author" w:date="2026-09-30T13:42:00Z"/>
              </w:rPr>
            </w:pPr>
            <w:ins w:id="3915" w:author="Author" w:date="2026-09-30T13:42:00Z">
              <w:r>
                <w:rPr>
                  <w:sz w:val="20"/>
                  <w:szCs w:val="20"/>
                </w:rPr>
                <w:t>16</w:t>
              </w:r>
            </w:ins>
          </w:p>
        </w:tc>
        <w:tc>
          <w:tcPr>
            <w:tcW w:w="1189" w:type="dxa"/>
          </w:tcPr>
          <w:p w14:paraId="29FE37BF" w14:textId="77777777" w:rsidR="00A61990" w:rsidRDefault="000C0F2E">
            <w:pPr>
              <w:pStyle w:val="Compact"/>
              <w:spacing w:after="0" w:line="240" w:lineRule="auto"/>
              <w:jc w:val="left"/>
              <w:rPr>
                <w:ins w:id="3916" w:author="Author" w:date="2026-09-30T13:42:00Z"/>
              </w:rPr>
            </w:pPr>
            <w:ins w:id="3917" w:author="Author" w:date="2026-09-30T13:42:00Z">
              <w:r>
                <w:rPr>
                  <w:sz w:val="20"/>
                  <w:szCs w:val="20"/>
                </w:rPr>
                <w:t>Taxi or limousine</w:t>
              </w:r>
            </w:ins>
          </w:p>
        </w:tc>
        <w:tc>
          <w:tcPr>
            <w:tcW w:w="2789" w:type="dxa"/>
          </w:tcPr>
          <w:p w14:paraId="18AD63AB" w14:textId="77777777" w:rsidR="00A61990" w:rsidRDefault="000C0F2E">
            <w:pPr>
              <w:pStyle w:val="Compact"/>
              <w:spacing w:after="0" w:line="240" w:lineRule="auto"/>
              <w:jc w:val="left"/>
              <w:rPr>
                <w:ins w:id="3918" w:author="Author" w:date="2026-09-30T13:42:00Z"/>
              </w:rPr>
            </w:pPr>
            <w:ins w:id="3919" w:author="Author" w:date="2026-09-30T13:42:00Z">
              <w:r>
                <w:rPr>
                  <w:sz w:val="20"/>
                  <w:szCs w:val="20"/>
                </w:rPr>
                <w:t>Travel, taxi, limousine service</w:t>
              </w:r>
            </w:ins>
          </w:p>
        </w:tc>
      </w:tr>
      <w:tr w:rsidR="00A61990" w14:paraId="2B5CFD0B" w14:textId="77777777" w:rsidTr="00A61990">
        <w:trPr>
          <w:ins w:id="3920" w:author="Author" w:date="2026-09-30T13:42:00Z"/>
        </w:trPr>
        <w:tc>
          <w:tcPr>
            <w:tcW w:w="524" w:type="dxa"/>
          </w:tcPr>
          <w:p w14:paraId="6B503693" w14:textId="77777777" w:rsidR="00A61990" w:rsidRDefault="000C0F2E">
            <w:pPr>
              <w:pStyle w:val="Compact"/>
              <w:spacing w:after="0" w:line="240" w:lineRule="auto"/>
              <w:jc w:val="center"/>
              <w:rPr>
                <w:ins w:id="3921" w:author="Author" w:date="2026-09-30T13:42:00Z"/>
              </w:rPr>
            </w:pPr>
            <w:ins w:id="3922" w:author="Author" w:date="2026-09-30T13:42:00Z">
              <w:r>
                <w:rPr>
                  <w:sz w:val="20"/>
                  <w:szCs w:val="20"/>
                </w:rPr>
                <w:t>8</w:t>
              </w:r>
            </w:ins>
          </w:p>
        </w:tc>
        <w:tc>
          <w:tcPr>
            <w:tcW w:w="1523" w:type="dxa"/>
          </w:tcPr>
          <w:p w14:paraId="7F4A93EB" w14:textId="77777777" w:rsidR="00A61990" w:rsidRDefault="000C0F2E">
            <w:pPr>
              <w:pStyle w:val="Compact"/>
              <w:spacing w:after="0" w:line="240" w:lineRule="auto"/>
              <w:jc w:val="left"/>
              <w:rPr>
                <w:ins w:id="3923" w:author="Author" w:date="2026-09-30T13:42:00Z"/>
              </w:rPr>
            </w:pPr>
            <w:ins w:id="3924" w:author="Author" w:date="2026-09-30T13:42:00Z">
              <w:r>
                <w:rPr>
                  <w:sz w:val="20"/>
                  <w:szCs w:val="20"/>
                </w:rPr>
                <w:t>Place of worship</w:t>
              </w:r>
            </w:ins>
          </w:p>
        </w:tc>
        <w:tc>
          <w:tcPr>
            <w:tcW w:w="2811" w:type="dxa"/>
          </w:tcPr>
          <w:p w14:paraId="6B199B93" w14:textId="77777777" w:rsidR="00A61990" w:rsidRDefault="000C0F2E">
            <w:pPr>
              <w:pStyle w:val="Compact"/>
              <w:spacing w:after="0" w:line="240" w:lineRule="auto"/>
              <w:jc w:val="left"/>
              <w:rPr>
                <w:ins w:id="3925" w:author="Author" w:date="2026-09-30T13:42:00Z"/>
              </w:rPr>
            </w:pPr>
            <w:ins w:id="3926" w:author="Author" w:date="2026-09-30T13:42:00Z">
              <w:r>
                <w:rPr>
                  <w:sz w:val="20"/>
                  <w:szCs w:val="20"/>
                </w:rPr>
                <w:t>Religious institution</w:t>
              </w:r>
            </w:ins>
          </w:p>
        </w:tc>
        <w:tc>
          <w:tcPr>
            <w:tcW w:w="524" w:type="dxa"/>
          </w:tcPr>
          <w:p w14:paraId="50724452" w14:textId="77777777" w:rsidR="00A61990" w:rsidRDefault="000C0F2E">
            <w:pPr>
              <w:pStyle w:val="Compact"/>
              <w:spacing w:after="0" w:line="240" w:lineRule="auto"/>
              <w:jc w:val="center"/>
              <w:rPr>
                <w:ins w:id="3927" w:author="Author" w:date="2026-09-30T13:42:00Z"/>
              </w:rPr>
            </w:pPr>
            <w:ins w:id="3928" w:author="Author" w:date="2026-09-30T13:42:00Z">
              <w:r>
                <w:rPr>
                  <w:sz w:val="20"/>
                  <w:szCs w:val="20"/>
                </w:rPr>
                <w:t>17</w:t>
              </w:r>
            </w:ins>
          </w:p>
        </w:tc>
        <w:tc>
          <w:tcPr>
            <w:tcW w:w="1189" w:type="dxa"/>
          </w:tcPr>
          <w:p w14:paraId="4AB3E99C" w14:textId="77777777" w:rsidR="00A61990" w:rsidRDefault="000C0F2E">
            <w:pPr>
              <w:pStyle w:val="Compact"/>
              <w:spacing w:after="0" w:line="240" w:lineRule="auto"/>
              <w:jc w:val="left"/>
              <w:rPr>
                <w:ins w:id="3929" w:author="Author" w:date="2026-09-30T13:42:00Z"/>
              </w:rPr>
            </w:pPr>
            <w:ins w:id="3930" w:author="Author" w:date="2026-09-30T13:42:00Z">
              <w:r>
                <w:rPr>
                  <w:sz w:val="20"/>
                  <w:szCs w:val="20"/>
                </w:rPr>
                <w:t>Other transit</w:t>
              </w:r>
            </w:ins>
          </w:p>
        </w:tc>
        <w:tc>
          <w:tcPr>
            <w:tcW w:w="2789" w:type="dxa"/>
          </w:tcPr>
          <w:p w14:paraId="7315EE1E" w14:textId="77777777" w:rsidR="00A61990" w:rsidRDefault="000C0F2E">
            <w:pPr>
              <w:pStyle w:val="Compact"/>
              <w:spacing w:after="0" w:line="240" w:lineRule="auto"/>
              <w:jc w:val="left"/>
              <w:rPr>
                <w:ins w:id="3931" w:author="Author" w:date="2026-09-30T13:42:00Z"/>
              </w:rPr>
            </w:pPr>
            <w:ins w:id="3932" w:author="Author" w:date="2026-09-30T13:42:00Z">
              <w:r>
                <w:rPr>
                  <w:sz w:val="20"/>
                  <w:szCs w:val="20"/>
                </w:rPr>
                <w:t>Boat, ferry, motorcycle, other</w:t>
              </w:r>
            </w:ins>
          </w:p>
        </w:tc>
      </w:tr>
      <w:tr w:rsidR="00A61990" w14:paraId="5EC5A88A" w14:textId="77777777" w:rsidTr="00A61990">
        <w:trPr>
          <w:ins w:id="3933" w:author="Author" w:date="2026-09-30T13:42:00Z"/>
        </w:trPr>
        <w:tc>
          <w:tcPr>
            <w:tcW w:w="524" w:type="dxa"/>
          </w:tcPr>
          <w:p w14:paraId="29646A7C" w14:textId="77777777" w:rsidR="00A61990" w:rsidRDefault="000C0F2E">
            <w:pPr>
              <w:pStyle w:val="Compact"/>
              <w:spacing w:after="0" w:line="240" w:lineRule="auto"/>
              <w:jc w:val="center"/>
              <w:rPr>
                <w:ins w:id="3934" w:author="Author" w:date="2026-09-30T13:42:00Z"/>
              </w:rPr>
            </w:pPr>
            <w:ins w:id="3935" w:author="Author" w:date="2026-09-30T13:42:00Z">
              <w:r>
                <w:rPr>
                  <w:sz w:val="20"/>
                  <w:szCs w:val="20"/>
                </w:rPr>
                <w:t>9</w:t>
              </w:r>
            </w:ins>
          </w:p>
        </w:tc>
        <w:tc>
          <w:tcPr>
            <w:tcW w:w="1523" w:type="dxa"/>
          </w:tcPr>
          <w:p w14:paraId="0C55E893" w14:textId="77777777" w:rsidR="00A61990" w:rsidRDefault="000C0F2E">
            <w:pPr>
              <w:pStyle w:val="Compact"/>
              <w:spacing w:after="0" w:line="240" w:lineRule="auto"/>
              <w:jc w:val="left"/>
              <w:rPr>
                <w:ins w:id="3936" w:author="Author" w:date="2026-09-30T13:42:00Z"/>
              </w:rPr>
            </w:pPr>
            <w:ins w:id="3937" w:author="Author" w:date="2026-09-30T13:42:00Z">
              <w:r>
                <w:rPr>
                  <w:sz w:val="20"/>
                  <w:szCs w:val="20"/>
                </w:rPr>
                <w:t>Other place</w:t>
              </w:r>
            </w:ins>
          </w:p>
        </w:tc>
        <w:tc>
          <w:tcPr>
            <w:tcW w:w="2811" w:type="dxa"/>
          </w:tcPr>
          <w:p w14:paraId="56C7F47E" w14:textId="77777777" w:rsidR="00A61990" w:rsidRDefault="000C0F2E">
            <w:pPr>
              <w:pStyle w:val="Compact"/>
              <w:spacing w:after="0" w:line="240" w:lineRule="auto"/>
              <w:jc w:val="left"/>
              <w:rPr>
                <w:ins w:id="3938" w:author="Author" w:date="2026-09-30T13:42:00Z"/>
              </w:rPr>
            </w:pPr>
            <w:ins w:id="3939" w:author="Author" w:date="2026-09-30T13:42:00Z">
              <w:r>
                <w:rPr>
                  <w:sz w:val="20"/>
                  <w:szCs w:val="20"/>
                </w:rPr>
                <w:t>Medical, dental, elsewhere</w:t>
              </w:r>
            </w:ins>
          </w:p>
        </w:tc>
        <w:tc>
          <w:tcPr>
            <w:tcW w:w="524" w:type="dxa"/>
          </w:tcPr>
          <w:p w14:paraId="4FFB5C3D" w14:textId="77777777" w:rsidR="00A61990" w:rsidRDefault="000C0F2E">
            <w:pPr>
              <w:pStyle w:val="Compact"/>
              <w:spacing w:after="0" w:line="240" w:lineRule="auto"/>
              <w:jc w:val="center"/>
              <w:rPr>
                <w:ins w:id="3940" w:author="Author" w:date="2026-09-30T13:42:00Z"/>
              </w:rPr>
            </w:pPr>
            <w:ins w:id="3941" w:author="Author" w:date="2026-09-30T13:42:00Z">
              <w:r>
                <w:rPr>
                  <w:sz w:val="20"/>
                  <w:szCs w:val="20"/>
                </w:rPr>
                <w:t>18</w:t>
              </w:r>
            </w:ins>
          </w:p>
        </w:tc>
        <w:tc>
          <w:tcPr>
            <w:tcW w:w="1189" w:type="dxa"/>
          </w:tcPr>
          <w:p w14:paraId="790E8186" w14:textId="77777777" w:rsidR="00A61990" w:rsidRDefault="000C0F2E">
            <w:pPr>
              <w:pStyle w:val="Compact"/>
              <w:spacing w:after="0" w:line="240" w:lineRule="auto"/>
              <w:jc w:val="left"/>
              <w:rPr>
                <w:ins w:id="3942" w:author="Author" w:date="2026-09-30T13:42:00Z"/>
              </w:rPr>
            </w:pPr>
            <w:ins w:id="3943" w:author="Author" w:date="2026-09-30T13:42:00Z">
              <w:r>
                <w:rPr>
                  <w:sz w:val="20"/>
                  <w:szCs w:val="20"/>
                </w:rPr>
                <w:t>Valid skip</w:t>
              </w:r>
            </w:ins>
          </w:p>
        </w:tc>
        <w:tc>
          <w:tcPr>
            <w:tcW w:w="2789" w:type="dxa"/>
          </w:tcPr>
          <w:p w14:paraId="3C8BEB10" w14:textId="77777777" w:rsidR="00A61990" w:rsidRDefault="000C0F2E">
            <w:pPr>
              <w:pStyle w:val="Compact"/>
              <w:spacing w:after="0" w:line="240" w:lineRule="auto"/>
              <w:jc w:val="left"/>
              <w:rPr>
                <w:ins w:id="3944" w:author="Author" w:date="2026-09-30T13:42:00Z"/>
              </w:rPr>
            </w:pPr>
            <w:ins w:id="3945" w:author="Author" w:date="2026-09-30T13:42:00Z">
              <w:r>
                <w:rPr>
                  <w:sz w:val="20"/>
                  <w:szCs w:val="20"/>
                </w:rPr>
                <w:t>Data skipped by design (for example, a child)</w:t>
              </w:r>
            </w:ins>
          </w:p>
        </w:tc>
      </w:tr>
    </w:tbl>
    <w:p w14:paraId="5FDFAD44" w14:textId="7D0F1B13" w:rsidR="00A61990" w:rsidRDefault="000C0F2E" w:rsidP="000C0F2E">
      <w:pPr>
        <w:pStyle w:val="Heading2"/>
        <w:pPrChange w:id="3946" w:author="Author" w:date="2026-09-30T13:42:00Z">
          <w:pPr>
            <w:jc w:val="center"/>
          </w:pPr>
        </w:pPrChange>
      </w:pPr>
      <w:bookmarkStart w:id="3947" w:name="appendix-c.-supplementary-energy-results"/>
      <w:bookmarkEnd w:id="3699"/>
      <w:ins w:id="3948" w:author="Author" w:date="2026-09-30T13:42:00Z">
        <w:r>
          <w:t>Appendix C</w:t>
        </w:r>
      </w:ins>
      <w:r w:rsidRPr="000C0F2E">
        <w:rPr>
          <w:rPrChange w:id="3949" w:author="Author" w:date="2026-09-30T13:42:00Z">
            <w:rPr>
              <w:b/>
            </w:rPr>
          </w:rPrChange>
        </w:rPr>
        <w:t xml:space="preserve">. </w:t>
      </w:r>
      <w:r>
        <w:t xml:space="preserve">Supplementary </w:t>
      </w:r>
      <w:del w:id="3950" w:author="Author" w:date="2026-09-30T13:42:00Z">
        <w:r w:rsidR="00E727C0" w:rsidRPr="00E51E70">
          <w:delText>cross-cycle comparison of household occupancy schedule variability (2005–2025).</w:delText>
        </w:r>
      </w:del>
      <w:ins w:id="3951" w:author="Author" w:date="2026-09-30T13:42:00Z">
        <w:r>
          <w:t>energy results</w:t>
        </w:r>
      </w:ins>
    </w:p>
    <w:p w14:paraId="478EB119" w14:textId="77777777" w:rsidR="00E23072" w:rsidRPr="00E51E70" w:rsidRDefault="00E23072" w:rsidP="00E23072">
      <w:pPr>
        <w:jc w:val="center"/>
        <w:rPr>
          <w:del w:id="3952" w:author="Author" w:date="2026-09-30T13:42:00Z"/>
        </w:rPr>
      </w:pPr>
      <w:del w:id="3953" w:author="Author" w:date="2026-09-30T13:42:00Z">
        <w:r w:rsidRPr="00E51E70">
          <w:rPr>
            <w:noProof/>
          </w:rPr>
          <w:drawing>
            <wp:inline distT="114300" distB="114300" distL="114300" distR="114300" wp14:anchorId="04286730" wp14:editId="1D0B5469">
              <wp:extent cx="5734050" cy="1365670"/>
              <wp:effectExtent l="0" t="0" r="0" b="6350"/>
              <wp:docPr id="759626635" name="image3.png" descr="A graph of blue and orang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59626635" name="image3.png" descr="A graph of blue and orange lines&#10;&#10;AI-generated content may be incorrect."/>
                      <pic:cNvPicPr preferRelativeResize="0"/>
                    </pic:nvPicPr>
                    <pic:blipFill rotWithShape="1">
                      <a:blip r:embed="rId38"/>
                      <a:srcRect t="7500"/>
                      <a:stretch>
                        <a:fillRect/>
                      </a:stretch>
                    </pic:blipFill>
                    <pic:spPr bwMode="auto">
                      <a:xfrm>
                        <a:off x="0" y="0"/>
                        <a:ext cx="5734050" cy="1365670"/>
                      </a:xfrm>
                      <a:prstGeom prst="rect">
                        <a:avLst/>
                      </a:prstGeom>
                      <a:ln>
                        <a:noFill/>
                      </a:ln>
                      <a:extLst>
                        <a:ext uri="{53640926-AAD7-44D8-BBD7-CCE9431645EC}">
                          <a14:shadowObscured xmlns:a14="http://schemas.microsoft.com/office/drawing/2010/main"/>
                        </a:ext>
                      </a:extLst>
                    </pic:spPr>
                  </pic:pic>
                </a:graphicData>
              </a:graphic>
            </wp:inline>
          </w:drawing>
        </w:r>
      </w:del>
    </w:p>
    <w:p w14:paraId="482CD609" w14:textId="77777777" w:rsidR="00E23072" w:rsidRPr="00E51E70" w:rsidRDefault="00E23072" w:rsidP="00E23072">
      <w:pPr>
        <w:jc w:val="center"/>
        <w:rPr>
          <w:del w:id="3954" w:author="Author" w:date="2026-09-30T13:42:00Z"/>
        </w:rPr>
      </w:pPr>
      <w:del w:id="3955" w:author="Author" w:date="2026-09-30T13:42:00Z">
        <w:r w:rsidRPr="00E51E70">
          <w:rPr>
            <w:b/>
            <w:bCs/>
          </w:rPr>
          <w:delText xml:space="preserve">Figure C3. </w:delText>
        </w:r>
        <w:r w:rsidRPr="00E51E70">
          <w:delText xml:space="preserve"> Diurnal Load Shape: Default vs. GSS-Derived Schedules by Season and Day Type (NUs_RC</w:delText>
        </w:r>
        <w:r w:rsidR="009F515B" w:rsidRPr="00E51E70">
          <w:delText>-D</w:delText>
        </w:r>
        <w:r w:rsidRPr="00E51E70">
          <w:delText>)</w:delText>
        </w:r>
      </w:del>
    </w:p>
    <w:p w14:paraId="7B1BFBD2" w14:textId="77777777" w:rsidR="00E23072" w:rsidRPr="00E51E70" w:rsidRDefault="00E23072" w:rsidP="00E23072">
      <w:pPr>
        <w:jc w:val="center"/>
        <w:rPr>
          <w:del w:id="3956" w:author="Author" w:date="2026-09-30T13:42:00Z"/>
        </w:rPr>
      </w:pPr>
      <w:del w:id="3957" w:author="Author" w:date="2026-09-30T13:42:00Z">
        <w:r w:rsidRPr="00E51E70">
          <w:rPr>
            <w:noProof/>
          </w:rPr>
          <w:drawing>
            <wp:inline distT="114300" distB="114300" distL="114300" distR="114300" wp14:anchorId="56B20DEB" wp14:editId="07CCDF0B">
              <wp:extent cx="5732780" cy="1371582"/>
              <wp:effectExtent l="0" t="0" r="0" b="635"/>
              <wp:docPr id="29" name="image17.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17.png" descr="A screenshot of a graph&#10;&#10;AI-generated content may be incorrect."/>
                      <pic:cNvPicPr preferRelativeResize="0"/>
                    </pic:nvPicPr>
                    <pic:blipFill rotWithShape="1">
                      <a:blip r:embed="rId39"/>
                      <a:srcRect t="7078" b="-1"/>
                      <a:stretch>
                        <a:fillRect/>
                      </a:stretch>
                    </pic:blipFill>
                    <pic:spPr bwMode="auto">
                      <a:xfrm>
                        <a:off x="0" y="0"/>
                        <a:ext cx="5734050" cy="1371886"/>
                      </a:xfrm>
                      <a:prstGeom prst="rect">
                        <a:avLst/>
                      </a:prstGeom>
                      <a:ln>
                        <a:noFill/>
                      </a:ln>
                      <a:extLst>
                        <a:ext uri="{53640926-AAD7-44D8-BBD7-CCE9431645EC}">
                          <a14:shadowObscured xmlns:a14="http://schemas.microsoft.com/office/drawing/2010/main"/>
                        </a:ext>
                      </a:extLst>
                    </pic:spPr>
                  </pic:pic>
                </a:graphicData>
              </a:graphic>
            </wp:inline>
          </w:drawing>
        </w:r>
      </w:del>
    </w:p>
    <w:p w14:paraId="7B989E59" w14:textId="77777777" w:rsidR="00E23072" w:rsidRPr="00E51E70" w:rsidRDefault="00E23072" w:rsidP="00E23072">
      <w:pPr>
        <w:jc w:val="center"/>
        <w:rPr>
          <w:del w:id="3958" w:author="Author" w:date="2026-09-30T13:42:00Z"/>
        </w:rPr>
      </w:pPr>
      <w:del w:id="3959" w:author="Author" w:date="2026-09-30T13:42:00Z">
        <w:r w:rsidRPr="00E51E70">
          <w:rPr>
            <w:b/>
            <w:bCs/>
          </w:rPr>
          <w:delText xml:space="preserve">Figure C4. </w:delText>
        </w:r>
        <w:r w:rsidRPr="00E51E70">
          <w:delText xml:space="preserve"> Diurnal Load Shape: Default vs. GSS-Derived Schedules by Season and Day Type (NUs_RC</w:delText>
        </w:r>
        <w:r w:rsidR="009F515B" w:rsidRPr="00E51E70">
          <w:delText>-T</w:delText>
        </w:r>
        <w:r w:rsidRPr="00E51E70">
          <w:delText>)</w:delText>
        </w:r>
      </w:del>
    </w:p>
    <w:p w14:paraId="28FFAE4D" w14:textId="77777777" w:rsidR="00E23072" w:rsidRPr="00E51E70" w:rsidRDefault="00E23072" w:rsidP="00E23072">
      <w:pPr>
        <w:jc w:val="center"/>
        <w:rPr>
          <w:del w:id="3960" w:author="Author" w:date="2026-09-30T13:42:00Z"/>
        </w:rPr>
      </w:pPr>
      <w:del w:id="3961" w:author="Author" w:date="2026-09-30T13:42:00Z">
        <w:r w:rsidRPr="00E51E70">
          <w:rPr>
            <w:noProof/>
          </w:rPr>
          <w:drawing>
            <wp:inline distT="114300" distB="114300" distL="114300" distR="114300" wp14:anchorId="59956756" wp14:editId="53AA2CE0">
              <wp:extent cx="5731805" cy="1360805"/>
              <wp:effectExtent l="0" t="0" r="0" b="0"/>
              <wp:docPr id="250070790" name="image8.png"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250070790" name="image8.png" descr="A graph of a graph of a graph of a graph of a graph of a graph of a graph of a graph of a graph of a graph of a graph of a graph of a graph of&#10;&#10;AI-generated content may be incorrect."/>
                      <pic:cNvPicPr preferRelativeResize="0"/>
                    </pic:nvPicPr>
                    <pic:blipFill rotWithShape="1">
                      <a:blip r:embed="rId40"/>
                      <a:srcRect t="7792"/>
                      <a:stretch>
                        <a:fillRect/>
                      </a:stretch>
                    </pic:blipFill>
                    <pic:spPr bwMode="auto">
                      <a:xfrm>
                        <a:off x="0" y="0"/>
                        <a:ext cx="5734050" cy="1361338"/>
                      </a:xfrm>
                      <a:prstGeom prst="rect">
                        <a:avLst/>
                      </a:prstGeom>
                      <a:ln>
                        <a:noFill/>
                      </a:ln>
                      <a:extLst>
                        <a:ext uri="{53640926-AAD7-44D8-BBD7-CCE9431645EC}">
                          <a14:shadowObscured xmlns:a14="http://schemas.microsoft.com/office/drawing/2010/main"/>
                        </a:ext>
                      </a:extLst>
                    </pic:spPr>
                  </pic:pic>
                </a:graphicData>
              </a:graphic>
            </wp:inline>
          </w:drawing>
        </w:r>
      </w:del>
    </w:p>
    <w:p w14:paraId="73CE7E16" w14:textId="77777777" w:rsidR="00E23072" w:rsidRPr="00E51E70" w:rsidRDefault="00E23072" w:rsidP="00E23072">
      <w:pPr>
        <w:jc w:val="center"/>
        <w:rPr>
          <w:del w:id="3962" w:author="Author" w:date="2026-09-30T13:42:00Z"/>
        </w:rPr>
      </w:pPr>
      <w:del w:id="3963" w:author="Author" w:date="2026-09-30T13:42:00Z">
        <w:r w:rsidRPr="00E51E70">
          <w:rPr>
            <w:b/>
            <w:bCs/>
          </w:rPr>
          <w:delText xml:space="preserve">Figure C5. </w:delText>
        </w:r>
        <w:r w:rsidRPr="00E51E70">
          <w:delText xml:space="preserve"> Diurnal Load Shape: Default vs. GSS-Derived Schedules by Season and Day Type (NUs_</w:delText>
        </w:r>
        <w:r w:rsidR="009F515B" w:rsidRPr="00E51E70">
          <w:delText>RC-MR2</w:delText>
        </w:r>
        <w:r w:rsidRPr="00E51E70">
          <w:delText>)</w:delText>
        </w:r>
      </w:del>
    </w:p>
    <w:p w14:paraId="53C80216" w14:textId="77777777" w:rsidR="00E23072" w:rsidRPr="00E51E70" w:rsidRDefault="00E23072" w:rsidP="00E23072">
      <w:pPr>
        <w:jc w:val="center"/>
        <w:rPr>
          <w:del w:id="3964" w:author="Author" w:date="2026-09-30T13:42:00Z"/>
        </w:rPr>
      </w:pPr>
      <w:del w:id="3965" w:author="Author" w:date="2026-09-30T13:42:00Z">
        <w:r w:rsidRPr="00E51E70">
          <w:rPr>
            <w:noProof/>
          </w:rPr>
          <w:drawing>
            <wp:inline distT="114300" distB="114300" distL="114300" distR="114300" wp14:anchorId="42887706" wp14:editId="084AFF5E">
              <wp:extent cx="5733388" cy="1363980"/>
              <wp:effectExtent l="0" t="0" r="0" b="0"/>
              <wp:docPr id="1898086965" name="image11.png" descr="A graph of a graph of a graph of a graph of a graph of a graph of a graph of a graph of a graph of a graph of a graph of a graph of a graph of&#10;&#10;AI-generated content may be incorrect."/>
              <wp:cNvGraphicFramePr/>
              <a:graphic xmlns:a="http://schemas.openxmlformats.org/drawingml/2006/main">
                <a:graphicData uri="http://schemas.openxmlformats.org/drawingml/2006/picture">
                  <pic:pic xmlns:pic="http://schemas.openxmlformats.org/drawingml/2006/picture">
                    <pic:nvPicPr>
                      <pic:cNvPr id="1898086965" name="image11.png" descr="A graph of a graph of a graph of a graph of a graph of a graph of a graph of a graph of a graph of a graph of a graph of a graph of a graph of&#10;&#10;AI-generated content may be incorrect."/>
                      <pic:cNvPicPr preferRelativeResize="0"/>
                    </pic:nvPicPr>
                    <pic:blipFill rotWithShape="1">
                      <a:blip r:embed="rId41"/>
                      <a:srcRect t="7602"/>
                      <a:stretch>
                        <a:fillRect/>
                      </a:stretch>
                    </pic:blipFill>
                    <pic:spPr bwMode="auto">
                      <a:xfrm>
                        <a:off x="0" y="0"/>
                        <a:ext cx="5734050" cy="1364138"/>
                      </a:xfrm>
                      <a:prstGeom prst="rect">
                        <a:avLst/>
                      </a:prstGeom>
                      <a:ln>
                        <a:noFill/>
                      </a:ln>
                      <a:extLst>
                        <a:ext uri="{53640926-AAD7-44D8-BBD7-CCE9431645EC}">
                          <a14:shadowObscured xmlns:a14="http://schemas.microsoft.com/office/drawing/2010/main"/>
                        </a:ext>
                      </a:extLst>
                    </pic:spPr>
                  </pic:pic>
                </a:graphicData>
              </a:graphic>
            </wp:inline>
          </w:drawing>
        </w:r>
      </w:del>
    </w:p>
    <w:p w14:paraId="3B04D5A4" w14:textId="77777777" w:rsidR="00E23072" w:rsidRPr="00E51E70" w:rsidRDefault="00E23072" w:rsidP="00E23072">
      <w:pPr>
        <w:jc w:val="center"/>
        <w:rPr>
          <w:del w:id="3966" w:author="Author" w:date="2026-09-30T13:42:00Z"/>
        </w:rPr>
      </w:pPr>
      <w:del w:id="3967" w:author="Author" w:date="2026-09-30T13:42:00Z">
        <w:r w:rsidRPr="00E51E70">
          <w:rPr>
            <w:b/>
            <w:bCs/>
          </w:rPr>
          <w:delText xml:space="preserve">Figure C6. </w:delText>
        </w:r>
        <w:r w:rsidRPr="00E51E70">
          <w:delText xml:space="preserve"> Diurnal Load Shape: Default vs. GSS-Derived Schedules by Season and Day Type (NUs_</w:delText>
        </w:r>
        <w:r w:rsidR="009F515B" w:rsidRPr="00E51E70">
          <w:delText>RC-MR3</w:delText>
        </w:r>
        <w:r w:rsidRPr="00E51E70">
          <w:delText>)</w:delText>
        </w:r>
      </w:del>
    </w:p>
    <w:p w14:paraId="4384D1A4" w14:textId="77777777" w:rsidR="00E23072" w:rsidRPr="00E51E70" w:rsidRDefault="00E23072" w:rsidP="00E23072">
      <w:pPr>
        <w:jc w:val="center"/>
        <w:rPr>
          <w:del w:id="3968" w:author="Author" w:date="2026-09-30T13:42:00Z"/>
        </w:rPr>
      </w:pPr>
      <w:del w:id="3969" w:author="Author" w:date="2026-09-30T13:42:00Z">
        <w:r w:rsidRPr="00E51E70">
          <w:rPr>
            <w:noProof/>
          </w:rPr>
          <w:drawing>
            <wp:inline distT="114300" distB="114300" distL="114300" distR="114300" wp14:anchorId="403378FD" wp14:editId="11B55276">
              <wp:extent cx="5734050" cy="1369790"/>
              <wp:effectExtent l="0" t="0" r="0" b="0"/>
              <wp:docPr id="29512307" name="image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512307" name="image9.png" descr="A screenshot of a graph&#10;&#10;AI-generated content may be incorrect."/>
                      <pic:cNvPicPr preferRelativeResize="0"/>
                    </pic:nvPicPr>
                    <pic:blipFill>
                      <a:blip r:embed="rId42"/>
                      <a:srcRect t="7219"/>
                      <a:stretch>
                        <a:fillRect/>
                      </a:stretch>
                    </pic:blipFill>
                    <pic:spPr>
                      <a:xfrm>
                        <a:off x="0" y="0"/>
                        <a:ext cx="5734050" cy="1369790"/>
                      </a:xfrm>
                      <a:prstGeom prst="rect">
                        <a:avLst/>
                      </a:prstGeom>
                      <a:ln/>
                    </pic:spPr>
                  </pic:pic>
                </a:graphicData>
              </a:graphic>
            </wp:inline>
          </w:drawing>
        </w:r>
      </w:del>
    </w:p>
    <w:p w14:paraId="596B4AFB" w14:textId="77777777" w:rsidR="001E711F" w:rsidRDefault="00E23072" w:rsidP="00E23072">
      <w:pPr>
        <w:jc w:val="center"/>
        <w:rPr>
          <w:del w:id="3970" w:author="Author" w:date="2026-09-30T13:42:00Z"/>
        </w:rPr>
      </w:pPr>
      <w:del w:id="3971" w:author="Author" w:date="2026-09-30T13:42:00Z">
        <w:r w:rsidRPr="00E51E70">
          <w:rPr>
            <w:b/>
            <w:bCs/>
          </w:rPr>
          <w:delText xml:space="preserve">Figure C7. </w:delText>
        </w:r>
        <w:r w:rsidRPr="00E51E70">
          <w:delText xml:space="preserve"> Diurnal Load Shape: Default vs. GSS-Derived Schedules by Season and Day Type (NUs_</w:delText>
        </w:r>
        <w:r w:rsidR="009F515B" w:rsidRPr="00E51E70">
          <w:delText>RC-HR2</w:delText>
        </w:r>
        <w:r w:rsidRPr="00E51E70">
          <w:delText>)</w:delText>
        </w:r>
      </w:del>
    </w:p>
    <w:p w14:paraId="23070291" w14:textId="77777777" w:rsidR="00A61990" w:rsidRDefault="000C0F2E">
      <w:pPr>
        <w:pStyle w:val="FirstParagraph"/>
        <w:rPr>
          <w:ins w:id="3972" w:author="Author" w:date="2026-09-30T13:42:00Z"/>
        </w:rPr>
      </w:pPr>
      <w:ins w:id="3973" w:author="Author" w:date="2026-09-30T13:42:00Z">
        <w:r>
          <w:t>Table C1. Annual end-use energy per unit of net conditioned floor area (kWh/m²): Default value and mean ± 95 % confidence half-</w:t>
        </w:r>
        <w:r>
          <w:t>width over 30 draws, per neighbourhood unit and scenario year.</w:t>
        </w:r>
      </w:ins>
    </w:p>
    <w:tbl>
      <w:tblPr>
        <w:tblStyle w:val="Table"/>
        <w:tblW w:w="5000" w:type="pct"/>
        <w:tblLayout w:type="fixed"/>
        <w:tblCellMar>
          <w:left w:w="72" w:type="dxa"/>
          <w:right w:w="72" w:type="dxa"/>
        </w:tblCellMar>
        <w:tblLook w:val="0020" w:firstRow="1" w:lastRow="0" w:firstColumn="0" w:lastColumn="0" w:noHBand="0" w:noVBand="0"/>
      </w:tblPr>
      <w:tblGrid>
        <w:gridCol w:w="580"/>
        <w:gridCol w:w="1437"/>
        <w:gridCol w:w="821"/>
        <w:gridCol w:w="1332"/>
        <w:gridCol w:w="1332"/>
        <w:gridCol w:w="1332"/>
        <w:gridCol w:w="1332"/>
        <w:gridCol w:w="1338"/>
      </w:tblGrid>
      <w:tr w:rsidR="00A61990" w14:paraId="3F43A45E" w14:textId="77777777" w:rsidTr="00A61990">
        <w:trPr>
          <w:cnfStyle w:val="100000000000" w:firstRow="1" w:lastRow="0" w:firstColumn="0" w:lastColumn="0" w:oddVBand="0" w:evenVBand="0" w:oddHBand="0" w:evenHBand="0" w:firstRowFirstColumn="0" w:firstRowLastColumn="0" w:lastRowFirstColumn="0" w:lastRowLastColumn="0"/>
          <w:tblHeader/>
          <w:ins w:id="3974" w:author="Author" w:date="2026-09-30T13:42:00Z"/>
        </w:trPr>
        <w:tc>
          <w:tcPr>
            <w:tcW w:w="570" w:type="dxa"/>
          </w:tcPr>
          <w:p w14:paraId="5EFA27A0" w14:textId="77777777" w:rsidR="00A61990" w:rsidRDefault="000C0F2E">
            <w:pPr>
              <w:pStyle w:val="Compact"/>
              <w:spacing w:after="0" w:line="240" w:lineRule="auto"/>
              <w:jc w:val="left"/>
              <w:rPr>
                <w:ins w:id="3975" w:author="Author" w:date="2026-09-30T13:42:00Z"/>
              </w:rPr>
            </w:pPr>
            <w:ins w:id="3976" w:author="Author" w:date="2026-09-30T13:42:00Z">
              <w:r>
                <w:rPr>
                  <w:sz w:val="20"/>
                  <w:szCs w:val="20"/>
                </w:rPr>
                <w:t>NU</w:t>
              </w:r>
            </w:ins>
          </w:p>
        </w:tc>
        <w:tc>
          <w:tcPr>
            <w:tcW w:w="1415" w:type="dxa"/>
          </w:tcPr>
          <w:p w14:paraId="3DCF12BF" w14:textId="77777777" w:rsidR="00A61990" w:rsidRDefault="000C0F2E">
            <w:pPr>
              <w:pStyle w:val="Compact"/>
              <w:spacing w:after="0" w:line="240" w:lineRule="auto"/>
              <w:jc w:val="left"/>
              <w:rPr>
                <w:ins w:id="3977" w:author="Author" w:date="2026-09-30T13:42:00Z"/>
              </w:rPr>
            </w:pPr>
            <w:ins w:id="3978" w:author="Author" w:date="2026-09-30T13:42:00Z">
              <w:r>
                <w:rPr>
                  <w:sz w:val="20"/>
                  <w:szCs w:val="20"/>
                </w:rPr>
                <w:t>End use</w:t>
              </w:r>
            </w:ins>
          </w:p>
        </w:tc>
        <w:tc>
          <w:tcPr>
            <w:tcW w:w="809" w:type="dxa"/>
          </w:tcPr>
          <w:p w14:paraId="4C0EF943" w14:textId="77777777" w:rsidR="00A61990" w:rsidRDefault="000C0F2E">
            <w:pPr>
              <w:pStyle w:val="Compact"/>
              <w:spacing w:after="0" w:line="240" w:lineRule="auto"/>
              <w:jc w:val="right"/>
              <w:rPr>
                <w:ins w:id="3979" w:author="Author" w:date="2026-09-30T13:42:00Z"/>
              </w:rPr>
            </w:pPr>
            <w:ins w:id="3980" w:author="Author" w:date="2026-09-30T13:42:00Z">
              <w:r>
                <w:rPr>
                  <w:sz w:val="20"/>
                  <w:szCs w:val="20"/>
                </w:rPr>
                <w:t>Default</w:t>
              </w:r>
            </w:ins>
          </w:p>
        </w:tc>
        <w:tc>
          <w:tcPr>
            <w:tcW w:w="1312" w:type="dxa"/>
          </w:tcPr>
          <w:p w14:paraId="757D4AF1" w14:textId="77777777" w:rsidR="00A61990" w:rsidRDefault="000C0F2E">
            <w:pPr>
              <w:pStyle w:val="Compact"/>
              <w:spacing w:after="0" w:line="240" w:lineRule="auto"/>
              <w:jc w:val="right"/>
              <w:rPr>
                <w:ins w:id="3981" w:author="Author" w:date="2026-09-30T13:42:00Z"/>
              </w:rPr>
            </w:pPr>
            <w:ins w:id="3982" w:author="Author" w:date="2026-09-30T13:42:00Z">
              <w:r>
                <w:rPr>
                  <w:sz w:val="20"/>
                  <w:szCs w:val="20"/>
                </w:rPr>
                <w:t>2005</w:t>
              </w:r>
            </w:ins>
          </w:p>
        </w:tc>
        <w:tc>
          <w:tcPr>
            <w:tcW w:w="1312" w:type="dxa"/>
          </w:tcPr>
          <w:p w14:paraId="62B0E3F4" w14:textId="77777777" w:rsidR="00A61990" w:rsidRDefault="000C0F2E">
            <w:pPr>
              <w:pStyle w:val="Compact"/>
              <w:spacing w:after="0" w:line="240" w:lineRule="auto"/>
              <w:jc w:val="right"/>
              <w:rPr>
                <w:ins w:id="3983" w:author="Author" w:date="2026-09-30T13:42:00Z"/>
              </w:rPr>
            </w:pPr>
            <w:ins w:id="3984" w:author="Author" w:date="2026-09-30T13:42:00Z">
              <w:r>
                <w:rPr>
                  <w:sz w:val="20"/>
                  <w:szCs w:val="20"/>
                </w:rPr>
                <w:t>2010</w:t>
              </w:r>
            </w:ins>
          </w:p>
        </w:tc>
        <w:tc>
          <w:tcPr>
            <w:tcW w:w="1312" w:type="dxa"/>
          </w:tcPr>
          <w:p w14:paraId="3725F0C4" w14:textId="77777777" w:rsidR="00A61990" w:rsidRDefault="000C0F2E">
            <w:pPr>
              <w:pStyle w:val="Compact"/>
              <w:spacing w:after="0" w:line="240" w:lineRule="auto"/>
              <w:jc w:val="right"/>
              <w:rPr>
                <w:ins w:id="3985" w:author="Author" w:date="2026-09-30T13:42:00Z"/>
              </w:rPr>
            </w:pPr>
            <w:ins w:id="3986" w:author="Author" w:date="2026-09-30T13:42:00Z">
              <w:r>
                <w:rPr>
                  <w:sz w:val="20"/>
                  <w:szCs w:val="20"/>
                </w:rPr>
                <w:t>2015</w:t>
              </w:r>
            </w:ins>
          </w:p>
        </w:tc>
        <w:tc>
          <w:tcPr>
            <w:tcW w:w="1312" w:type="dxa"/>
          </w:tcPr>
          <w:p w14:paraId="459262F9" w14:textId="77777777" w:rsidR="00A61990" w:rsidRDefault="000C0F2E">
            <w:pPr>
              <w:pStyle w:val="Compact"/>
              <w:spacing w:after="0" w:line="240" w:lineRule="auto"/>
              <w:jc w:val="right"/>
              <w:rPr>
                <w:ins w:id="3987" w:author="Author" w:date="2026-09-30T13:42:00Z"/>
              </w:rPr>
            </w:pPr>
            <w:ins w:id="3988" w:author="Author" w:date="2026-09-30T13:42:00Z">
              <w:r>
                <w:rPr>
                  <w:sz w:val="20"/>
                  <w:szCs w:val="20"/>
                </w:rPr>
                <w:t>2022</w:t>
              </w:r>
            </w:ins>
          </w:p>
        </w:tc>
        <w:tc>
          <w:tcPr>
            <w:tcW w:w="1318" w:type="dxa"/>
          </w:tcPr>
          <w:p w14:paraId="1BEBC725" w14:textId="77777777" w:rsidR="00A61990" w:rsidRDefault="000C0F2E">
            <w:pPr>
              <w:pStyle w:val="Compact"/>
              <w:spacing w:after="0" w:line="240" w:lineRule="auto"/>
              <w:jc w:val="right"/>
              <w:rPr>
                <w:ins w:id="3989" w:author="Author" w:date="2026-09-30T13:42:00Z"/>
              </w:rPr>
            </w:pPr>
            <w:ins w:id="3990" w:author="Author" w:date="2026-09-30T13:42:00Z">
              <w:r>
                <w:rPr>
                  <w:sz w:val="20"/>
                  <w:szCs w:val="20"/>
                </w:rPr>
                <w:t>2025</w:t>
              </w:r>
            </w:ins>
          </w:p>
        </w:tc>
      </w:tr>
      <w:tr w:rsidR="00A61990" w14:paraId="16D06B3A" w14:textId="77777777" w:rsidTr="00A61990">
        <w:trPr>
          <w:ins w:id="3991" w:author="Author" w:date="2026-09-30T13:42:00Z"/>
        </w:trPr>
        <w:tc>
          <w:tcPr>
            <w:tcW w:w="570" w:type="dxa"/>
          </w:tcPr>
          <w:p w14:paraId="21058065" w14:textId="77777777" w:rsidR="00A61990" w:rsidRDefault="000C0F2E">
            <w:pPr>
              <w:pStyle w:val="Compact"/>
              <w:spacing w:after="0" w:line="240" w:lineRule="auto"/>
              <w:jc w:val="left"/>
              <w:rPr>
                <w:ins w:id="3992" w:author="Author" w:date="2026-09-30T13:42:00Z"/>
              </w:rPr>
            </w:pPr>
            <w:ins w:id="3993" w:author="Author" w:date="2026-09-30T13:42:00Z">
              <w:r>
                <w:rPr>
                  <w:sz w:val="20"/>
                  <w:szCs w:val="20"/>
                </w:rPr>
                <w:t>RC-R</w:t>
              </w:r>
            </w:ins>
          </w:p>
        </w:tc>
        <w:tc>
          <w:tcPr>
            <w:tcW w:w="1415" w:type="dxa"/>
          </w:tcPr>
          <w:p w14:paraId="6B1B58CA" w14:textId="77777777" w:rsidR="00A61990" w:rsidRDefault="000C0F2E">
            <w:pPr>
              <w:pStyle w:val="Compact"/>
              <w:spacing w:after="0" w:line="240" w:lineRule="auto"/>
              <w:jc w:val="left"/>
              <w:rPr>
                <w:ins w:id="3994" w:author="Author" w:date="2026-09-30T13:42:00Z"/>
              </w:rPr>
            </w:pPr>
            <w:ins w:id="3995" w:author="Author" w:date="2026-09-30T13:42:00Z">
              <w:r>
                <w:rPr>
                  <w:sz w:val="20"/>
                  <w:szCs w:val="20"/>
                </w:rPr>
                <w:t>Heating</w:t>
              </w:r>
            </w:ins>
          </w:p>
        </w:tc>
        <w:tc>
          <w:tcPr>
            <w:tcW w:w="809" w:type="dxa"/>
          </w:tcPr>
          <w:p w14:paraId="132A1CC5" w14:textId="77777777" w:rsidR="00A61990" w:rsidRDefault="000C0F2E">
            <w:pPr>
              <w:pStyle w:val="Compact"/>
              <w:spacing w:after="0" w:line="240" w:lineRule="auto"/>
              <w:jc w:val="right"/>
              <w:rPr>
                <w:ins w:id="3996" w:author="Author" w:date="2026-09-30T13:42:00Z"/>
              </w:rPr>
            </w:pPr>
            <w:ins w:id="3997" w:author="Author" w:date="2026-09-30T13:42:00Z">
              <w:r>
                <w:rPr>
                  <w:sz w:val="20"/>
                  <w:szCs w:val="20"/>
                </w:rPr>
                <w:t>9.76</w:t>
              </w:r>
            </w:ins>
          </w:p>
        </w:tc>
        <w:tc>
          <w:tcPr>
            <w:tcW w:w="1312" w:type="dxa"/>
          </w:tcPr>
          <w:p w14:paraId="519E6DE2" w14:textId="77777777" w:rsidR="00A61990" w:rsidRDefault="000C0F2E">
            <w:pPr>
              <w:pStyle w:val="Compact"/>
              <w:spacing w:after="0" w:line="240" w:lineRule="auto"/>
              <w:jc w:val="right"/>
              <w:rPr>
                <w:ins w:id="3998" w:author="Author" w:date="2026-09-30T13:42:00Z"/>
              </w:rPr>
            </w:pPr>
            <w:ins w:id="3999" w:author="Author" w:date="2026-09-30T13:42:00Z">
              <w:r>
                <w:rPr>
                  <w:sz w:val="20"/>
                  <w:szCs w:val="20"/>
                </w:rPr>
                <w:t>11.17 ± 0.40</w:t>
              </w:r>
            </w:ins>
          </w:p>
        </w:tc>
        <w:tc>
          <w:tcPr>
            <w:tcW w:w="1312" w:type="dxa"/>
          </w:tcPr>
          <w:p w14:paraId="45EA5968" w14:textId="77777777" w:rsidR="00A61990" w:rsidRDefault="000C0F2E">
            <w:pPr>
              <w:pStyle w:val="Compact"/>
              <w:spacing w:after="0" w:line="240" w:lineRule="auto"/>
              <w:jc w:val="right"/>
              <w:rPr>
                <w:ins w:id="4000" w:author="Author" w:date="2026-09-30T13:42:00Z"/>
              </w:rPr>
            </w:pPr>
            <w:ins w:id="4001" w:author="Author" w:date="2026-09-30T13:42:00Z">
              <w:r>
                <w:rPr>
                  <w:sz w:val="20"/>
                  <w:szCs w:val="20"/>
                </w:rPr>
                <w:t>11.09 ± 0.44</w:t>
              </w:r>
            </w:ins>
          </w:p>
        </w:tc>
        <w:tc>
          <w:tcPr>
            <w:tcW w:w="1312" w:type="dxa"/>
          </w:tcPr>
          <w:p w14:paraId="4A74D09C" w14:textId="77777777" w:rsidR="00A61990" w:rsidRDefault="000C0F2E">
            <w:pPr>
              <w:pStyle w:val="Compact"/>
              <w:spacing w:after="0" w:line="240" w:lineRule="auto"/>
              <w:jc w:val="right"/>
              <w:rPr>
                <w:ins w:id="4002" w:author="Author" w:date="2026-09-30T13:42:00Z"/>
              </w:rPr>
            </w:pPr>
            <w:ins w:id="4003" w:author="Author" w:date="2026-09-30T13:42:00Z">
              <w:r>
                <w:rPr>
                  <w:sz w:val="20"/>
                  <w:szCs w:val="20"/>
                </w:rPr>
                <w:t>11.05 ± 0.46</w:t>
              </w:r>
            </w:ins>
          </w:p>
        </w:tc>
        <w:tc>
          <w:tcPr>
            <w:tcW w:w="1312" w:type="dxa"/>
          </w:tcPr>
          <w:p w14:paraId="7E73C4BD" w14:textId="77777777" w:rsidR="00A61990" w:rsidRDefault="000C0F2E">
            <w:pPr>
              <w:pStyle w:val="Compact"/>
              <w:spacing w:after="0" w:line="240" w:lineRule="auto"/>
              <w:jc w:val="right"/>
              <w:rPr>
                <w:ins w:id="4004" w:author="Author" w:date="2026-09-30T13:42:00Z"/>
              </w:rPr>
            </w:pPr>
            <w:ins w:id="4005" w:author="Author" w:date="2026-09-30T13:42:00Z">
              <w:r>
                <w:rPr>
                  <w:sz w:val="20"/>
                  <w:szCs w:val="20"/>
                </w:rPr>
                <w:t>10.44 ± 0.49</w:t>
              </w:r>
            </w:ins>
          </w:p>
        </w:tc>
        <w:tc>
          <w:tcPr>
            <w:tcW w:w="1318" w:type="dxa"/>
          </w:tcPr>
          <w:p w14:paraId="3A4F7F38" w14:textId="77777777" w:rsidR="00A61990" w:rsidRDefault="000C0F2E">
            <w:pPr>
              <w:pStyle w:val="Compact"/>
              <w:spacing w:after="0" w:line="240" w:lineRule="auto"/>
              <w:jc w:val="right"/>
              <w:rPr>
                <w:ins w:id="4006" w:author="Author" w:date="2026-09-30T13:42:00Z"/>
              </w:rPr>
            </w:pPr>
            <w:ins w:id="4007" w:author="Author" w:date="2026-09-30T13:42:00Z">
              <w:r>
                <w:rPr>
                  <w:sz w:val="20"/>
                  <w:szCs w:val="20"/>
                </w:rPr>
                <w:t>11.09 ± 0.49</w:t>
              </w:r>
            </w:ins>
          </w:p>
        </w:tc>
      </w:tr>
      <w:tr w:rsidR="00A61990" w14:paraId="57E3B867" w14:textId="77777777" w:rsidTr="00A61990">
        <w:trPr>
          <w:ins w:id="4008" w:author="Author" w:date="2026-09-30T13:42:00Z"/>
        </w:trPr>
        <w:tc>
          <w:tcPr>
            <w:tcW w:w="570" w:type="dxa"/>
          </w:tcPr>
          <w:p w14:paraId="54AE486A" w14:textId="77777777" w:rsidR="00A61990" w:rsidRDefault="000C0F2E">
            <w:pPr>
              <w:pStyle w:val="Compact"/>
              <w:spacing w:after="0" w:line="240" w:lineRule="auto"/>
              <w:jc w:val="left"/>
              <w:rPr>
                <w:ins w:id="4009" w:author="Author" w:date="2026-09-30T13:42:00Z"/>
              </w:rPr>
            </w:pPr>
            <w:ins w:id="4010" w:author="Author" w:date="2026-09-30T13:42:00Z">
              <w:r>
                <w:rPr>
                  <w:sz w:val="20"/>
                  <w:szCs w:val="20"/>
                </w:rPr>
                <w:t>RC-R</w:t>
              </w:r>
            </w:ins>
          </w:p>
        </w:tc>
        <w:tc>
          <w:tcPr>
            <w:tcW w:w="1415" w:type="dxa"/>
          </w:tcPr>
          <w:p w14:paraId="3D1CFB20" w14:textId="77777777" w:rsidR="00A61990" w:rsidRDefault="000C0F2E">
            <w:pPr>
              <w:pStyle w:val="Compact"/>
              <w:spacing w:after="0" w:line="240" w:lineRule="auto"/>
              <w:jc w:val="left"/>
              <w:rPr>
                <w:ins w:id="4011" w:author="Author" w:date="2026-09-30T13:42:00Z"/>
              </w:rPr>
            </w:pPr>
            <w:ins w:id="4012" w:author="Author" w:date="2026-09-30T13:42:00Z">
              <w:r>
                <w:rPr>
                  <w:sz w:val="20"/>
                  <w:szCs w:val="20"/>
                </w:rPr>
                <w:t>Cooling</w:t>
              </w:r>
            </w:ins>
          </w:p>
        </w:tc>
        <w:tc>
          <w:tcPr>
            <w:tcW w:w="809" w:type="dxa"/>
          </w:tcPr>
          <w:p w14:paraId="1BDAD4B1" w14:textId="77777777" w:rsidR="00A61990" w:rsidRDefault="000C0F2E">
            <w:pPr>
              <w:pStyle w:val="Compact"/>
              <w:spacing w:after="0" w:line="240" w:lineRule="auto"/>
              <w:jc w:val="right"/>
              <w:rPr>
                <w:ins w:id="4013" w:author="Author" w:date="2026-09-30T13:42:00Z"/>
              </w:rPr>
            </w:pPr>
            <w:ins w:id="4014" w:author="Author" w:date="2026-09-30T13:42:00Z">
              <w:r>
                <w:rPr>
                  <w:sz w:val="20"/>
                  <w:szCs w:val="20"/>
                </w:rPr>
                <w:t>27.01</w:t>
              </w:r>
            </w:ins>
          </w:p>
        </w:tc>
        <w:tc>
          <w:tcPr>
            <w:tcW w:w="1312" w:type="dxa"/>
          </w:tcPr>
          <w:p w14:paraId="351E4A84" w14:textId="77777777" w:rsidR="00A61990" w:rsidRDefault="000C0F2E">
            <w:pPr>
              <w:pStyle w:val="Compact"/>
              <w:spacing w:after="0" w:line="240" w:lineRule="auto"/>
              <w:jc w:val="right"/>
              <w:rPr>
                <w:ins w:id="4015" w:author="Author" w:date="2026-09-30T13:42:00Z"/>
              </w:rPr>
            </w:pPr>
            <w:ins w:id="4016" w:author="Author" w:date="2026-09-30T13:42:00Z">
              <w:r>
                <w:rPr>
                  <w:sz w:val="20"/>
                  <w:szCs w:val="20"/>
                </w:rPr>
                <w:t>24.58 ± 0.61</w:t>
              </w:r>
            </w:ins>
          </w:p>
        </w:tc>
        <w:tc>
          <w:tcPr>
            <w:tcW w:w="1312" w:type="dxa"/>
          </w:tcPr>
          <w:p w14:paraId="661D76FA" w14:textId="77777777" w:rsidR="00A61990" w:rsidRDefault="000C0F2E">
            <w:pPr>
              <w:pStyle w:val="Compact"/>
              <w:spacing w:after="0" w:line="240" w:lineRule="auto"/>
              <w:jc w:val="right"/>
              <w:rPr>
                <w:ins w:id="4017" w:author="Author" w:date="2026-09-30T13:42:00Z"/>
              </w:rPr>
            </w:pPr>
            <w:ins w:id="4018" w:author="Author" w:date="2026-09-30T13:42:00Z">
              <w:r>
                <w:rPr>
                  <w:sz w:val="20"/>
                  <w:szCs w:val="20"/>
                </w:rPr>
                <w:t>25.02 ± 0.71</w:t>
              </w:r>
            </w:ins>
          </w:p>
        </w:tc>
        <w:tc>
          <w:tcPr>
            <w:tcW w:w="1312" w:type="dxa"/>
          </w:tcPr>
          <w:p w14:paraId="136A4A89" w14:textId="77777777" w:rsidR="00A61990" w:rsidRDefault="000C0F2E">
            <w:pPr>
              <w:pStyle w:val="Compact"/>
              <w:spacing w:after="0" w:line="240" w:lineRule="auto"/>
              <w:jc w:val="right"/>
              <w:rPr>
                <w:ins w:id="4019" w:author="Author" w:date="2026-09-30T13:42:00Z"/>
              </w:rPr>
            </w:pPr>
            <w:ins w:id="4020" w:author="Author" w:date="2026-09-30T13:42:00Z">
              <w:r>
                <w:rPr>
                  <w:sz w:val="20"/>
                  <w:szCs w:val="20"/>
                </w:rPr>
                <w:t>24.94 ± 0.81</w:t>
              </w:r>
            </w:ins>
          </w:p>
        </w:tc>
        <w:tc>
          <w:tcPr>
            <w:tcW w:w="1312" w:type="dxa"/>
          </w:tcPr>
          <w:p w14:paraId="6FBA2AF4" w14:textId="77777777" w:rsidR="00A61990" w:rsidRDefault="000C0F2E">
            <w:pPr>
              <w:pStyle w:val="Compact"/>
              <w:spacing w:after="0" w:line="240" w:lineRule="auto"/>
              <w:jc w:val="right"/>
              <w:rPr>
                <w:ins w:id="4021" w:author="Author" w:date="2026-09-30T13:42:00Z"/>
              </w:rPr>
            </w:pPr>
            <w:ins w:id="4022" w:author="Author" w:date="2026-09-30T13:42:00Z">
              <w:r>
                <w:rPr>
                  <w:sz w:val="20"/>
                  <w:szCs w:val="20"/>
                </w:rPr>
                <w:t>26.48 ± 1.03</w:t>
              </w:r>
            </w:ins>
          </w:p>
        </w:tc>
        <w:tc>
          <w:tcPr>
            <w:tcW w:w="1318" w:type="dxa"/>
          </w:tcPr>
          <w:p w14:paraId="540ED3E4" w14:textId="77777777" w:rsidR="00A61990" w:rsidRDefault="000C0F2E">
            <w:pPr>
              <w:pStyle w:val="Compact"/>
              <w:spacing w:after="0" w:line="240" w:lineRule="auto"/>
              <w:jc w:val="right"/>
              <w:rPr>
                <w:ins w:id="4023" w:author="Author" w:date="2026-09-30T13:42:00Z"/>
              </w:rPr>
            </w:pPr>
            <w:ins w:id="4024" w:author="Author" w:date="2026-09-30T13:42:00Z">
              <w:r>
                <w:rPr>
                  <w:sz w:val="20"/>
                  <w:szCs w:val="20"/>
                </w:rPr>
                <w:t>25.18 ± 0.88</w:t>
              </w:r>
            </w:ins>
          </w:p>
        </w:tc>
      </w:tr>
      <w:tr w:rsidR="00A61990" w14:paraId="49CB37BC" w14:textId="77777777" w:rsidTr="00A61990">
        <w:trPr>
          <w:ins w:id="4025" w:author="Author" w:date="2026-09-30T13:42:00Z"/>
        </w:trPr>
        <w:tc>
          <w:tcPr>
            <w:tcW w:w="570" w:type="dxa"/>
          </w:tcPr>
          <w:p w14:paraId="56263ACE" w14:textId="77777777" w:rsidR="00A61990" w:rsidRDefault="000C0F2E">
            <w:pPr>
              <w:pStyle w:val="Compact"/>
              <w:spacing w:after="0" w:line="240" w:lineRule="auto"/>
              <w:jc w:val="left"/>
              <w:rPr>
                <w:ins w:id="4026" w:author="Author" w:date="2026-09-30T13:42:00Z"/>
              </w:rPr>
            </w:pPr>
            <w:ins w:id="4027" w:author="Author" w:date="2026-09-30T13:42:00Z">
              <w:r>
                <w:rPr>
                  <w:sz w:val="20"/>
                  <w:szCs w:val="20"/>
                </w:rPr>
                <w:t>RC-R</w:t>
              </w:r>
            </w:ins>
          </w:p>
        </w:tc>
        <w:tc>
          <w:tcPr>
            <w:tcW w:w="1415" w:type="dxa"/>
          </w:tcPr>
          <w:p w14:paraId="13AAE68D" w14:textId="77777777" w:rsidR="00A61990" w:rsidRDefault="000C0F2E">
            <w:pPr>
              <w:pStyle w:val="Compact"/>
              <w:spacing w:after="0" w:line="240" w:lineRule="auto"/>
              <w:jc w:val="left"/>
              <w:rPr>
                <w:ins w:id="4028" w:author="Author" w:date="2026-09-30T13:42:00Z"/>
              </w:rPr>
            </w:pPr>
            <w:ins w:id="4029" w:author="Author" w:date="2026-09-30T13:42:00Z">
              <w:r>
                <w:rPr>
                  <w:sz w:val="20"/>
                  <w:szCs w:val="20"/>
                </w:rPr>
                <w:t>Electric Equipment</w:t>
              </w:r>
            </w:ins>
          </w:p>
        </w:tc>
        <w:tc>
          <w:tcPr>
            <w:tcW w:w="809" w:type="dxa"/>
          </w:tcPr>
          <w:p w14:paraId="1E5B706A" w14:textId="77777777" w:rsidR="00A61990" w:rsidRDefault="000C0F2E">
            <w:pPr>
              <w:pStyle w:val="Compact"/>
              <w:spacing w:after="0" w:line="240" w:lineRule="auto"/>
              <w:jc w:val="right"/>
              <w:rPr>
                <w:ins w:id="4030" w:author="Author" w:date="2026-09-30T13:42:00Z"/>
              </w:rPr>
            </w:pPr>
            <w:ins w:id="4031" w:author="Author" w:date="2026-09-30T13:42:00Z">
              <w:r>
                <w:rPr>
                  <w:sz w:val="20"/>
                  <w:szCs w:val="20"/>
                </w:rPr>
                <w:t>52.20</w:t>
              </w:r>
            </w:ins>
          </w:p>
        </w:tc>
        <w:tc>
          <w:tcPr>
            <w:tcW w:w="1312" w:type="dxa"/>
          </w:tcPr>
          <w:p w14:paraId="34F44709" w14:textId="77777777" w:rsidR="00A61990" w:rsidRDefault="000C0F2E">
            <w:pPr>
              <w:pStyle w:val="Compact"/>
              <w:spacing w:after="0" w:line="240" w:lineRule="auto"/>
              <w:jc w:val="right"/>
              <w:rPr>
                <w:ins w:id="4032" w:author="Author" w:date="2026-09-30T13:42:00Z"/>
              </w:rPr>
            </w:pPr>
            <w:ins w:id="4033" w:author="Author" w:date="2026-09-30T13:42:00Z">
              <w:r>
                <w:rPr>
                  <w:sz w:val="20"/>
                  <w:szCs w:val="20"/>
                </w:rPr>
                <w:t>50.46 ± 0.53</w:t>
              </w:r>
            </w:ins>
          </w:p>
        </w:tc>
        <w:tc>
          <w:tcPr>
            <w:tcW w:w="1312" w:type="dxa"/>
          </w:tcPr>
          <w:p w14:paraId="1A55E469" w14:textId="77777777" w:rsidR="00A61990" w:rsidRDefault="000C0F2E">
            <w:pPr>
              <w:pStyle w:val="Compact"/>
              <w:spacing w:after="0" w:line="240" w:lineRule="auto"/>
              <w:jc w:val="right"/>
              <w:rPr>
                <w:ins w:id="4034" w:author="Author" w:date="2026-09-30T13:42:00Z"/>
              </w:rPr>
            </w:pPr>
            <w:ins w:id="4035" w:author="Author" w:date="2026-09-30T13:42:00Z">
              <w:r>
                <w:rPr>
                  <w:sz w:val="20"/>
                  <w:szCs w:val="20"/>
                </w:rPr>
                <w:t>50.36 ± 0.45</w:t>
              </w:r>
            </w:ins>
          </w:p>
        </w:tc>
        <w:tc>
          <w:tcPr>
            <w:tcW w:w="1312" w:type="dxa"/>
          </w:tcPr>
          <w:p w14:paraId="6C285633" w14:textId="77777777" w:rsidR="00A61990" w:rsidRDefault="000C0F2E">
            <w:pPr>
              <w:pStyle w:val="Compact"/>
              <w:spacing w:after="0" w:line="240" w:lineRule="auto"/>
              <w:jc w:val="right"/>
              <w:rPr>
                <w:ins w:id="4036" w:author="Author" w:date="2026-09-30T13:42:00Z"/>
              </w:rPr>
            </w:pPr>
            <w:ins w:id="4037" w:author="Author" w:date="2026-09-30T13:42:00Z">
              <w:r>
                <w:rPr>
                  <w:sz w:val="20"/>
                  <w:szCs w:val="20"/>
                </w:rPr>
                <w:t>50.51 ± 0.54</w:t>
              </w:r>
            </w:ins>
          </w:p>
        </w:tc>
        <w:tc>
          <w:tcPr>
            <w:tcW w:w="1312" w:type="dxa"/>
          </w:tcPr>
          <w:p w14:paraId="627FDC5C" w14:textId="77777777" w:rsidR="00A61990" w:rsidRDefault="000C0F2E">
            <w:pPr>
              <w:pStyle w:val="Compact"/>
              <w:spacing w:after="0" w:line="240" w:lineRule="auto"/>
              <w:jc w:val="right"/>
              <w:rPr>
                <w:ins w:id="4038" w:author="Author" w:date="2026-09-30T13:42:00Z"/>
              </w:rPr>
            </w:pPr>
            <w:ins w:id="4039" w:author="Author" w:date="2026-09-30T13:42:00Z">
              <w:r>
                <w:rPr>
                  <w:sz w:val="20"/>
                  <w:szCs w:val="20"/>
                </w:rPr>
                <w:t>51.06 ± 0.40</w:t>
              </w:r>
            </w:ins>
          </w:p>
        </w:tc>
        <w:tc>
          <w:tcPr>
            <w:tcW w:w="1318" w:type="dxa"/>
          </w:tcPr>
          <w:p w14:paraId="5E359CBF" w14:textId="77777777" w:rsidR="00A61990" w:rsidRDefault="000C0F2E">
            <w:pPr>
              <w:pStyle w:val="Compact"/>
              <w:spacing w:after="0" w:line="240" w:lineRule="auto"/>
              <w:jc w:val="right"/>
              <w:rPr>
                <w:ins w:id="4040" w:author="Author" w:date="2026-09-30T13:42:00Z"/>
              </w:rPr>
            </w:pPr>
            <w:ins w:id="4041" w:author="Author" w:date="2026-09-30T13:42:00Z">
              <w:r>
                <w:rPr>
                  <w:sz w:val="20"/>
                  <w:szCs w:val="20"/>
                </w:rPr>
                <w:t>50.02 ± 0.69</w:t>
              </w:r>
            </w:ins>
          </w:p>
        </w:tc>
      </w:tr>
      <w:tr w:rsidR="00A61990" w14:paraId="5C7A3B92" w14:textId="77777777" w:rsidTr="00A61990">
        <w:trPr>
          <w:ins w:id="4042" w:author="Author" w:date="2026-09-30T13:42:00Z"/>
        </w:trPr>
        <w:tc>
          <w:tcPr>
            <w:tcW w:w="570" w:type="dxa"/>
          </w:tcPr>
          <w:p w14:paraId="1425F3CD" w14:textId="77777777" w:rsidR="00A61990" w:rsidRDefault="000C0F2E">
            <w:pPr>
              <w:pStyle w:val="Compact"/>
              <w:spacing w:after="0" w:line="240" w:lineRule="auto"/>
              <w:jc w:val="left"/>
              <w:rPr>
                <w:ins w:id="4043" w:author="Author" w:date="2026-09-30T13:42:00Z"/>
              </w:rPr>
            </w:pPr>
            <w:ins w:id="4044" w:author="Author" w:date="2026-09-30T13:42:00Z">
              <w:r>
                <w:rPr>
                  <w:sz w:val="20"/>
                  <w:szCs w:val="20"/>
                </w:rPr>
                <w:t>RC-R</w:t>
              </w:r>
            </w:ins>
          </w:p>
        </w:tc>
        <w:tc>
          <w:tcPr>
            <w:tcW w:w="1415" w:type="dxa"/>
          </w:tcPr>
          <w:p w14:paraId="0F06C469" w14:textId="77777777" w:rsidR="00A61990" w:rsidRDefault="000C0F2E">
            <w:pPr>
              <w:pStyle w:val="Compact"/>
              <w:spacing w:after="0" w:line="240" w:lineRule="auto"/>
              <w:jc w:val="left"/>
              <w:rPr>
                <w:ins w:id="4045" w:author="Author" w:date="2026-09-30T13:42:00Z"/>
              </w:rPr>
            </w:pPr>
            <w:ins w:id="4046" w:author="Author" w:date="2026-09-30T13:42:00Z">
              <w:r>
                <w:rPr>
                  <w:sz w:val="20"/>
                  <w:szCs w:val="20"/>
                </w:rPr>
                <w:t>Water Systems</w:t>
              </w:r>
            </w:ins>
          </w:p>
        </w:tc>
        <w:tc>
          <w:tcPr>
            <w:tcW w:w="809" w:type="dxa"/>
          </w:tcPr>
          <w:p w14:paraId="11A9A7D2" w14:textId="77777777" w:rsidR="00A61990" w:rsidRDefault="000C0F2E">
            <w:pPr>
              <w:pStyle w:val="Compact"/>
              <w:spacing w:after="0" w:line="240" w:lineRule="auto"/>
              <w:jc w:val="right"/>
              <w:rPr>
                <w:ins w:id="4047" w:author="Author" w:date="2026-09-30T13:42:00Z"/>
              </w:rPr>
            </w:pPr>
            <w:ins w:id="4048" w:author="Author" w:date="2026-09-30T13:42:00Z">
              <w:r>
                <w:rPr>
                  <w:sz w:val="20"/>
                  <w:szCs w:val="20"/>
                </w:rPr>
                <w:t>0.67</w:t>
              </w:r>
            </w:ins>
          </w:p>
        </w:tc>
        <w:tc>
          <w:tcPr>
            <w:tcW w:w="1312" w:type="dxa"/>
          </w:tcPr>
          <w:p w14:paraId="3497D531" w14:textId="77777777" w:rsidR="00A61990" w:rsidRDefault="000C0F2E">
            <w:pPr>
              <w:pStyle w:val="Compact"/>
              <w:spacing w:after="0" w:line="240" w:lineRule="auto"/>
              <w:jc w:val="right"/>
              <w:rPr>
                <w:ins w:id="4049" w:author="Author" w:date="2026-09-30T13:42:00Z"/>
              </w:rPr>
            </w:pPr>
            <w:ins w:id="4050" w:author="Author" w:date="2026-09-30T13:42:00Z">
              <w:r>
                <w:rPr>
                  <w:sz w:val="20"/>
                  <w:szCs w:val="20"/>
                </w:rPr>
                <w:t>0.58 ± 0.01</w:t>
              </w:r>
            </w:ins>
          </w:p>
        </w:tc>
        <w:tc>
          <w:tcPr>
            <w:tcW w:w="1312" w:type="dxa"/>
          </w:tcPr>
          <w:p w14:paraId="3FDA9197" w14:textId="77777777" w:rsidR="00A61990" w:rsidRDefault="000C0F2E">
            <w:pPr>
              <w:pStyle w:val="Compact"/>
              <w:spacing w:after="0" w:line="240" w:lineRule="auto"/>
              <w:jc w:val="right"/>
              <w:rPr>
                <w:ins w:id="4051" w:author="Author" w:date="2026-09-30T13:42:00Z"/>
              </w:rPr>
            </w:pPr>
            <w:ins w:id="4052" w:author="Author" w:date="2026-09-30T13:42:00Z">
              <w:r>
                <w:rPr>
                  <w:sz w:val="20"/>
                  <w:szCs w:val="20"/>
                </w:rPr>
                <w:t>0.59 ± 0.02</w:t>
              </w:r>
            </w:ins>
          </w:p>
        </w:tc>
        <w:tc>
          <w:tcPr>
            <w:tcW w:w="1312" w:type="dxa"/>
          </w:tcPr>
          <w:p w14:paraId="3F103110" w14:textId="77777777" w:rsidR="00A61990" w:rsidRDefault="000C0F2E">
            <w:pPr>
              <w:pStyle w:val="Compact"/>
              <w:spacing w:after="0" w:line="240" w:lineRule="auto"/>
              <w:jc w:val="right"/>
              <w:rPr>
                <w:ins w:id="4053" w:author="Author" w:date="2026-09-30T13:42:00Z"/>
              </w:rPr>
            </w:pPr>
            <w:ins w:id="4054" w:author="Author" w:date="2026-09-30T13:42:00Z">
              <w:r>
                <w:rPr>
                  <w:sz w:val="20"/>
                  <w:szCs w:val="20"/>
                </w:rPr>
                <w:t>0.59 ± 0.02</w:t>
              </w:r>
            </w:ins>
          </w:p>
        </w:tc>
        <w:tc>
          <w:tcPr>
            <w:tcW w:w="1312" w:type="dxa"/>
          </w:tcPr>
          <w:p w14:paraId="6B36F92B" w14:textId="77777777" w:rsidR="00A61990" w:rsidRDefault="000C0F2E">
            <w:pPr>
              <w:pStyle w:val="Compact"/>
              <w:spacing w:after="0" w:line="240" w:lineRule="auto"/>
              <w:jc w:val="right"/>
              <w:rPr>
                <w:ins w:id="4055" w:author="Author" w:date="2026-09-30T13:42:00Z"/>
              </w:rPr>
            </w:pPr>
            <w:ins w:id="4056" w:author="Author" w:date="2026-09-30T13:42:00Z">
              <w:r>
                <w:rPr>
                  <w:sz w:val="20"/>
                  <w:szCs w:val="20"/>
                </w:rPr>
                <w:t>0.62 ± 0.01</w:t>
              </w:r>
            </w:ins>
          </w:p>
        </w:tc>
        <w:tc>
          <w:tcPr>
            <w:tcW w:w="1318" w:type="dxa"/>
          </w:tcPr>
          <w:p w14:paraId="3701D5F7" w14:textId="77777777" w:rsidR="00A61990" w:rsidRDefault="000C0F2E">
            <w:pPr>
              <w:pStyle w:val="Compact"/>
              <w:spacing w:after="0" w:line="240" w:lineRule="auto"/>
              <w:jc w:val="right"/>
              <w:rPr>
                <w:ins w:id="4057" w:author="Author" w:date="2026-09-30T13:42:00Z"/>
              </w:rPr>
            </w:pPr>
            <w:ins w:id="4058" w:author="Author" w:date="2026-09-30T13:42:00Z">
              <w:r>
                <w:rPr>
                  <w:sz w:val="20"/>
                  <w:szCs w:val="20"/>
                </w:rPr>
                <w:t>0.58 ± 0.02</w:t>
              </w:r>
            </w:ins>
          </w:p>
        </w:tc>
      </w:tr>
      <w:tr w:rsidR="00A61990" w14:paraId="70639EF2" w14:textId="77777777" w:rsidTr="00A61990">
        <w:trPr>
          <w:ins w:id="4059" w:author="Author" w:date="2026-09-30T13:42:00Z"/>
        </w:trPr>
        <w:tc>
          <w:tcPr>
            <w:tcW w:w="570" w:type="dxa"/>
          </w:tcPr>
          <w:p w14:paraId="584C3DE2" w14:textId="77777777" w:rsidR="00A61990" w:rsidRDefault="000C0F2E">
            <w:pPr>
              <w:pStyle w:val="Compact"/>
              <w:spacing w:after="0" w:line="240" w:lineRule="auto"/>
              <w:jc w:val="left"/>
              <w:rPr>
                <w:ins w:id="4060" w:author="Author" w:date="2026-09-30T13:42:00Z"/>
              </w:rPr>
            </w:pPr>
            <w:ins w:id="4061" w:author="Author" w:date="2026-09-30T13:42:00Z">
              <w:r>
                <w:rPr>
                  <w:sz w:val="20"/>
                  <w:szCs w:val="20"/>
                </w:rPr>
                <w:t>RC-R</w:t>
              </w:r>
            </w:ins>
          </w:p>
        </w:tc>
        <w:tc>
          <w:tcPr>
            <w:tcW w:w="1415" w:type="dxa"/>
          </w:tcPr>
          <w:p w14:paraId="7FEEEBE0" w14:textId="77777777" w:rsidR="00A61990" w:rsidRDefault="000C0F2E">
            <w:pPr>
              <w:pStyle w:val="Compact"/>
              <w:spacing w:after="0" w:line="240" w:lineRule="auto"/>
              <w:jc w:val="left"/>
              <w:rPr>
                <w:ins w:id="4062" w:author="Author" w:date="2026-09-30T13:42:00Z"/>
              </w:rPr>
            </w:pPr>
            <w:ins w:id="4063" w:author="Author" w:date="2026-09-30T13:42:00Z">
              <w:r>
                <w:rPr>
                  <w:sz w:val="20"/>
                  <w:szCs w:val="20"/>
                </w:rPr>
                <w:t>Interior Lighting</w:t>
              </w:r>
            </w:ins>
          </w:p>
        </w:tc>
        <w:tc>
          <w:tcPr>
            <w:tcW w:w="809" w:type="dxa"/>
          </w:tcPr>
          <w:p w14:paraId="0BDBFC58" w14:textId="77777777" w:rsidR="00A61990" w:rsidRDefault="000C0F2E">
            <w:pPr>
              <w:pStyle w:val="Compact"/>
              <w:spacing w:after="0" w:line="240" w:lineRule="auto"/>
              <w:jc w:val="right"/>
              <w:rPr>
                <w:ins w:id="4064" w:author="Author" w:date="2026-09-30T13:42:00Z"/>
              </w:rPr>
            </w:pPr>
            <w:ins w:id="4065" w:author="Author" w:date="2026-09-30T13:42:00Z">
              <w:r>
                <w:rPr>
                  <w:sz w:val="20"/>
                  <w:szCs w:val="20"/>
                </w:rPr>
                <w:t>2.04</w:t>
              </w:r>
            </w:ins>
          </w:p>
        </w:tc>
        <w:tc>
          <w:tcPr>
            <w:tcW w:w="1312" w:type="dxa"/>
          </w:tcPr>
          <w:p w14:paraId="116C7B23" w14:textId="77777777" w:rsidR="00A61990" w:rsidRDefault="000C0F2E">
            <w:pPr>
              <w:pStyle w:val="Compact"/>
              <w:spacing w:after="0" w:line="240" w:lineRule="auto"/>
              <w:jc w:val="right"/>
              <w:rPr>
                <w:ins w:id="4066" w:author="Author" w:date="2026-09-30T13:42:00Z"/>
              </w:rPr>
            </w:pPr>
            <w:ins w:id="4067" w:author="Author" w:date="2026-09-30T13:42:00Z">
              <w:r>
                <w:rPr>
                  <w:sz w:val="20"/>
                  <w:szCs w:val="20"/>
                </w:rPr>
                <w:t>1.84 ± 0.05</w:t>
              </w:r>
            </w:ins>
          </w:p>
        </w:tc>
        <w:tc>
          <w:tcPr>
            <w:tcW w:w="1312" w:type="dxa"/>
          </w:tcPr>
          <w:p w14:paraId="09BCA5EA" w14:textId="77777777" w:rsidR="00A61990" w:rsidRDefault="000C0F2E">
            <w:pPr>
              <w:pStyle w:val="Compact"/>
              <w:spacing w:after="0" w:line="240" w:lineRule="auto"/>
              <w:jc w:val="right"/>
              <w:rPr>
                <w:ins w:id="4068" w:author="Author" w:date="2026-09-30T13:42:00Z"/>
              </w:rPr>
            </w:pPr>
            <w:ins w:id="4069" w:author="Author" w:date="2026-09-30T13:42:00Z">
              <w:r>
                <w:rPr>
                  <w:sz w:val="20"/>
                  <w:szCs w:val="20"/>
                </w:rPr>
                <w:t>1.82 ± 0.04</w:t>
              </w:r>
            </w:ins>
          </w:p>
        </w:tc>
        <w:tc>
          <w:tcPr>
            <w:tcW w:w="1312" w:type="dxa"/>
          </w:tcPr>
          <w:p w14:paraId="2535BE54" w14:textId="77777777" w:rsidR="00A61990" w:rsidRDefault="000C0F2E">
            <w:pPr>
              <w:pStyle w:val="Compact"/>
              <w:spacing w:after="0" w:line="240" w:lineRule="auto"/>
              <w:jc w:val="right"/>
              <w:rPr>
                <w:ins w:id="4070" w:author="Author" w:date="2026-09-30T13:42:00Z"/>
              </w:rPr>
            </w:pPr>
            <w:ins w:id="4071" w:author="Author" w:date="2026-09-30T13:42:00Z">
              <w:r>
                <w:rPr>
                  <w:sz w:val="20"/>
                  <w:szCs w:val="20"/>
                </w:rPr>
                <w:t>1.80 ± 0.07</w:t>
              </w:r>
            </w:ins>
          </w:p>
        </w:tc>
        <w:tc>
          <w:tcPr>
            <w:tcW w:w="1312" w:type="dxa"/>
          </w:tcPr>
          <w:p w14:paraId="19D35876" w14:textId="77777777" w:rsidR="00A61990" w:rsidRDefault="000C0F2E">
            <w:pPr>
              <w:pStyle w:val="Compact"/>
              <w:spacing w:after="0" w:line="240" w:lineRule="auto"/>
              <w:jc w:val="right"/>
              <w:rPr>
                <w:ins w:id="4072" w:author="Author" w:date="2026-09-30T13:42:00Z"/>
              </w:rPr>
            </w:pPr>
            <w:ins w:id="4073" w:author="Author" w:date="2026-09-30T13:42:00Z">
              <w:r>
                <w:rPr>
                  <w:sz w:val="20"/>
                  <w:szCs w:val="20"/>
                </w:rPr>
                <w:t>1.87 ± 0.04</w:t>
              </w:r>
            </w:ins>
          </w:p>
        </w:tc>
        <w:tc>
          <w:tcPr>
            <w:tcW w:w="1318" w:type="dxa"/>
          </w:tcPr>
          <w:p w14:paraId="5BF56654" w14:textId="77777777" w:rsidR="00A61990" w:rsidRDefault="000C0F2E">
            <w:pPr>
              <w:pStyle w:val="Compact"/>
              <w:spacing w:after="0" w:line="240" w:lineRule="auto"/>
              <w:jc w:val="right"/>
              <w:rPr>
                <w:ins w:id="4074" w:author="Author" w:date="2026-09-30T13:42:00Z"/>
              </w:rPr>
            </w:pPr>
            <w:ins w:id="4075" w:author="Author" w:date="2026-09-30T13:42:00Z">
              <w:r>
                <w:rPr>
                  <w:sz w:val="20"/>
                  <w:szCs w:val="20"/>
                </w:rPr>
                <w:t>1.74 ± 0.07</w:t>
              </w:r>
            </w:ins>
          </w:p>
        </w:tc>
      </w:tr>
      <w:tr w:rsidR="00A61990" w14:paraId="52961601" w14:textId="77777777" w:rsidTr="00A61990">
        <w:trPr>
          <w:ins w:id="4076" w:author="Author" w:date="2026-09-30T13:42:00Z"/>
        </w:trPr>
        <w:tc>
          <w:tcPr>
            <w:tcW w:w="570" w:type="dxa"/>
          </w:tcPr>
          <w:p w14:paraId="38D5A279" w14:textId="77777777" w:rsidR="00A61990" w:rsidRDefault="000C0F2E">
            <w:pPr>
              <w:pStyle w:val="Compact"/>
              <w:spacing w:after="0" w:line="240" w:lineRule="auto"/>
              <w:jc w:val="left"/>
              <w:rPr>
                <w:ins w:id="4077" w:author="Author" w:date="2026-09-30T13:42:00Z"/>
              </w:rPr>
            </w:pPr>
            <w:ins w:id="4078" w:author="Author" w:date="2026-09-30T13:42:00Z">
              <w:r>
                <w:rPr>
                  <w:sz w:val="20"/>
                  <w:szCs w:val="20"/>
                </w:rPr>
                <w:t>RC-D</w:t>
              </w:r>
            </w:ins>
          </w:p>
        </w:tc>
        <w:tc>
          <w:tcPr>
            <w:tcW w:w="1415" w:type="dxa"/>
          </w:tcPr>
          <w:p w14:paraId="76C6DFD5" w14:textId="77777777" w:rsidR="00A61990" w:rsidRDefault="000C0F2E">
            <w:pPr>
              <w:pStyle w:val="Compact"/>
              <w:spacing w:after="0" w:line="240" w:lineRule="auto"/>
              <w:jc w:val="left"/>
              <w:rPr>
                <w:ins w:id="4079" w:author="Author" w:date="2026-09-30T13:42:00Z"/>
              </w:rPr>
            </w:pPr>
            <w:ins w:id="4080" w:author="Author" w:date="2026-09-30T13:42:00Z">
              <w:r>
                <w:rPr>
                  <w:sz w:val="20"/>
                  <w:szCs w:val="20"/>
                </w:rPr>
                <w:t>Heating</w:t>
              </w:r>
            </w:ins>
          </w:p>
        </w:tc>
        <w:tc>
          <w:tcPr>
            <w:tcW w:w="809" w:type="dxa"/>
          </w:tcPr>
          <w:p w14:paraId="4685F374" w14:textId="77777777" w:rsidR="00A61990" w:rsidRDefault="000C0F2E">
            <w:pPr>
              <w:pStyle w:val="Compact"/>
              <w:spacing w:after="0" w:line="240" w:lineRule="auto"/>
              <w:jc w:val="right"/>
              <w:rPr>
                <w:ins w:id="4081" w:author="Author" w:date="2026-09-30T13:42:00Z"/>
              </w:rPr>
            </w:pPr>
            <w:ins w:id="4082" w:author="Author" w:date="2026-09-30T13:42:00Z">
              <w:r>
                <w:rPr>
                  <w:sz w:val="20"/>
                  <w:szCs w:val="20"/>
                </w:rPr>
                <w:t>12.98</w:t>
              </w:r>
            </w:ins>
          </w:p>
        </w:tc>
        <w:tc>
          <w:tcPr>
            <w:tcW w:w="1312" w:type="dxa"/>
          </w:tcPr>
          <w:p w14:paraId="1BD97366" w14:textId="77777777" w:rsidR="00A61990" w:rsidRDefault="000C0F2E">
            <w:pPr>
              <w:pStyle w:val="Compact"/>
              <w:spacing w:after="0" w:line="240" w:lineRule="auto"/>
              <w:jc w:val="right"/>
              <w:rPr>
                <w:ins w:id="4083" w:author="Author" w:date="2026-09-30T13:42:00Z"/>
              </w:rPr>
            </w:pPr>
            <w:ins w:id="4084" w:author="Author" w:date="2026-09-30T13:42:00Z">
              <w:r>
                <w:rPr>
                  <w:sz w:val="20"/>
                  <w:szCs w:val="20"/>
                </w:rPr>
                <w:t>14.24 ± 0.36</w:t>
              </w:r>
            </w:ins>
          </w:p>
        </w:tc>
        <w:tc>
          <w:tcPr>
            <w:tcW w:w="1312" w:type="dxa"/>
          </w:tcPr>
          <w:p w14:paraId="002CC3C2" w14:textId="77777777" w:rsidR="00A61990" w:rsidRDefault="000C0F2E">
            <w:pPr>
              <w:pStyle w:val="Compact"/>
              <w:spacing w:after="0" w:line="240" w:lineRule="auto"/>
              <w:jc w:val="right"/>
              <w:rPr>
                <w:ins w:id="4085" w:author="Author" w:date="2026-09-30T13:42:00Z"/>
              </w:rPr>
            </w:pPr>
            <w:ins w:id="4086" w:author="Author" w:date="2026-09-30T13:42:00Z">
              <w:r>
                <w:rPr>
                  <w:sz w:val="20"/>
                  <w:szCs w:val="20"/>
                </w:rPr>
                <w:t>14.20 ± 0.49</w:t>
              </w:r>
            </w:ins>
          </w:p>
        </w:tc>
        <w:tc>
          <w:tcPr>
            <w:tcW w:w="1312" w:type="dxa"/>
          </w:tcPr>
          <w:p w14:paraId="505EA9B0" w14:textId="77777777" w:rsidR="00A61990" w:rsidRDefault="000C0F2E">
            <w:pPr>
              <w:pStyle w:val="Compact"/>
              <w:spacing w:after="0" w:line="240" w:lineRule="auto"/>
              <w:jc w:val="right"/>
              <w:rPr>
                <w:ins w:id="4087" w:author="Author" w:date="2026-09-30T13:42:00Z"/>
              </w:rPr>
            </w:pPr>
            <w:ins w:id="4088" w:author="Author" w:date="2026-09-30T13:42:00Z">
              <w:r>
                <w:rPr>
                  <w:sz w:val="20"/>
                  <w:szCs w:val="20"/>
                </w:rPr>
                <w:t>14.34 ± 0.61</w:t>
              </w:r>
            </w:ins>
          </w:p>
        </w:tc>
        <w:tc>
          <w:tcPr>
            <w:tcW w:w="1312" w:type="dxa"/>
          </w:tcPr>
          <w:p w14:paraId="5AA0B854" w14:textId="77777777" w:rsidR="00A61990" w:rsidRDefault="000C0F2E">
            <w:pPr>
              <w:pStyle w:val="Compact"/>
              <w:spacing w:after="0" w:line="240" w:lineRule="auto"/>
              <w:jc w:val="right"/>
              <w:rPr>
                <w:ins w:id="4089" w:author="Author" w:date="2026-09-30T13:42:00Z"/>
              </w:rPr>
            </w:pPr>
            <w:ins w:id="4090" w:author="Author" w:date="2026-09-30T13:42:00Z">
              <w:r>
                <w:rPr>
                  <w:sz w:val="20"/>
                  <w:szCs w:val="20"/>
                </w:rPr>
                <w:t>13.80 ± 0.44</w:t>
              </w:r>
            </w:ins>
          </w:p>
        </w:tc>
        <w:tc>
          <w:tcPr>
            <w:tcW w:w="1318" w:type="dxa"/>
          </w:tcPr>
          <w:p w14:paraId="62CC4C40" w14:textId="77777777" w:rsidR="00A61990" w:rsidRDefault="000C0F2E">
            <w:pPr>
              <w:pStyle w:val="Compact"/>
              <w:spacing w:after="0" w:line="240" w:lineRule="auto"/>
              <w:jc w:val="right"/>
              <w:rPr>
                <w:ins w:id="4091" w:author="Author" w:date="2026-09-30T13:42:00Z"/>
              </w:rPr>
            </w:pPr>
            <w:ins w:id="4092" w:author="Author" w:date="2026-09-30T13:42:00Z">
              <w:r>
                <w:rPr>
                  <w:sz w:val="20"/>
                  <w:szCs w:val="20"/>
                </w:rPr>
                <w:t>14.32 ± 0.59</w:t>
              </w:r>
            </w:ins>
          </w:p>
        </w:tc>
      </w:tr>
      <w:tr w:rsidR="00A61990" w14:paraId="0CF7B064" w14:textId="77777777" w:rsidTr="00A61990">
        <w:trPr>
          <w:ins w:id="4093" w:author="Author" w:date="2026-09-30T13:42:00Z"/>
        </w:trPr>
        <w:tc>
          <w:tcPr>
            <w:tcW w:w="570" w:type="dxa"/>
          </w:tcPr>
          <w:p w14:paraId="62D70DA3" w14:textId="77777777" w:rsidR="00A61990" w:rsidRDefault="000C0F2E">
            <w:pPr>
              <w:pStyle w:val="Compact"/>
              <w:spacing w:after="0" w:line="240" w:lineRule="auto"/>
              <w:jc w:val="left"/>
              <w:rPr>
                <w:ins w:id="4094" w:author="Author" w:date="2026-09-30T13:42:00Z"/>
              </w:rPr>
            </w:pPr>
            <w:ins w:id="4095" w:author="Author" w:date="2026-09-30T13:42:00Z">
              <w:r>
                <w:rPr>
                  <w:sz w:val="20"/>
                  <w:szCs w:val="20"/>
                </w:rPr>
                <w:t>RC-D</w:t>
              </w:r>
            </w:ins>
          </w:p>
        </w:tc>
        <w:tc>
          <w:tcPr>
            <w:tcW w:w="1415" w:type="dxa"/>
          </w:tcPr>
          <w:p w14:paraId="6F3307EB" w14:textId="77777777" w:rsidR="00A61990" w:rsidRDefault="000C0F2E">
            <w:pPr>
              <w:pStyle w:val="Compact"/>
              <w:spacing w:after="0" w:line="240" w:lineRule="auto"/>
              <w:jc w:val="left"/>
              <w:rPr>
                <w:ins w:id="4096" w:author="Author" w:date="2026-09-30T13:42:00Z"/>
              </w:rPr>
            </w:pPr>
            <w:ins w:id="4097" w:author="Author" w:date="2026-09-30T13:42:00Z">
              <w:r>
                <w:rPr>
                  <w:sz w:val="20"/>
                  <w:szCs w:val="20"/>
                </w:rPr>
                <w:t>Cooling</w:t>
              </w:r>
            </w:ins>
          </w:p>
        </w:tc>
        <w:tc>
          <w:tcPr>
            <w:tcW w:w="809" w:type="dxa"/>
          </w:tcPr>
          <w:p w14:paraId="13C3BD2E" w14:textId="77777777" w:rsidR="00A61990" w:rsidRDefault="000C0F2E">
            <w:pPr>
              <w:pStyle w:val="Compact"/>
              <w:spacing w:after="0" w:line="240" w:lineRule="auto"/>
              <w:jc w:val="right"/>
              <w:rPr>
                <w:ins w:id="4098" w:author="Author" w:date="2026-09-30T13:42:00Z"/>
              </w:rPr>
            </w:pPr>
            <w:ins w:id="4099" w:author="Author" w:date="2026-09-30T13:42:00Z">
              <w:r>
                <w:rPr>
                  <w:sz w:val="20"/>
                  <w:szCs w:val="20"/>
                </w:rPr>
                <w:t>25.35</w:t>
              </w:r>
            </w:ins>
          </w:p>
        </w:tc>
        <w:tc>
          <w:tcPr>
            <w:tcW w:w="1312" w:type="dxa"/>
          </w:tcPr>
          <w:p w14:paraId="573D5C76" w14:textId="77777777" w:rsidR="00A61990" w:rsidRDefault="000C0F2E">
            <w:pPr>
              <w:pStyle w:val="Compact"/>
              <w:spacing w:after="0" w:line="240" w:lineRule="auto"/>
              <w:jc w:val="right"/>
              <w:rPr>
                <w:ins w:id="4100" w:author="Author" w:date="2026-09-30T13:42:00Z"/>
              </w:rPr>
            </w:pPr>
            <w:ins w:id="4101" w:author="Author" w:date="2026-09-30T13:42:00Z">
              <w:r>
                <w:rPr>
                  <w:sz w:val="20"/>
                  <w:szCs w:val="20"/>
                </w:rPr>
                <w:t>23.41 ± 0.52</w:t>
              </w:r>
            </w:ins>
          </w:p>
        </w:tc>
        <w:tc>
          <w:tcPr>
            <w:tcW w:w="1312" w:type="dxa"/>
          </w:tcPr>
          <w:p w14:paraId="6810F108" w14:textId="77777777" w:rsidR="00A61990" w:rsidRDefault="000C0F2E">
            <w:pPr>
              <w:pStyle w:val="Compact"/>
              <w:spacing w:after="0" w:line="240" w:lineRule="auto"/>
              <w:jc w:val="right"/>
              <w:rPr>
                <w:ins w:id="4102" w:author="Author" w:date="2026-09-30T13:42:00Z"/>
              </w:rPr>
            </w:pPr>
            <w:ins w:id="4103" w:author="Author" w:date="2026-09-30T13:42:00Z">
              <w:r>
                <w:rPr>
                  <w:sz w:val="20"/>
                  <w:szCs w:val="20"/>
                </w:rPr>
                <w:t>23.68 ± 0.72</w:t>
              </w:r>
            </w:ins>
          </w:p>
        </w:tc>
        <w:tc>
          <w:tcPr>
            <w:tcW w:w="1312" w:type="dxa"/>
          </w:tcPr>
          <w:p w14:paraId="6CFBBBC3" w14:textId="77777777" w:rsidR="00A61990" w:rsidRDefault="000C0F2E">
            <w:pPr>
              <w:pStyle w:val="Compact"/>
              <w:spacing w:after="0" w:line="240" w:lineRule="auto"/>
              <w:jc w:val="right"/>
              <w:rPr>
                <w:ins w:id="4104" w:author="Author" w:date="2026-09-30T13:42:00Z"/>
              </w:rPr>
            </w:pPr>
            <w:ins w:id="4105" w:author="Author" w:date="2026-09-30T13:42:00Z">
              <w:r>
                <w:rPr>
                  <w:sz w:val="20"/>
                  <w:szCs w:val="20"/>
                </w:rPr>
                <w:t>23.54 ± 0.93</w:t>
              </w:r>
            </w:ins>
          </w:p>
        </w:tc>
        <w:tc>
          <w:tcPr>
            <w:tcW w:w="1312" w:type="dxa"/>
          </w:tcPr>
          <w:p w14:paraId="105F0B59" w14:textId="77777777" w:rsidR="00A61990" w:rsidRDefault="000C0F2E">
            <w:pPr>
              <w:pStyle w:val="Compact"/>
              <w:spacing w:after="0" w:line="240" w:lineRule="auto"/>
              <w:jc w:val="right"/>
              <w:rPr>
                <w:ins w:id="4106" w:author="Author" w:date="2026-09-30T13:42:00Z"/>
              </w:rPr>
            </w:pPr>
            <w:ins w:id="4107" w:author="Author" w:date="2026-09-30T13:42:00Z">
              <w:r>
                <w:rPr>
                  <w:sz w:val="20"/>
                  <w:szCs w:val="20"/>
                </w:rPr>
                <w:t>24.35 ± 0.67</w:t>
              </w:r>
            </w:ins>
          </w:p>
        </w:tc>
        <w:tc>
          <w:tcPr>
            <w:tcW w:w="1318" w:type="dxa"/>
          </w:tcPr>
          <w:p w14:paraId="29431134" w14:textId="77777777" w:rsidR="00A61990" w:rsidRDefault="000C0F2E">
            <w:pPr>
              <w:pStyle w:val="Compact"/>
              <w:spacing w:after="0" w:line="240" w:lineRule="auto"/>
              <w:jc w:val="right"/>
              <w:rPr>
                <w:ins w:id="4108" w:author="Author" w:date="2026-09-30T13:42:00Z"/>
              </w:rPr>
            </w:pPr>
            <w:ins w:id="4109" w:author="Author" w:date="2026-09-30T13:42:00Z">
              <w:r>
                <w:rPr>
                  <w:sz w:val="20"/>
                  <w:szCs w:val="20"/>
                </w:rPr>
                <w:t>23.73 ± 0.93</w:t>
              </w:r>
            </w:ins>
          </w:p>
        </w:tc>
      </w:tr>
      <w:tr w:rsidR="00A61990" w14:paraId="3DEAB394" w14:textId="77777777" w:rsidTr="00A61990">
        <w:trPr>
          <w:ins w:id="4110" w:author="Author" w:date="2026-09-30T13:42:00Z"/>
        </w:trPr>
        <w:tc>
          <w:tcPr>
            <w:tcW w:w="570" w:type="dxa"/>
          </w:tcPr>
          <w:p w14:paraId="15369E29" w14:textId="77777777" w:rsidR="00A61990" w:rsidRDefault="000C0F2E">
            <w:pPr>
              <w:pStyle w:val="Compact"/>
              <w:spacing w:after="0" w:line="240" w:lineRule="auto"/>
              <w:jc w:val="left"/>
              <w:rPr>
                <w:ins w:id="4111" w:author="Author" w:date="2026-09-30T13:42:00Z"/>
              </w:rPr>
            </w:pPr>
            <w:ins w:id="4112" w:author="Author" w:date="2026-09-30T13:42:00Z">
              <w:r>
                <w:rPr>
                  <w:sz w:val="20"/>
                  <w:szCs w:val="20"/>
                </w:rPr>
                <w:t>RC-D</w:t>
              </w:r>
            </w:ins>
          </w:p>
        </w:tc>
        <w:tc>
          <w:tcPr>
            <w:tcW w:w="1415" w:type="dxa"/>
          </w:tcPr>
          <w:p w14:paraId="6B5E365A" w14:textId="77777777" w:rsidR="00A61990" w:rsidRDefault="000C0F2E">
            <w:pPr>
              <w:pStyle w:val="Compact"/>
              <w:spacing w:after="0" w:line="240" w:lineRule="auto"/>
              <w:jc w:val="left"/>
              <w:rPr>
                <w:ins w:id="4113" w:author="Author" w:date="2026-09-30T13:42:00Z"/>
              </w:rPr>
            </w:pPr>
            <w:ins w:id="4114" w:author="Author" w:date="2026-09-30T13:42:00Z">
              <w:r>
                <w:rPr>
                  <w:sz w:val="20"/>
                  <w:szCs w:val="20"/>
                </w:rPr>
                <w:t>Electric Equipment</w:t>
              </w:r>
            </w:ins>
          </w:p>
        </w:tc>
        <w:tc>
          <w:tcPr>
            <w:tcW w:w="809" w:type="dxa"/>
          </w:tcPr>
          <w:p w14:paraId="18580206" w14:textId="77777777" w:rsidR="00A61990" w:rsidRDefault="000C0F2E">
            <w:pPr>
              <w:pStyle w:val="Compact"/>
              <w:spacing w:after="0" w:line="240" w:lineRule="auto"/>
              <w:jc w:val="right"/>
              <w:rPr>
                <w:ins w:id="4115" w:author="Author" w:date="2026-09-30T13:42:00Z"/>
              </w:rPr>
            </w:pPr>
            <w:ins w:id="4116" w:author="Author" w:date="2026-09-30T13:42:00Z">
              <w:r>
                <w:rPr>
                  <w:sz w:val="20"/>
                  <w:szCs w:val="20"/>
                </w:rPr>
                <w:t>52.20</w:t>
              </w:r>
            </w:ins>
          </w:p>
        </w:tc>
        <w:tc>
          <w:tcPr>
            <w:tcW w:w="1312" w:type="dxa"/>
          </w:tcPr>
          <w:p w14:paraId="0352663E" w14:textId="77777777" w:rsidR="00A61990" w:rsidRDefault="000C0F2E">
            <w:pPr>
              <w:pStyle w:val="Compact"/>
              <w:spacing w:after="0" w:line="240" w:lineRule="auto"/>
              <w:jc w:val="right"/>
              <w:rPr>
                <w:ins w:id="4117" w:author="Author" w:date="2026-09-30T13:42:00Z"/>
              </w:rPr>
            </w:pPr>
            <w:ins w:id="4118" w:author="Author" w:date="2026-09-30T13:42:00Z">
              <w:r>
                <w:rPr>
                  <w:sz w:val="20"/>
                  <w:szCs w:val="20"/>
                </w:rPr>
                <w:t>50.65 ± 0.41</w:t>
              </w:r>
            </w:ins>
          </w:p>
        </w:tc>
        <w:tc>
          <w:tcPr>
            <w:tcW w:w="1312" w:type="dxa"/>
          </w:tcPr>
          <w:p w14:paraId="0B2905A2" w14:textId="77777777" w:rsidR="00A61990" w:rsidRDefault="000C0F2E">
            <w:pPr>
              <w:pStyle w:val="Compact"/>
              <w:spacing w:after="0" w:line="240" w:lineRule="auto"/>
              <w:jc w:val="right"/>
              <w:rPr>
                <w:ins w:id="4119" w:author="Author" w:date="2026-09-30T13:42:00Z"/>
              </w:rPr>
            </w:pPr>
            <w:ins w:id="4120" w:author="Author" w:date="2026-09-30T13:42:00Z">
              <w:r>
                <w:rPr>
                  <w:sz w:val="20"/>
                  <w:szCs w:val="20"/>
                </w:rPr>
                <w:t>50.54 ± 0.51</w:t>
              </w:r>
            </w:ins>
          </w:p>
        </w:tc>
        <w:tc>
          <w:tcPr>
            <w:tcW w:w="1312" w:type="dxa"/>
          </w:tcPr>
          <w:p w14:paraId="3FC9D8AB" w14:textId="77777777" w:rsidR="00A61990" w:rsidRDefault="000C0F2E">
            <w:pPr>
              <w:pStyle w:val="Compact"/>
              <w:spacing w:after="0" w:line="240" w:lineRule="auto"/>
              <w:jc w:val="right"/>
              <w:rPr>
                <w:ins w:id="4121" w:author="Author" w:date="2026-09-30T13:42:00Z"/>
              </w:rPr>
            </w:pPr>
            <w:ins w:id="4122" w:author="Author" w:date="2026-09-30T13:42:00Z">
              <w:r>
                <w:rPr>
                  <w:sz w:val="20"/>
                  <w:szCs w:val="20"/>
                </w:rPr>
                <w:t>50.34 ± 0.68</w:t>
              </w:r>
            </w:ins>
          </w:p>
        </w:tc>
        <w:tc>
          <w:tcPr>
            <w:tcW w:w="1312" w:type="dxa"/>
          </w:tcPr>
          <w:p w14:paraId="3D89E729" w14:textId="77777777" w:rsidR="00A61990" w:rsidRDefault="000C0F2E">
            <w:pPr>
              <w:pStyle w:val="Compact"/>
              <w:spacing w:after="0" w:line="240" w:lineRule="auto"/>
              <w:jc w:val="right"/>
              <w:rPr>
                <w:ins w:id="4123" w:author="Author" w:date="2026-09-30T13:42:00Z"/>
              </w:rPr>
            </w:pPr>
            <w:ins w:id="4124" w:author="Author" w:date="2026-09-30T13:42:00Z">
              <w:r>
                <w:rPr>
                  <w:sz w:val="20"/>
                  <w:szCs w:val="20"/>
                </w:rPr>
                <w:t>51.20 ± 0.42</w:t>
              </w:r>
            </w:ins>
          </w:p>
        </w:tc>
        <w:tc>
          <w:tcPr>
            <w:tcW w:w="1318" w:type="dxa"/>
          </w:tcPr>
          <w:p w14:paraId="6E75F2A6" w14:textId="77777777" w:rsidR="00A61990" w:rsidRDefault="000C0F2E">
            <w:pPr>
              <w:pStyle w:val="Compact"/>
              <w:spacing w:after="0" w:line="240" w:lineRule="auto"/>
              <w:jc w:val="right"/>
              <w:rPr>
                <w:ins w:id="4125" w:author="Author" w:date="2026-09-30T13:42:00Z"/>
              </w:rPr>
            </w:pPr>
            <w:ins w:id="4126" w:author="Author" w:date="2026-09-30T13:42:00Z">
              <w:r>
                <w:rPr>
                  <w:sz w:val="20"/>
                  <w:szCs w:val="20"/>
                </w:rPr>
                <w:t>50.18 ± 0.51</w:t>
              </w:r>
            </w:ins>
          </w:p>
        </w:tc>
      </w:tr>
      <w:tr w:rsidR="00A61990" w14:paraId="254CA129" w14:textId="77777777" w:rsidTr="00A61990">
        <w:trPr>
          <w:ins w:id="4127" w:author="Author" w:date="2026-09-30T13:42:00Z"/>
        </w:trPr>
        <w:tc>
          <w:tcPr>
            <w:tcW w:w="570" w:type="dxa"/>
          </w:tcPr>
          <w:p w14:paraId="6FF8168B" w14:textId="77777777" w:rsidR="00A61990" w:rsidRDefault="000C0F2E">
            <w:pPr>
              <w:pStyle w:val="Compact"/>
              <w:spacing w:after="0" w:line="240" w:lineRule="auto"/>
              <w:jc w:val="left"/>
              <w:rPr>
                <w:ins w:id="4128" w:author="Author" w:date="2026-09-30T13:42:00Z"/>
              </w:rPr>
            </w:pPr>
            <w:ins w:id="4129" w:author="Author" w:date="2026-09-30T13:42:00Z">
              <w:r>
                <w:rPr>
                  <w:sz w:val="20"/>
                  <w:szCs w:val="20"/>
                </w:rPr>
                <w:t>RC-D</w:t>
              </w:r>
            </w:ins>
          </w:p>
        </w:tc>
        <w:tc>
          <w:tcPr>
            <w:tcW w:w="1415" w:type="dxa"/>
          </w:tcPr>
          <w:p w14:paraId="1B85D446" w14:textId="77777777" w:rsidR="00A61990" w:rsidRDefault="000C0F2E">
            <w:pPr>
              <w:pStyle w:val="Compact"/>
              <w:spacing w:after="0" w:line="240" w:lineRule="auto"/>
              <w:jc w:val="left"/>
              <w:rPr>
                <w:ins w:id="4130" w:author="Author" w:date="2026-09-30T13:42:00Z"/>
              </w:rPr>
            </w:pPr>
            <w:ins w:id="4131" w:author="Author" w:date="2026-09-30T13:42:00Z">
              <w:r>
                <w:rPr>
                  <w:sz w:val="20"/>
                  <w:szCs w:val="20"/>
                </w:rPr>
                <w:t>Water Systems</w:t>
              </w:r>
            </w:ins>
          </w:p>
        </w:tc>
        <w:tc>
          <w:tcPr>
            <w:tcW w:w="809" w:type="dxa"/>
          </w:tcPr>
          <w:p w14:paraId="782D4BFB" w14:textId="77777777" w:rsidR="00A61990" w:rsidRDefault="000C0F2E">
            <w:pPr>
              <w:pStyle w:val="Compact"/>
              <w:spacing w:after="0" w:line="240" w:lineRule="auto"/>
              <w:jc w:val="right"/>
              <w:rPr>
                <w:ins w:id="4132" w:author="Author" w:date="2026-09-30T13:42:00Z"/>
              </w:rPr>
            </w:pPr>
            <w:ins w:id="4133" w:author="Author" w:date="2026-09-30T13:42:00Z">
              <w:r>
                <w:rPr>
                  <w:sz w:val="20"/>
                  <w:szCs w:val="20"/>
                </w:rPr>
                <w:t>0.33</w:t>
              </w:r>
            </w:ins>
          </w:p>
        </w:tc>
        <w:tc>
          <w:tcPr>
            <w:tcW w:w="1312" w:type="dxa"/>
          </w:tcPr>
          <w:p w14:paraId="7CC8D21E" w14:textId="77777777" w:rsidR="00A61990" w:rsidRDefault="000C0F2E">
            <w:pPr>
              <w:pStyle w:val="Compact"/>
              <w:spacing w:after="0" w:line="240" w:lineRule="auto"/>
              <w:jc w:val="right"/>
              <w:rPr>
                <w:ins w:id="4134" w:author="Author" w:date="2026-09-30T13:42:00Z"/>
              </w:rPr>
            </w:pPr>
            <w:ins w:id="4135" w:author="Author" w:date="2026-09-30T13:42:00Z">
              <w:r>
                <w:rPr>
                  <w:sz w:val="20"/>
                  <w:szCs w:val="20"/>
                </w:rPr>
                <w:t>0.30 ± 0.01</w:t>
              </w:r>
            </w:ins>
          </w:p>
        </w:tc>
        <w:tc>
          <w:tcPr>
            <w:tcW w:w="1312" w:type="dxa"/>
          </w:tcPr>
          <w:p w14:paraId="3F31C581" w14:textId="77777777" w:rsidR="00A61990" w:rsidRDefault="000C0F2E">
            <w:pPr>
              <w:pStyle w:val="Compact"/>
              <w:spacing w:after="0" w:line="240" w:lineRule="auto"/>
              <w:jc w:val="right"/>
              <w:rPr>
                <w:ins w:id="4136" w:author="Author" w:date="2026-09-30T13:42:00Z"/>
              </w:rPr>
            </w:pPr>
            <w:ins w:id="4137" w:author="Author" w:date="2026-09-30T13:42:00Z">
              <w:r>
                <w:rPr>
                  <w:sz w:val="20"/>
                  <w:szCs w:val="20"/>
                </w:rPr>
                <w:t>0.30 ± 0.01</w:t>
              </w:r>
            </w:ins>
          </w:p>
        </w:tc>
        <w:tc>
          <w:tcPr>
            <w:tcW w:w="1312" w:type="dxa"/>
          </w:tcPr>
          <w:p w14:paraId="7372C266" w14:textId="77777777" w:rsidR="00A61990" w:rsidRDefault="000C0F2E">
            <w:pPr>
              <w:pStyle w:val="Compact"/>
              <w:spacing w:after="0" w:line="240" w:lineRule="auto"/>
              <w:jc w:val="right"/>
              <w:rPr>
                <w:ins w:id="4138" w:author="Author" w:date="2026-09-30T13:42:00Z"/>
              </w:rPr>
            </w:pPr>
            <w:ins w:id="4139" w:author="Author" w:date="2026-09-30T13:42:00Z">
              <w:r>
                <w:rPr>
                  <w:sz w:val="20"/>
                  <w:szCs w:val="20"/>
                </w:rPr>
                <w:t>0.29 ± 0.01</w:t>
              </w:r>
            </w:ins>
          </w:p>
        </w:tc>
        <w:tc>
          <w:tcPr>
            <w:tcW w:w="1312" w:type="dxa"/>
          </w:tcPr>
          <w:p w14:paraId="1498A969" w14:textId="77777777" w:rsidR="00A61990" w:rsidRDefault="000C0F2E">
            <w:pPr>
              <w:pStyle w:val="Compact"/>
              <w:spacing w:after="0" w:line="240" w:lineRule="auto"/>
              <w:jc w:val="right"/>
              <w:rPr>
                <w:ins w:id="4140" w:author="Author" w:date="2026-09-30T13:42:00Z"/>
              </w:rPr>
            </w:pPr>
            <w:ins w:id="4141" w:author="Author" w:date="2026-09-30T13:42:00Z">
              <w:r>
                <w:rPr>
                  <w:sz w:val="20"/>
                  <w:szCs w:val="20"/>
                </w:rPr>
                <w:t>0.31 ± 0.01</w:t>
              </w:r>
            </w:ins>
          </w:p>
        </w:tc>
        <w:tc>
          <w:tcPr>
            <w:tcW w:w="1318" w:type="dxa"/>
          </w:tcPr>
          <w:p w14:paraId="3FA7D96B" w14:textId="77777777" w:rsidR="00A61990" w:rsidRDefault="000C0F2E">
            <w:pPr>
              <w:pStyle w:val="Compact"/>
              <w:spacing w:after="0" w:line="240" w:lineRule="auto"/>
              <w:jc w:val="right"/>
              <w:rPr>
                <w:ins w:id="4142" w:author="Author" w:date="2026-09-30T13:42:00Z"/>
              </w:rPr>
            </w:pPr>
            <w:ins w:id="4143" w:author="Author" w:date="2026-09-30T13:42:00Z">
              <w:r>
                <w:rPr>
                  <w:sz w:val="20"/>
                  <w:szCs w:val="20"/>
                </w:rPr>
                <w:t>0.29 ± 0.01</w:t>
              </w:r>
            </w:ins>
          </w:p>
        </w:tc>
      </w:tr>
      <w:tr w:rsidR="00A61990" w14:paraId="7B8AAD71" w14:textId="77777777" w:rsidTr="00A61990">
        <w:trPr>
          <w:ins w:id="4144" w:author="Author" w:date="2026-09-30T13:42:00Z"/>
        </w:trPr>
        <w:tc>
          <w:tcPr>
            <w:tcW w:w="570" w:type="dxa"/>
          </w:tcPr>
          <w:p w14:paraId="07CF59B8" w14:textId="77777777" w:rsidR="00A61990" w:rsidRDefault="000C0F2E">
            <w:pPr>
              <w:pStyle w:val="Compact"/>
              <w:spacing w:after="0" w:line="240" w:lineRule="auto"/>
              <w:jc w:val="left"/>
              <w:rPr>
                <w:ins w:id="4145" w:author="Author" w:date="2026-09-30T13:42:00Z"/>
              </w:rPr>
            </w:pPr>
            <w:ins w:id="4146" w:author="Author" w:date="2026-09-30T13:42:00Z">
              <w:r>
                <w:rPr>
                  <w:sz w:val="20"/>
                  <w:szCs w:val="20"/>
                </w:rPr>
                <w:t>RC-D</w:t>
              </w:r>
            </w:ins>
          </w:p>
        </w:tc>
        <w:tc>
          <w:tcPr>
            <w:tcW w:w="1415" w:type="dxa"/>
          </w:tcPr>
          <w:p w14:paraId="38B1A7AF" w14:textId="77777777" w:rsidR="00A61990" w:rsidRDefault="000C0F2E">
            <w:pPr>
              <w:pStyle w:val="Compact"/>
              <w:spacing w:after="0" w:line="240" w:lineRule="auto"/>
              <w:jc w:val="left"/>
              <w:rPr>
                <w:ins w:id="4147" w:author="Author" w:date="2026-09-30T13:42:00Z"/>
              </w:rPr>
            </w:pPr>
            <w:ins w:id="4148" w:author="Author" w:date="2026-09-30T13:42:00Z">
              <w:r>
                <w:rPr>
                  <w:sz w:val="20"/>
                  <w:szCs w:val="20"/>
                </w:rPr>
                <w:t>Interior Lighting</w:t>
              </w:r>
            </w:ins>
          </w:p>
        </w:tc>
        <w:tc>
          <w:tcPr>
            <w:tcW w:w="809" w:type="dxa"/>
          </w:tcPr>
          <w:p w14:paraId="127AB520" w14:textId="77777777" w:rsidR="00A61990" w:rsidRDefault="000C0F2E">
            <w:pPr>
              <w:pStyle w:val="Compact"/>
              <w:spacing w:after="0" w:line="240" w:lineRule="auto"/>
              <w:jc w:val="right"/>
              <w:rPr>
                <w:ins w:id="4149" w:author="Author" w:date="2026-09-30T13:42:00Z"/>
              </w:rPr>
            </w:pPr>
            <w:ins w:id="4150" w:author="Author" w:date="2026-09-30T13:42:00Z">
              <w:r>
                <w:rPr>
                  <w:sz w:val="20"/>
                  <w:szCs w:val="20"/>
                </w:rPr>
                <w:t>2.04</w:t>
              </w:r>
            </w:ins>
          </w:p>
        </w:tc>
        <w:tc>
          <w:tcPr>
            <w:tcW w:w="1312" w:type="dxa"/>
          </w:tcPr>
          <w:p w14:paraId="08834A38" w14:textId="77777777" w:rsidR="00A61990" w:rsidRDefault="000C0F2E">
            <w:pPr>
              <w:pStyle w:val="Compact"/>
              <w:spacing w:after="0" w:line="240" w:lineRule="auto"/>
              <w:jc w:val="right"/>
              <w:rPr>
                <w:ins w:id="4151" w:author="Author" w:date="2026-09-30T13:42:00Z"/>
              </w:rPr>
            </w:pPr>
            <w:ins w:id="4152" w:author="Author" w:date="2026-09-30T13:42:00Z">
              <w:r>
                <w:rPr>
                  <w:sz w:val="20"/>
                  <w:szCs w:val="20"/>
                </w:rPr>
                <w:t>1.88 ± 0.03</w:t>
              </w:r>
            </w:ins>
          </w:p>
        </w:tc>
        <w:tc>
          <w:tcPr>
            <w:tcW w:w="1312" w:type="dxa"/>
          </w:tcPr>
          <w:p w14:paraId="2FC305A9" w14:textId="77777777" w:rsidR="00A61990" w:rsidRDefault="000C0F2E">
            <w:pPr>
              <w:pStyle w:val="Compact"/>
              <w:spacing w:after="0" w:line="240" w:lineRule="auto"/>
              <w:jc w:val="right"/>
              <w:rPr>
                <w:ins w:id="4153" w:author="Author" w:date="2026-09-30T13:42:00Z"/>
              </w:rPr>
            </w:pPr>
            <w:ins w:id="4154" w:author="Author" w:date="2026-09-30T13:42:00Z">
              <w:r>
                <w:rPr>
                  <w:sz w:val="20"/>
                  <w:szCs w:val="20"/>
                </w:rPr>
                <w:t>1.82 ± 0.05</w:t>
              </w:r>
            </w:ins>
          </w:p>
        </w:tc>
        <w:tc>
          <w:tcPr>
            <w:tcW w:w="1312" w:type="dxa"/>
          </w:tcPr>
          <w:p w14:paraId="67BCEA86" w14:textId="77777777" w:rsidR="00A61990" w:rsidRDefault="000C0F2E">
            <w:pPr>
              <w:pStyle w:val="Compact"/>
              <w:spacing w:after="0" w:line="240" w:lineRule="auto"/>
              <w:jc w:val="right"/>
              <w:rPr>
                <w:ins w:id="4155" w:author="Author" w:date="2026-09-30T13:42:00Z"/>
              </w:rPr>
            </w:pPr>
            <w:ins w:id="4156" w:author="Author" w:date="2026-09-30T13:42:00Z">
              <w:r>
                <w:rPr>
                  <w:sz w:val="20"/>
                  <w:szCs w:val="20"/>
                </w:rPr>
                <w:t>1.80 ± 0.06</w:t>
              </w:r>
            </w:ins>
          </w:p>
        </w:tc>
        <w:tc>
          <w:tcPr>
            <w:tcW w:w="1312" w:type="dxa"/>
          </w:tcPr>
          <w:p w14:paraId="557E177B" w14:textId="77777777" w:rsidR="00A61990" w:rsidRDefault="000C0F2E">
            <w:pPr>
              <w:pStyle w:val="Compact"/>
              <w:spacing w:after="0" w:line="240" w:lineRule="auto"/>
              <w:jc w:val="right"/>
              <w:rPr>
                <w:ins w:id="4157" w:author="Author" w:date="2026-09-30T13:42:00Z"/>
              </w:rPr>
            </w:pPr>
            <w:ins w:id="4158" w:author="Author" w:date="2026-09-30T13:42:00Z">
              <w:r>
                <w:rPr>
                  <w:sz w:val="20"/>
                  <w:szCs w:val="20"/>
                </w:rPr>
                <w:t>1.87 ± 0.04</w:t>
              </w:r>
            </w:ins>
          </w:p>
        </w:tc>
        <w:tc>
          <w:tcPr>
            <w:tcW w:w="1318" w:type="dxa"/>
          </w:tcPr>
          <w:p w14:paraId="6157ACBD" w14:textId="77777777" w:rsidR="00A61990" w:rsidRDefault="000C0F2E">
            <w:pPr>
              <w:pStyle w:val="Compact"/>
              <w:spacing w:after="0" w:line="240" w:lineRule="auto"/>
              <w:jc w:val="right"/>
              <w:rPr>
                <w:ins w:id="4159" w:author="Author" w:date="2026-09-30T13:42:00Z"/>
              </w:rPr>
            </w:pPr>
            <w:ins w:id="4160" w:author="Author" w:date="2026-09-30T13:42:00Z">
              <w:r>
                <w:rPr>
                  <w:sz w:val="20"/>
                  <w:szCs w:val="20"/>
                </w:rPr>
                <w:t>1.76 ± 0.05</w:t>
              </w:r>
            </w:ins>
          </w:p>
        </w:tc>
      </w:tr>
      <w:tr w:rsidR="00A61990" w14:paraId="3109528E" w14:textId="77777777" w:rsidTr="00A61990">
        <w:trPr>
          <w:ins w:id="4161" w:author="Author" w:date="2026-09-30T13:42:00Z"/>
        </w:trPr>
        <w:tc>
          <w:tcPr>
            <w:tcW w:w="570" w:type="dxa"/>
          </w:tcPr>
          <w:p w14:paraId="122CBFA4" w14:textId="77777777" w:rsidR="00A61990" w:rsidRDefault="000C0F2E">
            <w:pPr>
              <w:pStyle w:val="Compact"/>
              <w:spacing w:after="0" w:line="240" w:lineRule="auto"/>
              <w:jc w:val="left"/>
              <w:rPr>
                <w:ins w:id="4162" w:author="Author" w:date="2026-09-30T13:42:00Z"/>
              </w:rPr>
            </w:pPr>
            <w:ins w:id="4163" w:author="Author" w:date="2026-09-30T13:42:00Z">
              <w:r>
                <w:rPr>
                  <w:sz w:val="20"/>
                  <w:szCs w:val="20"/>
                </w:rPr>
                <w:t>RC-T</w:t>
              </w:r>
            </w:ins>
          </w:p>
        </w:tc>
        <w:tc>
          <w:tcPr>
            <w:tcW w:w="1415" w:type="dxa"/>
          </w:tcPr>
          <w:p w14:paraId="59C0A628" w14:textId="77777777" w:rsidR="00A61990" w:rsidRDefault="000C0F2E">
            <w:pPr>
              <w:pStyle w:val="Compact"/>
              <w:spacing w:after="0" w:line="240" w:lineRule="auto"/>
              <w:jc w:val="left"/>
              <w:rPr>
                <w:ins w:id="4164" w:author="Author" w:date="2026-09-30T13:42:00Z"/>
              </w:rPr>
            </w:pPr>
            <w:ins w:id="4165" w:author="Author" w:date="2026-09-30T13:42:00Z">
              <w:r>
                <w:rPr>
                  <w:sz w:val="20"/>
                  <w:szCs w:val="20"/>
                </w:rPr>
                <w:t>Heating</w:t>
              </w:r>
            </w:ins>
          </w:p>
        </w:tc>
        <w:tc>
          <w:tcPr>
            <w:tcW w:w="809" w:type="dxa"/>
          </w:tcPr>
          <w:p w14:paraId="4EB3337B" w14:textId="77777777" w:rsidR="00A61990" w:rsidRDefault="000C0F2E">
            <w:pPr>
              <w:pStyle w:val="Compact"/>
              <w:spacing w:after="0" w:line="240" w:lineRule="auto"/>
              <w:jc w:val="right"/>
              <w:rPr>
                <w:ins w:id="4166" w:author="Author" w:date="2026-09-30T13:42:00Z"/>
              </w:rPr>
            </w:pPr>
            <w:ins w:id="4167" w:author="Author" w:date="2026-09-30T13:42:00Z">
              <w:r>
                <w:rPr>
                  <w:sz w:val="20"/>
                  <w:szCs w:val="20"/>
                </w:rPr>
                <w:t>5.81</w:t>
              </w:r>
            </w:ins>
          </w:p>
        </w:tc>
        <w:tc>
          <w:tcPr>
            <w:tcW w:w="1312" w:type="dxa"/>
          </w:tcPr>
          <w:p w14:paraId="4BCAE58D" w14:textId="77777777" w:rsidR="00A61990" w:rsidRDefault="000C0F2E">
            <w:pPr>
              <w:pStyle w:val="Compact"/>
              <w:spacing w:after="0" w:line="240" w:lineRule="auto"/>
              <w:jc w:val="right"/>
              <w:rPr>
                <w:ins w:id="4168" w:author="Author" w:date="2026-09-30T13:42:00Z"/>
              </w:rPr>
            </w:pPr>
            <w:ins w:id="4169" w:author="Author" w:date="2026-09-30T13:42:00Z">
              <w:r>
                <w:rPr>
                  <w:sz w:val="20"/>
                  <w:szCs w:val="20"/>
                </w:rPr>
                <w:t>6.62 ± 0.12</w:t>
              </w:r>
            </w:ins>
          </w:p>
        </w:tc>
        <w:tc>
          <w:tcPr>
            <w:tcW w:w="1312" w:type="dxa"/>
          </w:tcPr>
          <w:p w14:paraId="41D53354" w14:textId="77777777" w:rsidR="00A61990" w:rsidRDefault="000C0F2E">
            <w:pPr>
              <w:pStyle w:val="Compact"/>
              <w:spacing w:after="0" w:line="240" w:lineRule="auto"/>
              <w:jc w:val="right"/>
              <w:rPr>
                <w:ins w:id="4170" w:author="Author" w:date="2026-09-30T13:42:00Z"/>
              </w:rPr>
            </w:pPr>
            <w:ins w:id="4171" w:author="Author" w:date="2026-09-30T13:42:00Z">
              <w:r>
                <w:rPr>
                  <w:sz w:val="20"/>
                  <w:szCs w:val="20"/>
                </w:rPr>
                <w:t>6.68 ± 0.12</w:t>
              </w:r>
            </w:ins>
          </w:p>
        </w:tc>
        <w:tc>
          <w:tcPr>
            <w:tcW w:w="1312" w:type="dxa"/>
          </w:tcPr>
          <w:p w14:paraId="2B1F06F1" w14:textId="77777777" w:rsidR="00A61990" w:rsidRDefault="000C0F2E">
            <w:pPr>
              <w:pStyle w:val="Compact"/>
              <w:spacing w:after="0" w:line="240" w:lineRule="auto"/>
              <w:jc w:val="right"/>
              <w:rPr>
                <w:ins w:id="4172" w:author="Author" w:date="2026-09-30T13:42:00Z"/>
              </w:rPr>
            </w:pPr>
            <w:ins w:id="4173" w:author="Author" w:date="2026-09-30T13:42:00Z">
              <w:r>
                <w:rPr>
                  <w:sz w:val="20"/>
                  <w:szCs w:val="20"/>
                </w:rPr>
                <w:t>6.69 ± 0.15</w:t>
              </w:r>
            </w:ins>
          </w:p>
        </w:tc>
        <w:tc>
          <w:tcPr>
            <w:tcW w:w="1312" w:type="dxa"/>
          </w:tcPr>
          <w:p w14:paraId="605A14D4" w14:textId="77777777" w:rsidR="00A61990" w:rsidRDefault="000C0F2E">
            <w:pPr>
              <w:pStyle w:val="Compact"/>
              <w:spacing w:after="0" w:line="240" w:lineRule="auto"/>
              <w:jc w:val="right"/>
              <w:rPr>
                <w:ins w:id="4174" w:author="Author" w:date="2026-09-30T13:42:00Z"/>
              </w:rPr>
            </w:pPr>
            <w:ins w:id="4175" w:author="Author" w:date="2026-09-30T13:42:00Z">
              <w:r>
                <w:rPr>
                  <w:sz w:val="20"/>
                  <w:szCs w:val="20"/>
                </w:rPr>
                <w:t>6.17 ± 0.11</w:t>
              </w:r>
            </w:ins>
          </w:p>
        </w:tc>
        <w:tc>
          <w:tcPr>
            <w:tcW w:w="1318" w:type="dxa"/>
          </w:tcPr>
          <w:p w14:paraId="7ADDFB94" w14:textId="77777777" w:rsidR="00A61990" w:rsidRDefault="000C0F2E">
            <w:pPr>
              <w:pStyle w:val="Compact"/>
              <w:spacing w:after="0" w:line="240" w:lineRule="auto"/>
              <w:jc w:val="right"/>
              <w:rPr>
                <w:ins w:id="4176" w:author="Author" w:date="2026-09-30T13:42:00Z"/>
              </w:rPr>
            </w:pPr>
            <w:ins w:id="4177" w:author="Author" w:date="2026-09-30T13:42:00Z">
              <w:r>
                <w:rPr>
                  <w:sz w:val="20"/>
                  <w:szCs w:val="20"/>
                </w:rPr>
                <w:t>6.76 ± 0.17</w:t>
              </w:r>
            </w:ins>
          </w:p>
        </w:tc>
      </w:tr>
      <w:tr w:rsidR="00A61990" w14:paraId="03C0C779" w14:textId="77777777" w:rsidTr="00A61990">
        <w:trPr>
          <w:ins w:id="4178" w:author="Author" w:date="2026-09-30T13:42:00Z"/>
        </w:trPr>
        <w:tc>
          <w:tcPr>
            <w:tcW w:w="570" w:type="dxa"/>
          </w:tcPr>
          <w:p w14:paraId="4DB0D9BE" w14:textId="77777777" w:rsidR="00A61990" w:rsidRDefault="000C0F2E">
            <w:pPr>
              <w:pStyle w:val="Compact"/>
              <w:spacing w:after="0" w:line="240" w:lineRule="auto"/>
              <w:jc w:val="left"/>
              <w:rPr>
                <w:ins w:id="4179" w:author="Author" w:date="2026-09-30T13:42:00Z"/>
              </w:rPr>
            </w:pPr>
            <w:ins w:id="4180" w:author="Author" w:date="2026-09-30T13:42:00Z">
              <w:r>
                <w:rPr>
                  <w:sz w:val="20"/>
                  <w:szCs w:val="20"/>
                </w:rPr>
                <w:t>RC-T</w:t>
              </w:r>
            </w:ins>
          </w:p>
        </w:tc>
        <w:tc>
          <w:tcPr>
            <w:tcW w:w="1415" w:type="dxa"/>
          </w:tcPr>
          <w:p w14:paraId="149E24CB" w14:textId="77777777" w:rsidR="00A61990" w:rsidRDefault="000C0F2E">
            <w:pPr>
              <w:pStyle w:val="Compact"/>
              <w:spacing w:after="0" w:line="240" w:lineRule="auto"/>
              <w:jc w:val="left"/>
              <w:rPr>
                <w:ins w:id="4181" w:author="Author" w:date="2026-09-30T13:42:00Z"/>
              </w:rPr>
            </w:pPr>
            <w:ins w:id="4182" w:author="Author" w:date="2026-09-30T13:42:00Z">
              <w:r>
                <w:rPr>
                  <w:sz w:val="20"/>
                  <w:szCs w:val="20"/>
                </w:rPr>
                <w:t>Cooling</w:t>
              </w:r>
            </w:ins>
          </w:p>
        </w:tc>
        <w:tc>
          <w:tcPr>
            <w:tcW w:w="809" w:type="dxa"/>
          </w:tcPr>
          <w:p w14:paraId="11F64043" w14:textId="77777777" w:rsidR="00A61990" w:rsidRDefault="000C0F2E">
            <w:pPr>
              <w:pStyle w:val="Compact"/>
              <w:spacing w:after="0" w:line="240" w:lineRule="auto"/>
              <w:jc w:val="right"/>
              <w:rPr>
                <w:ins w:id="4183" w:author="Author" w:date="2026-09-30T13:42:00Z"/>
              </w:rPr>
            </w:pPr>
            <w:ins w:id="4184" w:author="Author" w:date="2026-09-30T13:42:00Z">
              <w:r>
                <w:rPr>
                  <w:sz w:val="20"/>
                  <w:szCs w:val="20"/>
                </w:rPr>
                <w:t>28.88</w:t>
              </w:r>
            </w:ins>
          </w:p>
        </w:tc>
        <w:tc>
          <w:tcPr>
            <w:tcW w:w="1312" w:type="dxa"/>
          </w:tcPr>
          <w:p w14:paraId="2F0C0CE1" w14:textId="77777777" w:rsidR="00A61990" w:rsidRDefault="000C0F2E">
            <w:pPr>
              <w:pStyle w:val="Compact"/>
              <w:spacing w:after="0" w:line="240" w:lineRule="auto"/>
              <w:jc w:val="right"/>
              <w:rPr>
                <w:ins w:id="4185" w:author="Author" w:date="2026-09-30T13:42:00Z"/>
              </w:rPr>
            </w:pPr>
            <w:ins w:id="4186" w:author="Author" w:date="2026-09-30T13:42:00Z">
              <w:r>
                <w:rPr>
                  <w:sz w:val="20"/>
                  <w:szCs w:val="20"/>
                </w:rPr>
                <w:t>26.97 ± 0.28</w:t>
              </w:r>
            </w:ins>
          </w:p>
        </w:tc>
        <w:tc>
          <w:tcPr>
            <w:tcW w:w="1312" w:type="dxa"/>
          </w:tcPr>
          <w:p w14:paraId="7C56D29A" w14:textId="77777777" w:rsidR="00A61990" w:rsidRDefault="000C0F2E">
            <w:pPr>
              <w:pStyle w:val="Compact"/>
              <w:spacing w:after="0" w:line="240" w:lineRule="auto"/>
              <w:jc w:val="right"/>
              <w:rPr>
                <w:ins w:id="4187" w:author="Author" w:date="2026-09-30T13:42:00Z"/>
              </w:rPr>
            </w:pPr>
            <w:ins w:id="4188" w:author="Author" w:date="2026-09-30T13:42:00Z">
              <w:r>
                <w:rPr>
                  <w:sz w:val="20"/>
                  <w:szCs w:val="20"/>
                </w:rPr>
                <w:t>26.98 ± 0.29</w:t>
              </w:r>
            </w:ins>
          </w:p>
        </w:tc>
        <w:tc>
          <w:tcPr>
            <w:tcW w:w="1312" w:type="dxa"/>
          </w:tcPr>
          <w:p w14:paraId="29DA46FF" w14:textId="77777777" w:rsidR="00A61990" w:rsidRDefault="000C0F2E">
            <w:pPr>
              <w:pStyle w:val="Compact"/>
              <w:spacing w:after="0" w:line="240" w:lineRule="auto"/>
              <w:jc w:val="right"/>
              <w:rPr>
                <w:ins w:id="4189" w:author="Author" w:date="2026-09-30T13:42:00Z"/>
              </w:rPr>
            </w:pPr>
            <w:ins w:id="4190" w:author="Author" w:date="2026-09-30T13:42:00Z">
              <w:r>
                <w:rPr>
                  <w:sz w:val="20"/>
                  <w:szCs w:val="20"/>
                </w:rPr>
                <w:t>27.13 ± 0.37</w:t>
              </w:r>
            </w:ins>
          </w:p>
        </w:tc>
        <w:tc>
          <w:tcPr>
            <w:tcW w:w="1312" w:type="dxa"/>
          </w:tcPr>
          <w:p w14:paraId="35E27197" w14:textId="77777777" w:rsidR="00A61990" w:rsidRDefault="000C0F2E">
            <w:pPr>
              <w:pStyle w:val="Compact"/>
              <w:spacing w:after="0" w:line="240" w:lineRule="auto"/>
              <w:jc w:val="right"/>
              <w:rPr>
                <w:ins w:id="4191" w:author="Author" w:date="2026-09-30T13:42:00Z"/>
              </w:rPr>
            </w:pPr>
            <w:ins w:id="4192" w:author="Author" w:date="2026-09-30T13:42:00Z">
              <w:r>
                <w:rPr>
                  <w:sz w:val="20"/>
                  <w:szCs w:val="20"/>
                </w:rPr>
                <w:t>28.60 ± 0.28</w:t>
              </w:r>
            </w:ins>
          </w:p>
        </w:tc>
        <w:tc>
          <w:tcPr>
            <w:tcW w:w="1318" w:type="dxa"/>
          </w:tcPr>
          <w:p w14:paraId="4B2C763C" w14:textId="77777777" w:rsidR="00A61990" w:rsidRDefault="000C0F2E">
            <w:pPr>
              <w:pStyle w:val="Compact"/>
              <w:spacing w:after="0" w:line="240" w:lineRule="auto"/>
              <w:jc w:val="right"/>
              <w:rPr>
                <w:ins w:id="4193" w:author="Author" w:date="2026-09-30T13:42:00Z"/>
              </w:rPr>
            </w:pPr>
            <w:ins w:id="4194" w:author="Author" w:date="2026-09-30T13:42:00Z">
              <w:r>
                <w:rPr>
                  <w:sz w:val="20"/>
                  <w:szCs w:val="20"/>
                </w:rPr>
                <w:t>27.14 ± 0.41</w:t>
              </w:r>
            </w:ins>
          </w:p>
        </w:tc>
      </w:tr>
      <w:tr w:rsidR="00A61990" w14:paraId="1C1B5EB6" w14:textId="77777777" w:rsidTr="00A61990">
        <w:trPr>
          <w:ins w:id="4195" w:author="Author" w:date="2026-09-30T13:42:00Z"/>
        </w:trPr>
        <w:tc>
          <w:tcPr>
            <w:tcW w:w="570" w:type="dxa"/>
          </w:tcPr>
          <w:p w14:paraId="15B1211C" w14:textId="77777777" w:rsidR="00A61990" w:rsidRDefault="000C0F2E">
            <w:pPr>
              <w:pStyle w:val="Compact"/>
              <w:spacing w:after="0" w:line="240" w:lineRule="auto"/>
              <w:jc w:val="left"/>
              <w:rPr>
                <w:ins w:id="4196" w:author="Author" w:date="2026-09-30T13:42:00Z"/>
              </w:rPr>
            </w:pPr>
            <w:ins w:id="4197" w:author="Author" w:date="2026-09-30T13:42:00Z">
              <w:r>
                <w:rPr>
                  <w:sz w:val="20"/>
                  <w:szCs w:val="20"/>
                </w:rPr>
                <w:t>RC-T</w:t>
              </w:r>
            </w:ins>
          </w:p>
        </w:tc>
        <w:tc>
          <w:tcPr>
            <w:tcW w:w="1415" w:type="dxa"/>
          </w:tcPr>
          <w:p w14:paraId="474FF2D5" w14:textId="77777777" w:rsidR="00A61990" w:rsidRDefault="000C0F2E">
            <w:pPr>
              <w:pStyle w:val="Compact"/>
              <w:spacing w:after="0" w:line="240" w:lineRule="auto"/>
              <w:jc w:val="left"/>
              <w:rPr>
                <w:ins w:id="4198" w:author="Author" w:date="2026-09-30T13:42:00Z"/>
              </w:rPr>
            </w:pPr>
            <w:ins w:id="4199" w:author="Author" w:date="2026-09-30T13:42:00Z">
              <w:r>
                <w:rPr>
                  <w:sz w:val="20"/>
                  <w:szCs w:val="20"/>
                </w:rPr>
                <w:t>Electric Equipment</w:t>
              </w:r>
            </w:ins>
          </w:p>
        </w:tc>
        <w:tc>
          <w:tcPr>
            <w:tcW w:w="809" w:type="dxa"/>
          </w:tcPr>
          <w:p w14:paraId="6123B00A" w14:textId="77777777" w:rsidR="00A61990" w:rsidRDefault="000C0F2E">
            <w:pPr>
              <w:pStyle w:val="Compact"/>
              <w:spacing w:after="0" w:line="240" w:lineRule="auto"/>
              <w:jc w:val="right"/>
              <w:rPr>
                <w:ins w:id="4200" w:author="Author" w:date="2026-09-30T13:42:00Z"/>
              </w:rPr>
            </w:pPr>
            <w:ins w:id="4201" w:author="Author" w:date="2026-09-30T13:42:00Z">
              <w:r>
                <w:rPr>
                  <w:sz w:val="20"/>
                  <w:szCs w:val="20"/>
                </w:rPr>
                <w:t>52.20</w:t>
              </w:r>
            </w:ins>
          </w:p>
        </w:tc>
        <w:tc>
          <w:tcPr>
            <w:tcW w:w="1312" w:type="dxa"/>
          </w:tcPr>
          <w:p w14:paraId="31256798" w14:textId="77777777" w:rsidR="00A61990" w:rsidRDefault="000C0F2E">
            <w:pPr>
              <w:pStyle w:val="Compact"/>
              <w:spacing w:after="0" w:line="240" w:lineRule="auto"/>
              <w:jc w:val="right"/>
              <w:rPr>
                <w:ins w:id="4202" w:author="Author" w:date="2026-09-30T13:42:00Z"/>
              </w:rPr>
            </w:pPr>
            <w:ins w:id="4203" w:author="Author" w:date="2026-09-30T13:42:00Z">
              <w:r>
                <w:rPr>
                  <w:sz w:val="20"/>
                  <w:szCs w:val="20"/>
                </w:rPr>
                <w:t>50.52 ± 0.15</w:t>
              </w:r>
            </w:ins>
          </w:p>
        </w:tc>
        <w:tc>
          <w:tcPr>
            <w:tcW w:w="1312" w:type="dxa"/>
          </w:tcPr>
          <w:p w14:paraId="030404A5" w14:textId="77777777" w:rsidR="00A61990" w:rsidRDefault="000C0F2E">
            <w:pPr>
              <w:pStyle w:val="Compact"/>
              <w:spacing w:after="0" w:line="240" w:lineRule="auto"/>
              <w:jc w:val="right"/>
              <w:rPr>
                <w:ins w:id="4204" w:author="Author" w:date="2026-09-30T13:42:00Z"/>
              </w:rPr>
            </w:pPr>
            <w:ins w:id="4205" w:author="Author" w:date="2026-09-30T13:42:00Z">
              <w:r>
                <w:rPr>
                  <w:sz w:val="20"/>
                  <w:szCs w:val="20"/>
                </w:rPr>
                <w:t>50.19 ± 0.22</w:t>
              </w:r>
            </w:ins>
          </w:p>
        </w:tc>
        <w:tc>
          <w:tcPr>
            <w:tcW w:w="1312" w:type="dxa"/>
          </w:tcPr>
          <w:p w14:paraId="4C32D9ED" w14:textId="77777777" w:rsidR="00A61990" w:rsidRDefault="000C0F2E">
            <w:pPr>
              <w:pStyle w:val="Compact"/>
              <w:spacing w:after="0" w:line="240" w:lineRule="auto"/>
              <w:jc w:val="right"/>
              <w:rPr>
                <w:ins w:id="4206" w:author="Author" w:date="2026-09-30T13:42:00Z"/>
              </w:rPr>
            </w:pPr>
            <w:ins w:id="4207" w:author="Author" w:date="2026-09-30T13:42:00Z">
              <w:r>
                <w:rPr>
                  <w:sz w:val="20"/>
                  <w:szCs w:val="20"/>
                </w:rPr>
                <w:t>50.19 ± 0.22</w:t>
              </w:r>
            </w:ins>
          </w:p>
        </w:tc>
        <w:tc>
          <w:tcPr>
            <w:tcW w:w="1312" w:type="dxa"/>
          </w:tcPr>
          <w:p w14:paraId="55DF247A" w14:textId="77777777" w:rsidR="00A61990" w:rsidRDefault="000C0F2E">
            <w:pPr>
              <w:pStyle w:val="Compact"/>
              <w:spacing w:after="0" w:line="240" w:lineRule="auto"/>
              <w:jc w:val="right"/>
              <w:rPr>
                <w:ins w:id="4208" w:author="Author" w:date="2026-09-30T13:42:00Z"/>
              </w:rPr>
            </w:pPr>
            <w:ins w:id="4209" w:author="Author" w:date="2026-09-30T13:42:00Z">
              <w:r>
                <w:rPr>
                  <w:sz w:val="20"/>
                  <w:szCs w:val="20"/>
                </w:rPr>
                <w:t>51.12 ± 0.16</w:t>
              </w:r>
            </w:ins>
          </w:p>
        </w:tc>
        <w:tc>
          <w:tcPr>
            <w:tcW w:w="1318" w:type="dxa"/>
          </w:tcPr>
          <w:p w14:paraId="6C8742D2" w14:textId="77777777" w:rsidR="00A61990" w:rsidRDefault="000C0F2E">
            <w:pPr>
              <w:pStyle w:val="Compact"/>
              <w:spacing w:after="0" w:line="240" w:lineRule="auto"/>
              <w:jc w:val="right"/>
              <w:rPr>
                <w:ins w:id="4210" w:author="Author" w:date="2026-09-30T13:42:00Z"/>
              </w:rPr>
            </w:pPr>
            <w:ins w:id="4211" w:author="Author" w:date="2026-09-30T13:42:00Z">
              <w:r>
                <w:rPr>
                  <w:sz w:val="20"/>
                  <w:szCs w:val="20"/>
                </w:rPr>
                <w:t>49.73 ± 0.25</w:t>
              </w:r>
            </w:ins>
          </w:p>
        </w:tc>
      </w:tr>
      <w:tr w:rsidR="00A61990" w14:paraId="291EF45C" w14:textId="77777777" w:rsidTr="00A61990">
        <w:trPr>
          <w:ins w:id="4212" w:author="Author" w:date="2026-09-30T13:42:00Z"/>
        </w:trPr>
        <w:tc>
          <w:tcPr>
            <w:tcW w:w="570" w:type="dxa"/>
          </w:tcPr>
          <w:p w14:paraId="610D3FA9" w14:textId="77777777" w:rsidR="00A61990" w:rsidRDefault="000C0F2E">
            <w:pPr>
              <w:pStyle w:val="Compact"/>
              <w:spacing w:after="0" w:line="240" w:lineRule="auto"/>
              <w:jc w:val="left"/>
              <w:rPr>
                <w:ins w:id="4213" w:author="Author" w:date="2026-09-30T13:42:00Z"/>
              </w:rPr>
            </w:pPr>
            <w:ins w:id="4214" w:author="Author" w:date="2026-09-30T13:42:00Z">
              <w:r>
                <w:rPr>
                  <w:sz w:val="20"/>
                  <w:szCs w:val="20"/>
                </w:rPr>
                <w:t>RC-T</w:t>
              </w:r>
            </w:ins>
          </w:p>
        </w:tc>
        <w:tc>
          <w:tcPr>
            <w:tcW w:w="1415" w:type="dxa"/>
          </w:tcPr>
          <w:p w14:paraId="5450248A" w14:textId="77777777" w:rsidR="00A61990" w:rsidRDefault="000C0F2E">
            <w:pPr>
              <w:pStyle w:val="Compact"/>
              <w:spacing w:after="0" w:line="240" w:lineRule="auto"/>
              <w:jc w:val="left"/>
              <w:rPr>
                <w:ins w:id="4215" w:author="Author" w:date="2026-09-30T13:42:00Z"/>
              </w:rPr>
            </w:pPr>
            <w:ins w:id="4216" w:author="Author" w:date="2026-09-30T13:42:00Z">
              <w:r>
                <w:rPr>
                  <w:sz w:val="20"/>
                  <w:szCs w:val="20"/>
                </w:rPr>
                <w:t>Water Systems</w:t>
              </w:r>
            </w:ins>
          </w:p>
        </w:tc>
        <w:tc>
          <w:tcPr>
            <w:tcW w:w="809" w:type="dxa"/>
          </w:tcPr>
          <w:p w14:paraId="21969C6C" w14:textId="77777777" w:rsidR="00A61990" w:rsidRDefault="000C0F2E">
            <w:pPr>
              <w:pStyle w:val="Compact"/>
              <w:spacing w:after="0" w:line="240" w:lineRule="auto"/>
              <w:jc w:val="right"/>
              <w:rPr>
                <w:ins w:id="4217" w:author="Author" w:date="2026-09-30T13:42:00Z"/>
              </w:rPr>
            </w:pPr>
            <w:ins w:id="4218" w:author="Author" w:date="2026-09-30T13:42:00Z">
              <w:r>
                <w:rPr>
                  <w:sz w:val="20"/>
                  <w:szCs w:val="20"/>
                </w:rPr>
                <w:t>0.35</w:t>
              </w:r>
            </w:ins>
          </w:p>
        </w:tc>
        <w:tc>
          <w:tcPr>
            <w:tcW w:w="1312" w:type="dxa"/>
          </w:tcPr>
          <w:p w14:paraId="29FBB05B" w14:textId="77777777" w:rsidR="00A61990" w:rsidRDefault="000C0F2E">
            <w:pPr>
              <w:pStyle w:val="Compact"/>
              <w:spacing w:after="0" w:line="240" w:lineRule="auto"/>
              <w:jc w:val="right"/>
              <w:rPr>
                <w:ins w:id="4219" w:author="Author" w:date="2026-09-30T13:42:00Z"/>
              </w:rPr>
            </w:pPr>
            <w:ins w:id="4220" w:author="Author" w:date="2026-09-30T13:42:00Z">
              <w:r>
                <w:rPr>
                  <w:sz w:val="20"/>
                  <w:szCs w:val="20"/>
                </w:rPr>
                <w:t>0.31 ± 0.00</w:t>
              </w:r>
            </w:ins>
          </w:p>
        </w:tc>
        <w:tc>
          <w:tcPr>
            <w:tcW w:w="1312" w:type="dxa"/>
          </w:tcPr>
          <w:p w14:paraId="37A953B9" w14:textId="77777777" w:rsidR="00A61990" w:rsidRDefault="000C0F2E">
            <w:pPr>
              <w:pStyle w:val="Compact"/>
              <w:spacing w:after="0" w:line="240" w:lineRule="auto"/>
              <w:jc w:val="right"/>
              <w:rPr>
                <w:ins w:id="4221" w:author="Author" w:date="2026-09-30T13:42:00Z"/>
              </w:rPr>
            </w:pPr>
            <w:ins w:id="4222" w:author="Author" w:date="2026-09-30T13:42:00Z">
              <w:r>
                <w:rPr>
                  <w:sz w:val="20"/>
                  <w:szCs w:val="20"/>
                </w:rPr>
                <w:t>0.31 ± 0.00</w:t>
              </w:r>
            </w:ins>
          </w:p>
        </w:tc>
        <w:tc>
          <w:tcPr>
            <w:tcW w:w="1312" w:type="dxa"/>
          </w:tcPr>
          <w:p w14:paraId="75FDB0AD" w14:textId="77777777" w:rsidR="00A61990" w:rsidRDefault="000C0F2E">
            <w:pPr>
              <w:pStyle w:val="Compact"/>
              <w:spacing w:after="0" w:line="240" w:lineRule="auto"/>
              <w:jc w:val="right"/>
              <w:rPr>
                <w:ins w:id="4223" w:author="Author" w:date="2026-09-30T13:42:00Z"/>
              </w:rPr>
            </w:pPr>
            <w:ins w:id="4224" w:author="Author" w:date="2026-09-30T13:42:00Z">
              <w:r>
                <w:rPr>
                  <w:sz w:val="20"/>
                  <w:szCs w:val="20"/>
                </w:rPr>
                <w:t>0.31 ± 0.00</w:t>
              </w:r>
            </w:ins>
          </w:p>
        </w:tc>
        <w:tc>
          <w:tcPr>
            <w:tcW w:w="1312" w:type="dxa"/>
          </w:tcPr>
          <w:p w14:paraId="206FE033" w14:textId="77777777" w:rsidR="00A61990" w:rsidRDefault="000C0F2E">
            <w:pPr>
              <w:pStyle w:val="Compact"/>
              <w:spacing w:after="0" w:line="240" w:lineRule="auto"/>
              <w:jc w:val="right"/>
              <w:rPr>
                <w:ins w:id="4225" w:author="Author" w:date="2026-09-30T13:42:00Z"/>
              </w:rPr>
            </w:pPr>
            <w:ins w:id="4226" w:author="Author" w:date="2026-09-30T13:42:00Z">
              <w:r>
                <w:rPr>
                  <w:sz w:val="20"/>
                  <w:szCs w:val="20"/>
                </w:rPr>
                <w:t>0.32 ± 0.00</w:t>
              </w:r>
            </w:ins>
          </w:p>
        </w:tc>
        <w:tc>
          <w:tcPr>
            <w:tcW w:w="1318" w:type="dxa"/>
          </w:tcPr>
          <w:p w14:paraId="7EF8C809" w14:textId="77777777" w:rsidR="00A61990" w:rsidRDefault="000C0F2E">
            <w:pPr>
              <w:pStyle w:val="Compact"/>
              <w:spacing w:after="0" w:line="240" w:lineRule="auto"/>
              <w:jc w:val="right"/>
              <w:rPr>
                <w:ins w:id="4227" w:author="Author" w:date="2026-09-30T13:42:00Z"/>
              </w:rPr>
            </w:pPr>
            <w:ins w:id="4228" w:author="Author" w:date="2026-09-30T13:42:00Z">
              <w:r>
                <w:rPr>
                  <w:sz w:val="20"/>
                  <w:szCs w:val="20"/>
                </w:rPr>
                <w:t>0.30 ± 0.00</w:t>
              </w:r>
            </w:ins>
          </w:p>
        </w:tc>
      </w:tr>
      <w:tr w:rsidR="00A61990" w14:paraId="2063D137" w14:textId="77777777" w:rsidTr="00A61990">
        <w:trPr>
          <w:ins w:id="4229" w:author="Author" w:date="2026-09-30T13:42:00Z"/>
        </w:trPr>
        <w:tc>
          <w:tcPr>
            <w:tcW w:w="570" w:type="dxa"/>
          </w:tcPr>
          <w:p w14:paraId="23914743" w14:textId="77777777" w:rsidR="00A61990" w:rsidRDefault="000C0F2E">
            <w:pPr>
              <w:pStyle w:val="Compact"/>
              <w:spacing w:after="0" w:line="240" w:lineRule="auto"/>
              <w:jc w:val="left"/>
              <w:rPr>
                <w:ins w:id="4230" w:author="Author" w:date="2026-09-30T13:42:00Z"/>
              </w:rPr>
            </w:pPr>
            <w:ins w:id="4231" w:author="Author" w:date="2026-09-30T13:42:00Z">
              <w:r>
                <w:rPr>
                  <w:sz w:val="20"/>
                  <w:szCs w:val="20"/>
                </w:rPr>
                <w:t>RC-T</w:t>
              </w:r>
            </w:ins>
          </w:p>
        </w:tc>
        <w:tc>
          <w:tcPr>
            <w:tcW w:w="1415" w:type="dxa"/>
          </w:tcPr>
          <w:p w14:paraId="1767A704" w14:textId="77777777" w:rsidR="00A61990" w:rsidRDefault="000C0F2E">
            <w:pPr>
              <w:pStyle w:val="Compact"/>
              <w:spacing w:after="0" w:line="240" w:lineRule="auto"/>
              <w:jc w:val="left"/>
              <w:rPr>
                <w:ins w:id="4232" w:author="Author" w:date="2026-09-30T13:42:00Z"/>
              </w:rPr>
            </w:pPr>
            <w:ins w:id="4233" w:author="Author" w:date="2026-09-30T13:42:00Z">
              <w:r>
                <w:rPr>
                  <w:sz w:val="20"/>
                  <w:szCs w:val="20"/>
                </w:rPr>
                <w:t>Interior Lighting</w:t>
              </w:r>
            </w:ins>
          </w:p>
        </w:tc>
        <w:tc>
          <w:tcPr>
            <w:tcW w:w="809" w:type="dxa"/>
          </w:tcPr>
          <w:p w14:paraId="7E7EF77A" w14:textId="77777777" w:rsidR="00A61990" w:rsidRDefault="000C0F2E">
            <w:pPr>
              <w:pStyle w:val="Compact"/>
              <w:spacing w:after="0" w:line="240" w:lineRule="auto"/>
              <w:jc w:val="right"/>
              <w:rPr>
                <w:ins w:id="4234" w:author="Author" w:date="2026-09-30T13:42:00Z"/>
              </w:rPr>
            </w:pPr>
            <w:ins w:id="4235" w:author="Author" w:date="2026-09-30T13:42:00Z">
              <w:r>
                <w:rPr>
                  <w:sz w:val="20"/>
                  <w:szCs w:val="20"/>
                </w:rPr>
                <w:t>2.04</w:t>
              </w:r>
            </w:ins>
          </w:p>
        </w:tc>
        <w:tc>
          <w:tcPr>
            <w:tcW w:w="1312" w:type="dxa"/>
          </w:tcPr>
          <w:p w14:paraId="67E8F7E8" w14:textId="77777777" w:rsidR="00A61990" w:rsidRDefault="000C0F2E">
            <w:pPr>
              <w:pStyle w:val="Compact"/>
              <w:spacing w:after="0" w:line="240" w:lineRule="auto"/>
              <w:jc w:val="right"/>
              <w:rPr>
                <w:ins w:id="4236" w:author="Author" w:date="2026-09-30T13:42:00Z"/>
              </w:rPr>
            </w:pPr>
            <w:ins w:id="4237" w:author="Author" w:date="2026-09-30T13:42:00Z">
              <w:r>
                <w:rPr>
                  <w:sz w:val="20"/>
                  <w:szCs w:val="20"/>
                </w:rPr>
                <w:t>1.84 ± 0.01</w:t>
              </w:r>
            </w:ins>
          </w:p>
        </w:tc>
        <w:tc>
          <w:tcPr>
            <w:tcW w:w="1312" w:type="dxa"/>
          </w:tcPr>
          <w:p w14:paraId="6F7B7165" w14:textId="77777777" w:rsidR="00A61990" w:rsidRDefault="000C0F2E">
            <w:pPr>
              <w:pStyle w:val="Compact"/>
              <w:spacing w:after="0" w:line="240" w:lineRule="auto"/>
              <w:jc w:val="right"/>
              <w:rPr>
                <w:ins w:id="4238" w:author="Author" w:date="2026-09-30T13:42:00Z"/>
              </w:rPr>
            </w:pPr>
            <w:ins w:id="4239" w:author="Author" w:date="2026-09-30T13:42:00Z">
              <w:r>
                <w:rPr>
                  <w:sz w:val="20"/>
                  <w:szCs w:val="20"/>
                </w:rPr>
                <w:t>1.79 ± 0.02</w:t>
              </w:r>
            </w:ins>
          </w:p>
        </w:tc>
        <w:tc>
          <w:tcPr>
            <w:tcW w:w="1312" w:type="dxa"/>
          </w:tcPr>
          <w:p w14:paraId="6DBA2208" w14:textId="77777777" w:rsidR="00A61990" w:rsidRDefault="000C0F2E">
            <w:pPr>
              <w:pStyle w:val="Compact"/>
              <w:spacing w:after="0" w:line="240" w:lineRule="auto"/>
              <w:jc w:val="right"/>
              <w:rPr>
                <w:ins w:id="4240" w:author="Author" w:date="2026-09-30T13:42:00Z"/>
              </w:rPr>
            </w:pPr>
            <w:ins w:id="4241" w:author="Author" w:date="2026-09-30T13:42:00Z">
              <w:r>
                <w:rPr>
                  <w:sz w:val="20"/>
                  <w:szCs w:val="20"/>
                </w:rPr>
                <w:t>1.79 ± 0.02</w:t>
              </w:r>
            </w:ins>
          </w:p>
        </w:tc>
        <w:tc>
          <w:tcPr>
            <w:tcW w:w="1312" w:type="dxa"/>
          </w:tcPr>
          <w:p w14:paraId="18B86DF1" w14:textId="77777777" w:rsidR="00A61990" w:rsidRDefault="000C0F2E">
            <w:pPr>
              <w:pStyle w:val="Compact"/>
              <w:spacing w:after="0" w:line="240" w:lineRule="auto"/>
              <w:jc w:val="right"/>
              <w:rPr>
                <w:ins w:id="4242" w:author="Author" w:date="2026-09-30T13:42:00Z"/>
              </w:rPr>
            </w:pPr>
            <w:ins w:id="4243" w:author="Author" w:date="2026-09-30T13:42:00Z">
              <w:r>
                <w:rPr>
                  <w:sz w:val="20"/>
                  <w:szCs w:val="20"/>
                </w:rPr>
                <w:t>1.87 ± 0.01</w:t>
              </w:r>
            </w:ins>
          </w:p>
        </w:tc>
        <w:tc>
          <w:tcPr>
            <w:tcW w:w="1318" w:type="dxa"/>
          </w:tcPr>
          <w:p w14:paraId="765E72B7" w14:textId="77777777" w:rsidR="00A61990" w:rsidRDefault="000C0F2E">
            <w:pPr>
              <w:pStyle w:val="Compact"/>
              <w:spacing w:after="0" w:line="240" w:lineRule="auto"/>
              <w:jc w:val="right"/>
              <w:rPr>
                <w:ins w:id="4244" w:author="Author" w:date="2026-09-30T13:42:00Z"/>
              </w:rPr>
            </w:pPr>
            <w:ins w:id="4245" w:author="Author" w:date="2026-09-30T13:42:00Z">
              <w:r>
                <w:rPr>
                  <w:sz w:val="20"/>
                  <w:szCs w:val="20"/>
                </w:rPr>
                <w:t>1.72 ± 0.02</w:t>
              </w:r>
            </w:ins>
          </w:p>
        </w:tc>
      </w:tr>
      <w:tr w:rsidR="00A61990" w14:paraId="62BA471B" w14:textId="77777777" w:rsidTr="00A61990">
        <w:trPr>
          <w:ins w:id="4246" w:author="Author" w:date="2026-09-30T13:42:00Z"/>
        </w:trPr>
        <w:tc>
          <w:tcPr>
            <w:tcW w:w="570" w:type="dxa"/>
          </w:tcPr>
          <w:p w14:paraId="305DF2D7" w14:textId="77777777" w:rsidR="00A61990" w:rsidRDefault="000C0F2E">
            <w:pPr>
              <w:pStyle w:val="Compact"/>
              <w:spacing w:after="0" w:line="240" w:lineRule="auto"/>
              <w:jc w:val="left"/>
              <w:rPr>
                <w:ins w:id="4247" w:author="Author" w:date="2026-09-30T13:42:00Z"/>
              </w:rPr>
            </w:pPr>
            <w:ins w:id="4248" w:author="Author" w:date="2026-09-30T13:42:00Z">
              <w:r>
                <w:rPr>
                  <w:sz w:val="20"/>
                  <w:szCs w:val="20"/>
                </w:rPr>
                <w:t>RC-MR2</w:t>
              </w:r>
            </w:ins>
          </w:p>
        </w:tc>
        <w:tc>
          <w:tcPr>
            <w:tcW w:w="1415" w:type="dxa"/>
          </w:tcPr>
          <w:p w14:paraId="1F39DD00" w14:textId="77777777" w:rsidR="00A61990" w:rsidRDefault="000C0F2E">
            <w:pPr>
              <w:pStyle w:val="Compact"/>
              <w:spacing w:after="0" w:line="240" w:lineRule="auto"/>
              <w:jc w:val="left"/>
              <w:rPr>
                <w:ins w:id="4249" w:author="Author" w:date="2026-09-30T13:42:00Z"/>
              </w:rPr>
            </w:pPr>
            <w:ins w:id="4250" w:author="Author" w:date="2026-09-30T13:42:00Z">
              <w:r>
                <w:rPr>
                  <w:sz w:val="20"/>
                  <w:szCs w:val="20"/>
                </w:rPr>
                <w:t>Heating</w:t>
              </w:r>
            </w:ins>
          </w:p>
        </w:tc>
        <w:tc>
          <w:tcPr>
            <w:tcW w:w="809" w:type="dxa"/>
          </w:tcPr>
          <w:p w14:paraId="09E01A00" w14:textId="77777777" w:rsidR="00A61990" w:rsidRDefault="000C0F2E">
            <w:pPr>
              <w:pStyle w:val="Compact"/>
              <w:spacing w:after="0" w:line="240" w:lineRule="auto"/>
              <w:jc w:val="right"/>
              <w:rPr>
                <w:ins w:id="4251" w:author="Author" w:date="2026-09-30T13:42:00Z"/>
              </w:rPr>
            </w:pPr>
            <w:ins w:id="4252" w:author="Author" w:date="2026-09-30T13:42:00Z">
              <w:r>
                <w:rPr>
                  <w:sz w:val="20"/>
                  <w:szCs w:val="20"/>
                </w:rPr>
                <w:t>78.22</w:t>
              </w:r>
            </w:ins>
          </w:p>
        </w:tc>
        <w:tc>
          <w:tcPr>
            <w:tcW w:w="1312" w:type="dxa"/>
          </w:tcPr>
          <w:p w14:paraId="75523309" w14:textId="77777777" w:rsidR="00A61990" w:rsidRDefault="000C0F2E">
            <w:pPr>
              <w:pStyle w:val="Compact"/>
              <w:spacing w:after="0" w:line="240" w:lineRule="auto"/>
              <w:jc w:val="right"/>
              <w:rPr>
                <w:ins w:id="4253" w:author="Author" w:date="2026-09-30T13:42:00Z"/>
              </w:rPr>
            </w:pPr>
            <w:ins w:id="4254" w:author="Author" w:date="2026-09-30T13:42:00Z">
              <w:r>
                <w:rPr>
                  <w:sz w:val="20"/>
                  <w:szCs w:val="20"/>
                </w:rPr>
                <w:t>79.25 ± 0.09</w:t>
              </w:r>
            </w:ins>
          </w:p>
        </w:tc>
        <w:tc>
          <w:tcPr>
            <w:tcW w:w="1312" w:type="dxa"/>
          </w:tcPr>
          <w:p w14:paraId="6D7CD395" w14:textId="77777777" w:rsidR="00A61990" w:rsidRDefault="000C0F2E">
            <w:pPr>
              <w:pStyle w:val="Compact"/>
              <w:spacing w:after="0" w:line="240" w:lineRule="auto"/>
              <w:jc w:val="right"/>
              <w:rPr>
                <w:ins w:id="4255" w:author="Author" w:date="2026-09-30T13:42:00Z"/>
              </w:rPr>
            </w:pPr>
            <w:ins w:id="4256" w:author="Author" w:date="2026-09-30T13:42:00Z">
              <w:r>
                <w:rPr>
                  <w:sz w:val="20"/>
                  <w:szCs w:val="20"/>
                </w:rPr>
                <w:t>79.38 ± 0.11</w:t>
              </w:r>
            </w:ins>
          </w:p>
        </w:tc>
        <w:tc>
          <w:tcPr>
            <w:tcW w:w="1312" w:type="dxa"/>
          </w:tcPr>
          <w:p w14:paraId="68CDE9F2" w14:textId="77777777" w:rsidR="00A61990" w:rsidRDefault="000C0F2E">
            <w:pPr>
              <w:pStyle w:val="Compact"/>
              <w:spacing w:after="0" w:line="240" w:lineRule="auto"/>
              <w:jc w:val="right"/>
              <w:rPr>
                <w:ins w:id="4257" w:author="Author" w:date="2026-09-30T13:42:00Z"/>
              </w:rPr>
            </w:pPr>
            <w:ins w:id="4258" w:author="Author" w:date="2026-09-30T13:42:00Z">
              <w:r>
                <w:rPr>
                  <w:sz w:val="20"/>
                  <w:szCs w:val="20"/>
                </w:rPr>
                <w:t>79.31 ± 0.11</w:t>
              </w:r>
            </w:ins>
          </w:p>
        </w:tc>
        <w:tc>
          <w:tcPr>
            <w:tcW w:w="1312" w:type="dxa"/>
          </w:tcPr>
          <w:p w14:paraId="3E94DBA1" w14:textId="77777777" w:rsidR="00A61990" w:rsidRDefault="000C0F2E">
            <w:pPr>
              <w:pStyle w:val="Compact"/>
              <w:spacing w:after="0" w:line="240" w:lineRule="auto"/>
              <w:jc w:val="right"/>
              <w:rPr>
                <w:ins w:id="4259" w:author="Author" w:date="2026-09-30T13:42:00Z"/>
              </w:rPr>
            </w:pPr>
            <w:ins w:id="4260" w:author="Author" w:date="2026-09-30T13:42:00Z">
              <w:r>
                <w:rPr>
                  <w:sz w:val="20"/>
                  <w:szCs w:val="20"/>
                </w:rPr>
                <w:t>78.87 ± 0.12</w:t>
              </w:r>
            </w:ins>
          </w:p>
        </w:tc>
        <w:tc>
          <w:tcPr>
            <w:tcW w:w="1318" w:type="dxa"/>
          </w:tcPr>
          <w:p w14:paraId="6FBA8CD9" w14:textId="77777777" w:rsidR="00A61990" w:rsidRDefault="000C0F2E">
            <w:pPr>
              <w:pStyle w:val="Compact"/>
              <w:spacing w:after="0" w:line="240" w:lineRule="auto"/>
              <w:jc w:val="right"/>
              <w:rPr>
                <w:ins w:id="4261" w:author="Author" w:date="2026-09-30T13:42:00Z"/>
              </w:rPr>
            </w:pPr>
            <w:ins w:id="4262" w:author="Author" w:date="2026-09-30T13:42:00Z">
              <w:r>
                <w:rPr>
                  <w:sz w:val="20"/>
                  <w:szCs w:val="20"/>
                </w:rPr>
                <w:t>79.31 ± 0.12</w:t>
              </w:r>
            </w:ins>
          </w:p>
        </w:tc>
      </w:tr>
      <w:tr w:rsidR="00A61990" w14:paraId="6990DA5B" w14:textId="77777777" w:rsidTr="00A61990">
        <w:trPr>
          <w:ins w:id="4263" w:author="Author" w:date="2026-09-30T13:42:00Z"/>
        </w:trPr>
        <w:tc>
          <w:tcPr>
            <w:tcW w:w="570" w:type="dxa"/>
          </w:tcPr>
          <w:p w14:paraId="1F46D4C4" w14:textId="77777777" w:rsidR="00A61990" w:rsidRDefault="000C0F2E">
            <w:pPr>
              <w:pStyle w:val="Compact"/>
              <w:spacing w:after="0" w:line="240" w:lineRule="auto"/>
              <w:jc w:val="left"/>
              <w:rPr>
                <w:ins w:id="4264" w:author="Author" w:date="2026-09-30T13:42:00Z"/>
              </w:rPr>
            </w:pPr>
            <w:ins w:id="4265" w:author="Author" w:date="2026-09-30T13:42:00Z">
              <w:r>
                <w:rPr>
                  <w:sz w:val="20"/>
                  <w:szCs w:val="20"/>
                </w:rPr>
                <w:t>RC-MR2</w:t>
              </w:r>
            </w:ins>
          </w:p>
        </w:tc>
        <w:tc>
          <w:tcPr>
            <w:tcW w:w="1415" w:type="dxa"/>
          </w:tcPr>
          <w:p w14:paraId="7B5D23A3" w14:textId="77777777" w:rsidR="00A61990" w:rsidRDefault="000C0F2E">
            <w:pPr>
              <w:pStyle w:val="Compact"/>
              <w:spacing w:after="0" w:line="240" w:lineRule="auto"/>
              <w:jc w:val="left"/>
              <w:rPr>
                <w:ins w:id="4266" w:author="Author" w:date="2026-09-30T13:42:00Z"/>
              </w:rPr>
            </w:pPr>
            <w:ins w:id="4267" w:author="Author" w:date="2026-09-30T13:42:00Z">
              <w:r>
                <w:rPr>
                  <w:sz w:val="20"/>
                  <w:szCs w:val="20"/>
                </w:rPr>
                <w:t>Cooling</w:t>
              </w:r>
            </w:ins>
          </w:p>
        </w:tc>
        <w:tc>
          <w:tcPr>
            <w:tcW w:w="809" w:type="dxa"/>
          </w:tcPr>
          <w:p w14:paraId="3F2D2C83" w14:textId="77777777" w:rsidR="00A61990" w:rsidRDefault="000C0F2E">
            <w:pPr>
              <w:pStyle w:val="Compact"/>
              <w:spacing w:after="0" w:line="240" w:lineRule="auto"/>
              <w:jc w:val="right"/>
              <w:rPr>
                <w:ins w:id="4268" w:author="Author" w:date="2026-09-30T13:42:00Z"/>
              </w:rPr>
            </w:pPr>
            <w:ins w:id="4269" w:author="Author" w:date="2026-09-30T13:42:00Z">
              <w:r>
                <w:rPr>
                  <w:sz w:val="20"/>
                  <w:szCs w:val="20"/>
                </w:rPr>
                <w:t>3.77</w:t>
              </w:r>
            </w:ins>
          </w:p>
        </w:tc>
        <w:tc>
          <w:tcPr>
            <w:tcW w:w="1312" w:type="dxa"/>
          </w:tcPr>
          <w:p w14:paraId="431160A7" w14:textId="77777777" w:rsidR="00A61990" w:rsidRDefault="000C0F2E">
            <w:pPr>
              <w:pStyle w:val="Compact"/>
              <w:spacing w:after="0" w:line="240" w:lineRule="auto"/>
              <w:jc w:val="right"/>
              <w:rPr>
                <w:ins w:id="4270" w:author="Author" w:date="2026-09-30T13:42:00Z"/>
              </w:rPr>
            </w:pPr>
            <w:ins w:id="4271" w:author="Author" w:date="2026-09-30T13:42:00Z">
              <w:r>
                <w:rPr>
                  <w:sz w:val="20"/>
                  <w:szCs w:val="20"/>
                </w:rPr>
                <w:t>3.55 ± 0.02</w:t>
              </w:r>
            </w:ins>
          </w:p>
        </w:tc>
        <w:tc>
          <w:tcPr>
            <w:tcW w:w="1312" w:type="dxa"/>
          </w:tcPr>
          <w:p w14:paraId="0CB5AFF4" w14:textId="77777777" w:rsidR="00A61990" w:rsidRDefault="000C0F2E">
            <w:pPr>
              <w:pStyle w:val="Compact"/>
              <w:spacing w:after="0" w:line="240" w:lineRule="auto"/>
              <w:jc w:val="right"/>
              <w:rPr>
                <w:ins w:id="4272" w:author="Author" w:date="2026-09-30T13:42:00Z"/>
              </w:rPr>
            </w:pPr>
            <w:ins w:id="4273" w:author="Author" w:date="2026-09-30T13:42:00Z">
              <w:r>
                <w:rPr>
                  <w:sz w:val="20"/>
                  <w:szCs w:val="20"/>
                </w:rPr>
                <w:t>3.53 ± 0.03</w:t>
              </w:r>
            </w:ins>
          </w:p>
        </w:tc>
        <w:tc>
          <w:tcPr>
            <w:tcW w:w="1312" w:type="dxa"/>
          </w:tcPr>
          <w:p w14:paraId="312BC97B" w14:textId="77777777" w:rsidR="00A61990" w:rsidRDefault="000C0F2E">
            <w:pPr>
              <w:pStyle w:val="Compact"/>
              <w:spacing w:after="0" w:line="240" w:lineRule="auto"/>
              <w:jc w:val="right"/>
              <w:rPr>
                <w:ins w:id="4274" w:author="Author" w:date="2026-09-30T13:42:00Z"/>
              </w:rPr>
            </w:pPr>
            <w:ins w:id="4275" w:author="Author" w:date="2026-09-30T13:42:00Z">
              <w:r>
                <w:rPr>
                  <w:sz w:val="20"/>
                  <w:szCs w:val="20"/>
                </w:rPr>
                <w:t>3.55 ± 0.03</w:t>
              </w:r>
            </w:ins>
          </w:p>
        </w:tc>
        <w:tc>
          <w:tcPr>
            <w:tcW w:w="1312" w:type="dxa"/>
          </w:tcPr>
          <w:p w14:paraId="77DD431B" w14:textId="77777777" w:rsidR="00A61990" w:rsidRDefault="000C0F2E">
            <w:pPr>
              <w:pStyle w:val="Compact"/>
              <w:spacing w:after="0" w:line="240" w:lineRule="auto"/>
              <w:jc w:val="right"/>
              <w:rPr>
                <w:ins w:id="4276" w:author="Author" w:date="2026-09-30T13:42:00Z"/>
              </w:rPr>
            </w:pPr>
            <w:ins w:id="4277" w:author="Author" w:date="2026-09-30T13:42:00Z">
              <w:r>
                <w:rPr>
                  <w:sz w:val="20"/>
                  <w:szCs w:val="20"/>
                </w:rPr>
                <w:t>3.66 ± 0.03</w:t>
              </w:r>
            </w:ins>
          </w:p>
        </w:tc>
        <w:tc>
          <w:tcPr>
            <w:tcW w:w="1318" w:type="dxa"/>
          </w:tcPr>
          <w:p w14:paraId="7E645153" w14:textId="77777777" w:rsidR="00A61990" w:rsidRDefault="000C0F2E">
            <w:pPr>
              <w:pStyle w:val="Compact"/>
              <w:spacing w:after="0" w:line="240" w:lineRule="auto"/>
              <w:jc w:val="right"/>
              <w:rPr>
                <w:ins w:id="4278" w:author="Author" w:date="2026-09-30T13:42:00Z"/>
              </w:rPr>
            </w:pPr>
            <w:ins w:id="4279" w:author="Author" w:date="2026-09-30T13:42:00Z">
              <w:r>
                <w:rPr>
                  <w:sz w:val="20"/>
                  <w:szCs w:val="20"/>
                </w:rPr>
                <w:t>3.55 ± 0.03</w:t>
              </w:r>
            </w:ins>
          </w:p>
        </w:tc>
      </w:tr>
      <w:tr w:rsidR="00A61990" w14:paraId="7EEC3566" w14:textId="77777777" w:rsidTr="00A61990">
        <w:trPr>
          <w:ins w:id="4280" w:author="Author" w:date="2026-09-30T13:42:00Z"/>
        </w:trPr>
        <w:tc>
          <w:tcPr>
            <w:tcW w:w="570" w:type="dxa"/>
          </w:tcPr>
          <w:p w14:paraId="7515C2FA" w14:textId="77777777" w:rsidR="00A61990" w:rsidRDefault="000C0F2E">
            <w:pPr>
              <w:pStyle w:val="Compact"/>
              <w:spacing w:after="0" w:line="240" w:lineRule="auto"/>
              <w:jc w:val="left"/>
              <w:rPr>
                <w:ins w:id="4281" w:author="Author" w:date="2026-09-30T13:42:00Z"/>
              </w:rPr>
            </w:pPr>
            <w:ins w:id="4282" w:author="Author" w:date="2026-09-30T13:42:00Z">
              <w:r>
                <w:rPr>
                  <w:sz w:val="20"/>
                  <w:szCs w:val="20"/>
                </w:rPr>
                <w:t>RC-MR2</w:t>
              </w:r>
            </w:ins>
          </w:p>
        </w:tc>
        <w:tc>
          <w:tcPr>
            <w:tcW w:w="1415" w:type="dxa"/>
          </w:tcPr>
          <w:p w14:paraId="5EE5DC91" w14:textId="77777777" w:rsidR="00A61990" w:rsidRDefault="000C0F2E">
            <w:pPr>
              <w:pStyle w:val="Compact"/>
              <w:spacing w:after="0" w:line="240" w:lineRule="auto"/>
              <w:jc w:val="left"/>
              <w:rPr>
                <w:ins w:id="4283" w:author="Author" w:date="2026-09-30T13:42:00Z"/>
              </w:rPr>
            </w:pPr>
            <w:ins w:id="4284" w:author="Author" w:date="2026-09-30T13:42:00Z">
              <w:r>
                <w:rPr>
                  <w:sz w:val="20"/>
                  <w:szCs w:val="20"/>
                </w:rPr>
                <w:t>Electric Equipment</w:t>
              </w:r>
            </w:ins>
          </w:p>
        </w:tc>
        <w:tc>
          <w:tcPr>
            <w:tcW w:w="809" w:type="dxa"/>
          </w:tcPr>
          <w:p w14:paraId="334B884F" w14:textId="77777777" w:rsidR="00A61990" w:rsidRDefault="000C0F2E">
            <w:pPr>
              <w:pStyle w:val="Compact"/>
              <w:spacing w:after="0" w:line="240" w:lineRule="auto"/>
              <w:jc w:val="right"/>
              <w:rPr>
                <w:ins w:id="4285" w:author="Author" w:date="2026-09-30T13:42:00Z"/>
              </w:rPr>
            </w:pPr>
            <w:ins w:id="4286" w:author="Author" w:date="2026-09-30T13:42:00Z">
              <w:r>
                <w:rPr>
                  <w:sz w:val="20"/>
                  <w:szCs w:val="20"/>
                </w:rPr>
                <w:t>13.05</w:t>
              </w:r>
            </w:ins>
          </w:p>
        </w:tc>
        <w:tc>
          <w:tcPr>
            <w:tcW w:w="1312" w:type="dxa"/>
          </w:tcPr>
          <w:p w14:paraId="73B90C2C" w14:textId="77777777" w:rsidR="00A61990" w:rsidRDefault="000C0F2E">
            <w:pPr>
              <w:pStyle w:val="Compact"/>
              <w:spacing w:after="0" w:line="240" w:lineRule="auto"/>
              <w:jc w:val="right"/>
              <w:rPr>
                <w:ins w:id="4287" w:author="Author" w:date="2026-09-30T13:42:00Z"/>
              </w:rPr>
            </w:pPr>
            <w:ins w:id="4288" w:author="Author" w:date="2026-09-30T13:42:00Z">
              <w:r>
                <w:rPr>
                  <w:sz w:val="20"/>
                  <w:szCs w:val="20"/>
                </w:rPr>
                <w:t>12.52 ± 0.07</w:t>
              </w:r>
            </w:ins>
          </w:p>
        </w:tc>
        <w:tc>
          <w:tcPr>
            <w:tcW w:w="1312" w:type="dxa"/>
          </w:tcPr>
          <w:p w14:paraId="1D14ED25" w14:textId="77777777" w:rsidR="00A61990" w:rsidRDefault="000C0F2E">
            <w:pPr>
              <w:pStyle w:val="Compact"/>
              <w:spacing w:after="0" w:line="240" w:lineRule="auto"/>
              <w:jc w:val="right"/>
              <w:rPr>
                <w:ins w:id="4289" w:author="Author" w:date="2026-09-30T13:42:00Z"/>
              </w:rPr>
            </w:pPr>
            <w:ins w:id="4290" w:author="Author" w:date="2026-09-30T13:42:00Z">
              <w:r>
                <w:rPr>
                  <w:sz w:val="20"/>
                  <w:szCs w:val="20"/>
                </w:rPr>
                <w:t>12.37 ± 0.08</w:t>
              </w:r>
            </w:ins>
          </w:p>
        </w:tc>
        <w:tc>
          <w:tcPr>
            <w:tcW w:w="1312" w:type="dxa"/>
          </w:tcPr>
          <w:p w14:paraId="46DA7357" w14:textId="77777777" w:rsidR="00A61990" w:rsidRDefault="000C0F2E">
            <w:pPr>
              <w:pStyle w:val="Compact"/>
              <w:spacing w:after="0" w:line="240" w:lineRule="auto"/>
              <w:jc w:val="right"/>
              <w:rPr>
                <w:ins w:id="4291" w:author="Author" w:date="2026-09-30T13:42:00Z"/>
              </w:rPr>
            </w:pPr>
            <w:ins w:id="4292" w:author="Author" w:date="2026-09-30T13:42:00Z">
              <w:r>
                <w:rPr>
                  <w:sz w:val="20"/>
                  <w:szCs w:val="20"/>
                </w:rPr>
                <w:t>12.46 ± 0.09</w:t>
              </w:r>
            </w:ins>
          </w:p>
        </w:tc>
        <w:tc>
          <w:tcPr>
            <w:tcW w:w="1312" w:type="dxa"/>
          </w:tcPr>
          <w:p w14:paraId="4587B4B6" w14:textId="77777777" w:rsidR="00A61990" w:rsidRDefault="000C0F2E">
            <w:pPr>
              <w:pStyle w:val="Compact"/>
              <w:spacing w:after="0" w:line="240" w:lineRule="auto"/>
              <w:jc w:val="right"/>
              <w:rPr>
                <w:ins w:id="4293" w:author="Author" w:date="2026-09-30T13:42:00Z"/>
              </w:rPr>
            </w:pPr>
            <w:ins w:id="4294" w:author="Author" w:date="2026-09-30T13:42:00Z">
              <w:r>
                <w:rPr>
                  <w:sz w:val="20"/>
                  <w:szCs w:val="20"/>
                </w:rPr>
                <w:t>12.74 ± 0.08</w:t>
              </w:r>
            </w:ins>
          </w:p>
        </w:tc>
        <w:tc>
          <w:tcPr>
            <w:tcW w:w="1318" w:type="dxa"/>
          </w:tcPr>
          <w:p w14:paraId="022C775F" w14:textId="77777777" w:rsidR="00A61990" w:rsidRDefault="000C0F2E">
            <w:pPr>
              <w:pStyle w:val="Compact"/>
              <w:spacing w:after="0" w:line="240" w:lineRule="auto"/>
              <w:jc w:val="right"/>
              <w:rPr>
                <w:ins w:id="4295" w:author="Author" w:date="2026-09-30T13:42:00Z"/>
              </w:rPr>
            </w:pPr>
            <w:ins w:id="4296" w:author="Author" w:date="2026-09-30T13:42:00Z">
              <w:r>
                <w:rPr>
                  <w:sz w:val="20"/>
                  <w:szCs w:val="20"/>
                </w:rPr>
                <w:t>12.37 ± 0.08</w:t>
              </w:r>
            </w:ins>
          </w:p>
        </w:tc>
      </w:tr>
      <w:tr w:rsidR="00A61990" w14:paraId="4F59C70E" w14:textId="77777777" w:rsidTr="00A61990">
        <w:trPr>
          <w:ins w:id="4297" w:author="Author" w:date="2026-09-30T13:42:00Z"/>
        </w:trPr>
        <w:tc>
          <w:tcPr>
            <w:tcW w:w="570" w:type="dxa"/>
          </w:tcPr>
          <w:p w14:paraId="46C98B9C" w14:textId="77777777" w:rsidR="00A61990" w:rsidRDefault="000C0F2E">
            <w:pPr>
              <w:pStyle w:val="Compact"/>
              <w:spacing w:after="0" w:line="240" w:lineRule="auto"/>
              <w:jc w:val="left"/>
              <w:rPr>
                <w:ins w:id="4298" w:author="Author" w:date="2026-09-30T13:42:00Z"/>
              </w:rPr>
            </w:pPr>
            <w:ins w:id="4299" w:author="Author" w:date="2026-09-30T13:42:00Z">
              <w:r>
                <w:rPr>
                  <w:sz w:val="20"/>
                  <w:szCs w:val="20"/>
                </w:rPr>
                <w:t>RC-MR2</w:t>
              </w:r>
            </w:ins>
          </w:p>
        </w:tc>
        <w:tc>
          <w:tcPr>
            <w:tcW w:w="1415" w:type="dxa"/>
          </w:tcPr>
          <w:p w14:paraId="3CFDAC53" w14:textId="77777777" w:rsidR="00A61990" w:rsidRDefault="000C0F2E">
            <w:pPr>
              <w:pStyle w:val="Compact"/>
              <w:spacing w:after="0" w:line="240" w:lineRule="auto"/>
              <w:jc w:val="left"/>
              <w:rPr>
                <w:ins w:id="4300" w:author="Author" w:date="2026-09-30T13:42:00Z"/>
              </w:rPr>
            </w:pPr>
            <w:ins w:id="4301" w:author="Author" w:date="2026-09-30T13:42:00Z">
              <w:r>
                <w:rPr>
                  <w:sz w:val="20"/>
                  <w:szCs w:val="20"/>
                </w:rPr>
                <w:t>Water Systems</w:t>
              </w:r>
            </w:ins>
          </w:p>
        </w:tc>
        <w:tc>
          <w:tcPr>
            <w:tcW w:w="809" w:type="dxa"/>
          </w:tcPr>
          <w:p w14:paraId="6AC8BF05" w14:textId="77777777" w:rsidR="00A61990" w:rsidRDefault="000C0F2E">
            <w:pPr>
              <w:pStyle w:val="Compact"/>
              <w:spacing w:after="0" w:line="240" w:lineRule="auto"/>
              <w:jc w:val="right"/>
              <w:rPr>
                <w:ins w:id="4302" w:author="Author" w:date="2026-09-30T13:42:00Z"/>
              </w:rPr>
            </w:pPr>
            <w:ins w:id="4303" w:author="Author" w:date="2026-09-30T13:42:00Z">
              <w:r>
                <w:rPr>
                  <w:sz w:val="20"/>
                  <w:szCs w:val="20"/>
                </w:rPr>
                <w:t>0.20</w:t>
              </w:r>
            </w:ins>
          </w:p>
        </w:tc>
        <w:tc>
          <w:tcPr>
            <w:tcW w:w="1312" w:type="dxa"/>
          </w:tcPr>
          <w:p w14:paraId="32551EF9" w14:textId="77777777" w:rsidR="00A61990" w:rsidRDefault="000C0F2E">
            <w:pPr>
              <w:pStyle w:val="Compact"/>
              <w:spacing w:after="0" w:line="240" w:lineRule="auto"/>
              <w:jc w:val="right"/>
              <w:rPr>
                <w:ins w:id="4304" w:author="Author" w:date="2026-09-30T13:42:00Z"/>
              </w:rPr>
            </w:pPr>
            <w:ins w:id="4305" w:author="Author" w:date="2026-09-30T13:42:00Z">
              <w:r>
                <w:rPr>
                  <w:sz w:val="20"/>
                  <w:szCs w:val="20"/>
                </w:rPr>
                <w:t>0.20 ± 0.00</w:t>
              </w:r>
            </w:ins>
          </w:p>
        </w:tc>
        <w:tc>
          <w:tcPr>
            <w:tcW w:w="1312" w:type="dxa"/>
          </w:tcPr>
          <w:p w14:paraId="06920F8D" w14:textId="77777777" w:rsidR="00A61990" w:rsidRDefault="000C0F2E">
            <w:pPr>
              <w:pStyle w:val="Compact"/>
              <w:spacing w:after="0" w:line="240" w:lineRule="auto"/>
              <w:jc w:val="right"/>
              <w:rPr>
                <w:ins w:id="4306" w:author="Author" w:date="2026-09-30T13:42:00Z"/>
              </w:rPr>
            </w:pPr>
            <w:ins w:id="4307" w:author="Author" w:date="2026-09-30T13:42:00Z">
              <w:r>
                <w:rPr>
                  <w:sz w:val="20"/>
                  <w:szCs w:val="20"/>
                </w:rPr>
                <w:t>0.19 ± 0.00</w:t>
              </w:r>
            </w:ins>
          </w:p>
        </w:tc>
        <w:tc>
          <w:tcPr>
            <w:tcW w:w="1312" w:type="dxa"/>
          </w:tcPr>
          <w:p w14:paraId="2C6B4693" w14:textId="77777777" w:rsidR="00A61990" w:rsidRDefault="000C0F2E">
            <w:pPr>
              <w:pStyle w:val="Compact"/>
              <w:spacing w:after="0" w:line="240" w:lineRule="auto"/>
              <w:jc w:val="right"/>
              <w:rPr>
                <w:ins w:id="4308" w:author="Author" w:date="2026-09-30T13:42:00Z"/>
              </w:rPr>
            </w:pPr>
            <w:ins w:id="4309" w:author="Author" w:date="2026-09-30T13:42:00Z">
              <w:r>
                <w:rPr>
                  <w:sz w:val="20"/>
                  <w:szCs w:val="20"/>
                </w:rPr>
                <w:t>0.20 ± 0.00</w:t>
              </w:r>
            </w:ins>
          </w:p>
        </w:tc>
        <w:tc>
          <w:tcPr>
            <w:tcW w:w="1312" w:type="dxa"/>
          </w:tcPr>
          <w:p w14:paraId="2A7F51A4" w14:textId="77777777" w:rsidR="00A61990" w:rsidRDefault="000C0F2E">
            <w:pPr>
              <w:pStyle w:val="Compact"/>
              <w:spacing w:after="0" w:line="240" w:lineRule="auto"/>
              <w:jc w:val="right"/>
              <w:rPr>
                <w:ins w:id="4310" w:author="Author" w:date="2026-09-30T13:42:00Z"/>
              </w:rPr>
            </w:pPr>
            <w:ins w:id="4311" w:author="Author" w:date="2026-09-30T13:42:00Z">
              <w:r>
                <w:rPr>
                  <w:sz w:val="20"/>
                  <w:szCs w:val="20"/>
                </w:rPr>
                <w:t>0.20 ± 0.00</w:t>
              </w:r>
            </w:ins>
          </w:p>
        </w:tc>
        <w:tc>
          <w:tcPr>
            <w:tcW w:w="1318" w:type="dxa"/>
          </w:tcPr>
          <w:p w14:paraId="716BCB0E" w14:textId="77777777" w:rsidR="00A61990" w:rsidRDefault="000C0F2E">
            <w:pPr>
              <w:pStyle w:val="Compact"/>
              <w:spacing w:after="0" w:line="240" w:lineRule="auto"/>
              <w:jc w:val="right"/>
              <w:rPr>
                <w:ins w:id="4312" w:author="Author" w:date="2026-09-30T13:42:00Z"/>
              </w:rPr>
            </w:pPr>
            <w:ins w:id="4313" w:author="Author" w:date="2026-09-30T13:42:00Z">
              <w:r>
                <w:rPr>
                  <w:sz w:val="20"/>
                  <w:szCs w:val="20"/>
                </w:rPr>
                <w:t>0.19 ± 0.00</w:t>
              </w:r>
            </w:ins>
          </w:p>
        </w:tc>
      </w:tr>
      <w:tr w:rsidR="00A61990" w14:paraId="22FCF123" w14:textId="77777777" w:rsidTr="00A61990">
        <w:trPr>
          <w:ins w:id="4314" w:author="Author" w:date="2026-09-30T13:42:00Z"/>
        </w:trPr>
        <w:tc>
          <w:tcPr>
            <w:tcW w:w="570" w:type="dxa"/>
          </w:tcPr>
          <w:p w14:paraId="42363E60" w14:textId="77777777" w:rsidR="00A61990" w:rsidRDefault="000C0F2E">
            <w:pPr>
              <w:pStyle w:val="Compact"/>
              <w:spacing w:after="0" w:line="240" w:lineRule="auto"/>
              <w:jc w:val="left"/>
              <w:rPr>
                <w:ins w:id="4315" w:author="Author" w:date="2026-09-30T13:42:00Z"/>
              </w:rPr>
            </w:pPr>
            <w:ins w:id="4316" w:author="Author" w:date="2026-09-30T13:42:00Z">
              <w:r>
                <w:rPr>
                  <w:sz w:val="20"/>
                  <w:szCs w:val="20"/>
                </w:rPr>
                <w:t>RC-MR2</w:t>
              </w:r>
            </w:ins>
          </w:p>
        </w:tc>
        <w:tc>
          <w:tcPr>
            <w:tcW w:w="1415" w:type="dxa"/>
          </w:tcPr>
          <w:p w14:paraId="3603BDFF" w14:textId="77777777" w:rsidR="00A61990" w:rsidRDefault="000C0F2E">
            <w:pPr>
              <w:pStyle w:val="Compact"/>
              <w:spacing w:after="0" w:line="240" w:lineRule="auto"/>
              <w:jc w:val="left"/>
              <w:rPr>
                <w:ins w:id="4317" w:author="Author" w:date="2026-09-30T13:42:00Z"/>
              </w:rPr>
            </w:pPr>
            <w:ins w:id="4318" w:author="Author" w:date="2026-09-30T13:42:00Z">
              <w:r>
                <w:rPr>
                  <w:sz w:val="20"/>
                  <w:szCs w:val="20"/>
                </w:rPr>
                <w:t>Interior Lighting</w:t>
              </w:r>
            </w:ins>
          </w:p>
        </w:tc>
        <w:tc>
          <w:tcPr>
            <w:tcW w:w="809" w:type="dxa"/>
          </w:tcPr>
          <w:p w14:paraId="489CA04D" w14:textId="77777777" w:rsidR="00A61990" w:rsidRDefault="000C0F2E">
            <w:pPr>
              <w:pStyle w:val="Compact"/>
              <w:spacing w:after="0" w:line="240" w:lineRule="auto"/>
              <w:jc w:val="right"/>
              <w:rPr>
                <w:ins w:id="4319" w:author="Author" w:date="2026-09-30T13:42:00Z"/>
              </w:rPr>
            </w:pPr>
            <w:ins w:id="4320" w:author="Author" w:date="2026-09-30T13:42:00Z">
              <w:r>
                <w:rPr>
                  <w:sz w:val="20"/>
                  <w:szCs w:val="20"/>
                </w:rPr>
                <w:t>0.51</w:t>
              </w:r>
            </w:ins>
          </w:p>
        </w:tc>
        <w:tc>
          <w:tcPr>
            <w:tcW w:w="1312" w:type="dxa"/>
          </w:tcPr>
          <w:p w14:paraId="3BBE7A72" w14:textId="77777777" w:rsidR="00A61990" w:rsidRDefault="000C0F2E">
            <w:pPr>
              <w:pStyle w:val="Compact"/>
              <w:spacing w:after="0" w:line="240" w:lineRule="auto"/>
              <w:jc w:val="right"/>
              <w:rPr>
                <w:ins w:id="4321" w:author="Author" w:date="2026-09-30T13:42:00Z"/>
              </w:rPr>
            </w:pPr>
            <w:ins w:id="4322" w:author="Author" w:date="2026-09-30T13:42:00Z">
              <w:r>
                <w:rPr>
                  <w:sz w:val="20"/>
                  <w:szCs w:val="20"/>
                </w:rPr>
                <w:t>0.44 ± 0.01</w:t>
              </w:r>
            </w:ins>
          </w:p>
        </w:tc>
        <w:tc>
          <w:tcPr>
            <w:tcW w:w="1312" w:type="dxa"/>
          </w:tcPr>
          <w:p w14:paraId="156C4467" w14:textId="77777777" w:rsidR="00A61990" w:rsidRDefault="000C0F2E">
            <w:pPr>
              <w:pStyle w:val="Compact"/>
              <w:spacing w:after="0" w:line="240" w:lineRule="auto"/>
              <w:jc w:val="right"/>
              <w:rPr>
                <w:ins w:id="4323" w:author="Author" w:date="2026-09-30T13:42:00Z"/>
              </w:rPr>
            </w:pPr>
            <w:ins w:id="4324" w:author="Author" w:date="2026-09-30T13:42:00Z">
              <w:r>
                <w:rPr>
                  <w:sz w:val="20"/>
                  <w:szCs w:val="20"/>
                </w:rPr>
                <w:t>0.43 ± 0.01</w:t>
              </w:r>
            </w:ins>
          </w:p>
        </w:tc>
        <w:tc>
          <w:tcPr>
            <w:tcW w:w="1312" w:type="dxa"/>
          </w:tcPr>
          <w:p w14:paraId="7588E6DA" w14:textId="77777777" w:rsidR="00A61990" w:rsidRDefault="000C0F2E">
            <w:pPr>
              <w:pStyle w:val="Compact"/>
              <w:spacing w:after="0" w:line="240" w:lineRule="auto"/>
              <w:jc w:val="right"/>
              <w:rPr>
                <w:ins w:id="4325" w:author="Author" w:date="2026-09-30T13:42:00Z"/>
              </w:rPr>
            </w:pPr>
            <w:ins w:id="4326" w:author="Author" w:date="2026-09-30T13:42:00Z">
              <w:r>
                <w:rPr>
                  <w:sz w:val="20"/>
                  <w:szCs w:val="20"/>
                </w:rPr>
                <w:t>0.43 ± 0.01</w:t>
              </w:r>
            </w:ins>
          </w:p>
        </w:tc>
        <w:tc>
          <w:tcPr>
            <w:tcW w:w="1312" w:type="dxa"/>
          </w:tcPr>
          <w:p w14:paraId="200D2552" w14:textId="77777777" w:rsidR="00A61990" w:rsidRDefault="000C0F2E">
            <w:pPr>
              <w:pStyle w:val="Compact"/>
              <w:spacing w:after="0" w:line="240" w:lineRule="auto"/>
              <w:jc w:val="right"/>
              <w:rPr>
                <w:ins w:id="4327" w:author="Author" w:date="2026-09-30T13:42:00Z"/>
              </w:rPr>
            </w:pPr>
            <w:ins w:id="4328" w:author="Author" w:date="2026-09-30T13:42:00Z">
              <w:r>
                <w:rPr>
                  <w:sz w:val="20"/>
                  <w:szCs w:val="20"/>
                </w:rPr>
                <w:t>0.46 ± 0.01</w:t>
              </w:r>
            </w:ins>
          </w:p>
        </w:tc>
        <w:tc>
          <w:tcPr>
            <w:tcW w:w="1318" w:type="dxa"/>
          </w:tcPr>
          <w:p w14:paraId="335D7276" w14:textId="77777777" w:rsidR="00A61990" w:rsidRDefault="000C0F2E">
            <w:pPr>
              <w:pStyle w:val="Compact"/>
              <w:spacing w:after="0" w:line="240" w:lineRule="auto"/>
              <w:jc w:val="right"/>
              <w:rPr>
                <w:ins w:id="4329" w:author="Author" w:date="2026-09-30T13:42:00Z"/>
              </w:rPr>
            </w:pPr>
            <w:ins w:id="4330" w:author="Author" w:date="2026-09-30T13:42:00Z">
              <w:r>
                <w:rPr>
                  <w:sz w:val="20"/>
                  <w:szCs w:val="20"/>
                </w:rPr>
                <w:t>0.41 ± 0.01</w:t>
              </w:r>
            </w:ins>
          </w:p>
        </w:tc>
      </w:tr>
      <w:tr w:rsidR="00A61990" w14:paraId="453B8939" w14:textId="77777777" w:rsidTr="00A61990">
        <w:trPr>
          <w:ins w:id="4331" w:author="Author" w:date="2026-09-30T13:42:00Z"/>
        </w:trPr>
        <w:tc>
          <w:tcPr>
            <w:tcW w:w="570" w:type="dxa"/>
          </w:tcPr>
          <w:p w14:paraId="5CBB7E24" w14:textId="77777777" w:rsidR="00A61990" w:rsidRDefault="000C0F2E">
            <w:pPr>
              <w:pStyle w:val="Compact"/>
              <w:spacing w:after="0" w:line="240" w:lineRule="auto"/>
              <w:jc w:val="left"/>
              <w:rPr>
                <w:ins w:id="4332" w:author="Author" w:date="2026-09-30T13:42:00Z"/>
              </w:rPr>
            </w:pPr>
            <w:ins w:id="4333" w:author="Author" w:date="2026-09-30T13:42:00Z">
              <w:r>
                <w:rPr>
                  <w:sz w:val="20"/>
                  <w:szCs w:val="20"/>
                </w:rPr>
                <w:t>RC-MR3</w:t>
              </w:r>
            </w:ins>
          </w:p>
        </w:tc>
        <w:tc>
          <w:tcPr>
            <w:tcW w:w="1415" w:type="dxa"/>
          </w:tcPr>
          <w:p w14:paraId="1FE30E49" w14:textId="77777777" w:rsidR="00A61990" w:rsidRDefault="000C0F2E">
            <w:pPr>
              <w:pStyle w:val="Compact"/>
              <w:spacing w:after="0" w:line="240" w:lineRule="auto"/>
              <w:jc w:val="left"/>
              <w:rPr>
                <w:ins w:id="4334" w:author="Author" w:date="2026-09-30T13:42:00Z"/>
              </w:rPr>
            </w:pPr>
            <w:ins w:id="4335" w:author="Author" w:date="2026-09-30T13:42:00Z">
              <w:r>
                <w:rPr>
                  <w:sz w:val="20"/>
                  <w:szCs w:val="20"/>
                </w:rPr>
                <w:t>Heating</w:t>
              </w:r>
            </w:ins>
          </w:p>
        </w:tc>
        <w:tc>
          <w:tcPr>
            <w:tcW w:w="809" w:type="dxa"/>
          </w:tcPr>
          <w:p w14:paraId="64A7CCE0" w14:textId="77777777" w:rsidR="00A61990" w:rsidRDefault="000C0F2E">
            <w:pPr>
              <w:pStyle w:val="Compact"/>
              <w:spacing w:after="0" w:line="240" w:lineRule="auto"/>
              <w:jc w:val="right"/>
              <w:rPr>
                <w:ins w:id="4336" w:author="Author" w:date="2026-09-30T13:42:00Z"/>
              </w:rPr>
            </w:pPr>
            <w:ins w:id="4337" w:author="Author" w:date="2026-09-30T13:42:00Z">
              <w:r>
                <w:rPr>
                  <w:sz w:val="20"/>
                  <w:szCs w:val="20"/>
                </w:rPr>
                <w:t>80.42</w:t>
              </w:r>
            </w:ins>
          </w:p>
        </w:tc>
        <w:tc>
          <w:tcPr>
            <w:tcW w:w="1312" w:type="dxa"/>
          </w:tcPr>
          <w:p w14:paraId="146B9CB9" w14:textId="77777777" w:rsidR="00A61990" w:rsidRDefault="000C0F2E">
            <w:pPr>
              <w:pStyle w:val="Compact"/>
              <w:spacing w:after="0" w:line="240" w:lineRule="auto"/>
              <w:jc w:val="right"/>
              <w:rPr>
                <w:ins w:id="4338" w:author="Author" w:date="2026-09-30T13:42:00Z"/>
              </w:rPr>
            </w:pPr>
            <w:ins w:id="4339" w:author="Author" w:date="2026-09-30T13:42:00Z">
              <w:r>
                <w:rPr>
                  <w:sz w:val="20"/>
                  <w:szCs w:val="20"/>
                </w:rPr>
                <w:t>81.49 ± 0.09</w:t>
              </w:r>
            </w:ins>
          </w:p>
        </w:tc>
        <w:tc>
          <w:tcPr>
            <w:tcW w:w="1312" w:type="dxa"/>
          </w:tcPr>
          <w:p w14:paraId="7F681588" w14:textId="77777777" w:rsidR="00A61990" w:rsidRDefault="000C0F2E">
            <w:pPr>
              <w:pStyle w:val="Compact"/>
              <w:spacing w:after="0" w:line="240" w:lineRule="auto"/>
              <w:jc w:val="right"/>
              <w:rPr>
                <w:ins w:id="4340" w:author="Author" w:date="2026-09-30T13:42:00Z"/>
              </w:rPr>
            </w:pPr>
            <w:ins w:id="4341" w:author="Author" w:date="2026-09-30T13:42:00Z">
              <w:r>
                <w:rPr>
                  <w:sz w:val="20"/>
                  <w:szCs w:val="20"/>
                </w:rPr>
                <w:t>81.66 ± 0.11</w:t>
              </w:r>
            </w:ins>
          </w:p>
        </w:tc>
        <w:tc>
          <w:tcPr>
            <w:tcW w:w="1312" w:type="dxa"/>
          </w:tcPr>
          <w:p w14:paraId="570F08AD" w14:textId="77777777" w:rsidR="00A61990" w:rsidRDefault="000C0F2E">
            <w:pPr>
              <w:pStyle w:val="Compact"/>
              <w:spacing w:after="0" w:line="240" w:lineRule="auto"/>
              <w:jc w:val="right"/>
              <w:rPr>
                <w:ins w:id="4342" w:author="Author" w:date="2026-09-30T13:42:00Z"/>
              </w:rPr>
            </w:pPr>
            <w:ins w:id="4343" w:author="Author" w:date="2026-09-30T13:42:00Z">
              <w:r>
                <w:rPr>
                  <w:sz w:val="20"/>
                  <w:szCs w:val="20"/>
                </w:rPr>
                <w:t>81.56 ± 0.08</w:t>
              </w:r>
            </w:ins>
          </w:p>
        </w:tc>
        <w:tc>
          <w:tcPr>
            <w:tcW w:w="1312" w:type="dxa"/>
          </w:tcPr>
          <w:p w14:paraId="76CCC1DE" w14:textId="77777777" w:rsidR="00A61990" w:rsidRDefault="000C0F2E">
            <w:pPr>
              <w:pStyle w:val="Compact"/>
              <w:spacing w:after="0" w:line="240" w:lineRule="auto"/>
              <w:jc w:val="right"/>
              <w:rPr>
                <w:ins w:id="4344" w:author="Author" w:date="2026-09-30T13:42:00Z"/>
              </w:rPr>
            </w:pPr>
            <w:ins w:id="4345" w:author="Author" w:date="2026-09-30T13:42:00Z">
              <w:r>
                <w:rPr>
                  <w:sz w:val="20"/>
                  <w:szCs w:val="20"/>
                </w:rPr>
                <w:t>81.14 ± 0.09</w:t>
              </w:r>
            </w:ins>
          </w:p>
        </w:tc>
        <w:tc>
          <w:tcPr>
            <w:tcW w:w="1318" w:type="dxa"/>
          </w:tcPr>
          <w:p w14:paraId="28364681" w14:textId="77777777" w:rsidR="00A61990" w:rsidRDefault="000C0F2E">
            <w:pPr>
              <w:pStyle w:val="Compact"/>
              <w:spacing w:after="0" w:line="240" w:lineRule="auto"/>
              <w:jc w:val="right"/>
              <w:rPr>
                <w:ins w:id="4346" w:author="Author" w:date="2026-09-30T13:42:00Z"/>
              </w:rPr>
            </w:pPr>
            <w:ins w:id="4347" w:author="Author" w:date="2026-09-30T13:42:00Z">
              <w:r>
                <w:rPr>
                  <w:sz w:val="20"/>
                  <w:szCs w:val="20"/>
                </w:rPr>
                <w:t>81.58 ± 0.10</w:t>
              </w:r>
            </w:ins>
          </w:p>
        </w:tc>
      </w:tr>
      <w:tr w:rsidR="00A61990" w14:paraId="21EDCFC4" w14:textId="77777777" w:rsidTr="00A61990">
        <w:trPr>
          <w:ins w:id="4348" w:author="Author" w:date="2026-09-30T13:42:00Z"/>
        </w:trPr>
        <w:tc>
          <w:tcPr>
            <w:tcW w:w="570" w:type="dxa"/>
          </w:tcPr>
          <w:p w14:paraId="180C18B1" w14:textId="77777777" w:rsidR="00A61990" w:rsidRDefault="000C0F2E">
            <w:pPr>
              <w:pStyle w:val="Compact"/>
              <w:spacing w:after="0" w:line="240" w:lineRule="auto"/>
              <w:jc w:val="left"/>
              <w:rPr>
                <w:ins w:id="4349" w:author="Author" w:date="2026-09-30T13:42:00Z"/>
              </w:rPr>
            </w:pPr>
            <w:ins w:id="4350" w:author="Author" w:date="2026-09-30T13:42:00Z">
              <w:r>
                <w:rPr>
                  <w:sz w:val="20"/>
                  <w:szCs w:val="20"/>
                </w:rPr>
                <w:t>RC-MR3</w:t>
              </w:r>
            </w:ins>
          </w:p>
        </w:tc>
        <w:tc>
          <w:tcPr>
            <w:tcW w:w="1415" w:type="dxa"/>
          </w:tcPr>
          <w:p w14:paraId="231BEEA2" w14:textId="77777777" w:rsidR="00A61990" w:rsidRDefault="000C0F2E">
            <w:pPr>
              <w:pStyle w:val="Compact"/>
              <w:spacing w:after="0" w:line="240" w:lineRule="auto"/>
              <w:jc w:val="left"/>
              <w:rPr>
                <w:ins w:id="4351" w:author="Author" w:date="2026-09-30T13:42:00Z"/>
              </w:rPr>
            </w:pPr>
            <w:ins w:id="4352" w:author="Author" w:date="2026-09-30T13:42:00Z">
              <w:r>
                <w:rPr>
                  <w:sz w:val="20"/>
                  <w:szCs w:val="20"/>
                </w:rPr>
                <w:t>Cooling</w:t>
              </w:r>
            </w:ins>
          </w:p>
        </w:tc>
        <w:tc>
          <w:tcPr>
            <w:tcW w:w="809" w:type="dxa"/>
          </w:tcPr>
          <w:p w14:paraId="019E7667" w14:textId="77777777" w:rsidR="00A61990" w:rsidRDefault="000C0F2E">
            <w:pPr>
              <w:pStyle w:val="Compact"/>
              <w:spacing w:after="0" w:line="240" w:lineRule="auto"/>
              <w:jc w:val="right"/>
              <w:rPr>
                <w:ins w:id="4353" w:author="Author" w:date="2026-09-30T13:42:00Z"/>
              </w:rPr>
            </w:pPr>
            <w:ins w:id="4354" w:author="Author" w:date="2026-09-30T13:42:00Z">
              <w:r>
                <w:rPr>
                  <w:sz w:val="20"/>
                  <w:szCs w:val="20"/>
                </w:rPr>
                <w:t>4.47</w:t>
              </w:r>
            </w:ins>
          </w:p>
        </w:tc>
        <w:tc>
          <w:tcPr>
            <w:tcW w:w="1312" w:type="dxa"/>
          </w:tcPr>
          <w:p w14:paraId="3730EDB7" w14:textId="77777777" w:rsidR="00A61990" w:rsidRDefault="000C0F2E">
            <w:pPr>
              <w:pStyle w:val="Compact"/>
              <w:spacing w:after="0" w:line="240" w:lineRule="auto"/>
              <w:jc w:val="right"/>
              <w:rPr>
                <w:ins w:id="4355" w:author="Author" w:date="2026-09-30T13:42:00Z"/>
              </w:rPr>
            </w:pPr>
            <w:ins w:id="4356" w:author="Author" w:date="2026-09-30T13:42:00Z">
              <w:r>
                <w:rPr>
                  <w:sz w:val="20"/>
                  <w:szCs w:val="20"/>
                </w:rPr>
                <w:t>4.24 ± 0.02</w:t>
              </w:r>
            </w:ins>
          </w:p>
        </w:tc>
        <w:tc>
          <w:tcPr>
            <w:tcW w:w="1312" w:type="dxa"/>
          </w:tcPr>
          <w:p w14:paraId="6B1C43F8" w14:textId="77777777" w:rsidR="00A61990" w:rsidRDefault="000C0F2E">
            <w:pPr>
              <w:pStyle w:val="Compact"/>
              <w:spacing w:after="0" w:line="240" w:lineRule="auto"/>
              <w:jc w:val="right"/>
              <w:rPr>
                <w:ins w:id="4357" w:author="Author" w:date="2026-09-30T13:42:00Z"/>
              </w:rPr>
            </w:pPr>
            <w:ins w:id="4358" w:author="Author" w:date="2026-09-30T13:42:00Z">
              <w:r>
                <w:rPr>
                  <w:sz w:val="20"/>
                  <w:szCs w:val="20"/>
                </w:rPr>
                <w:t>4.20 ± 0.03</w:t>
              </w:r>
            </w:ins>
          </w:p>
        </w:tc>
        <w:tc>
          <w:tcPr>
            <w:tcW w:w="1312" w:type="dxa"/>
          </w:tcPr>
          <w:p w14:paraId="36687921" w14:textId="77777777" w:rsidR="00A61990" w:rsidRDefault="000C0F2E">
            <w:pPr>
              <w:pStyle w:val="Compact"/>
              <w:spacing w:after="0" w:line="240" w:lineRule="auto"/>
              <w:jc w:val="right"/>
              <w:rPr>
                <w:ins w:id="4359" w:author="Author" w:date="2026-09-30T13:42:00Z"/>
              </w:rPr>
            </w:pPr>
            <w:ins w:id="4360" w:author="Author" w:date="2026-09-30T13:42:00Z">
              <w:r>
                <w:rPr>
                  <w:sz w:val="20"/>
                  <w:szCs w:val="20"/>
                </w:rPr>
                <w:t>4.23 ± 0.02</w:t>
              </w:r>
            </w:ins>
          </w:p>
        </w:tc>
        <w:tc>
          <w:tcPr>
            <w:tcW w:w="1312" w:type="dxa"/>
          </w:tcPr>
          <w:p w14:paraId="60FBC087" w14:textId="77777777" w:rsidR="00A61990" w:rsidRDefault="000C0F2E">
            <w:pPr>
              <w:pStyle w:val="Compact"/>
              <w:spacing w:after="0" w:line="240" w:lineRule="auto"/>
              <w:jc w:val="right"/>
              <w:rPr>
                <w:ins w:id="4361" w:author="Author" w:date="2026-09-30T13:42:00Z"/>
              </w:rPr>
            </w:pPr>
            <w:ins w:id="4362" w:author="Author" w:date="2026-09-30T13:42:00Z">
              <w:r>
                <w:rPr>
                  <w:sz w:val="20"/>
                  <w:szCs w:val="20"/>
                </w:rPr>
                <w:t>4.34 ± 0.02</w:t>
              </w:r>
            </w:ins>
          </w:p>
        </w:tc>
        <w:tc>
          <w:tcPr>
            <w:tcW w:w="1318" w:type="dxa"/>
          </w:tcPr>
          <w:p w14:paraId="3515D735" w14:textId="77777777" w:rsidR="00A61990" w:rsidRDefault="000C0F2E">
            <w:pPr>
              <w:pStyle w:val="Compact"/>
              <w:spacing w:after="0" w:line="240" w:lineRule="auto"/>
              <w:jc w:val="right"/>
              <w:rPr>
                <w:ins w:id="4363" w:author="Author" w:date="2026-09-30T13:42:00Z"/>
              </w:rPr>
            </w:pPr>
            <w:ins w:id="4364" w:author="Author" w:date="2026-09-30T13:42:00Z">
              <w:r>
                <w:rPr>
                  <w:sz w:val="20"/>
                  <w:szCs w:val="20"/>
                </w:rPr>
                <w:t>4.23 ± 0.03</w:t>
              </w:r>
            </w:ins>
          </w:p>
        </w:tc>
      </w:tr>
      <w:tr w:rsidR="00A61990" w14:paraId="0F11E8BA" w14:textId="77777777" w:rsidTr="00A61990">
        <w:trPr>
          <w:ins w:id="4365" w:author="Author" w:date="2026-09-30T13:42:00Z"/>
        </w:trPr>
        <w:tc>
          <w:tcPr>
            <w:tcW w:w="570" w:type="dxa"/>
          </w:tcPr>
          <w:p w14:paraId="3B485EEE" w14:textId="77777777" w:rsidR="00A61990" w:rsidRDefault="000C0F2E">
            <w:pPr>
              <w:pStyle w:val="Compact"/>
              <w:spacing w:after="0" w:line="240" w:lineRule="auto"/>
              <w:jc w:val="left"/>
              <w:rPr>
                <w:ins w:id="4366" w:author="Author" w:date="2026-09-30T13:42:00Z"/>
              </w:rPr>
            </w:pPr>
            <w:ins w:id="4367" w:author="Author" w:date="2026-09-30T13:42:00Z">
              <w:r>
                <w:rPr>
                  <w:sz w:val="20"/>
                  <w:szCs w:val="20"/>
                </w:rPr>
                <w:t>RC-MR3</w:t>
              </w:r>
            </w:ins>
          </w:p>
        </w:tc>
        <w:tc>
          <w:tcPr>
            <w:tcW w:w="1415" w:type="dxa"/>
          </w:tcPr>
          <w:p w14:paraId="626EAA4C" w14:textId="77777777" w:rsidR="00A61990" w:rsidRDefault="000C0F2E">
            <w:pPr>
              <w:pStyle w:val="Compact"/>
              <w:spacing w:after="0" w:line="240" w:lineRule="auto"/>
              <w:jc w:val="left"/>
              <w:rPr>
                <w:ins w:id="4368" w:author="Author" w:date="2026-09-30T13:42:00Z"/>
              </w:rPr>
            </w:pPr>
            <w:ins w:id="4369" w:author="Author" w:date="2026-09-30T13:42:00Z">
              <w:r>
                <w:rPr>
                  <w:sz w:val="20"/>
                  <w:szCs w:val="20"/>
                </w:rPr>
                <w:t>Electric Equipment</w:t>
              </w:r>
            </w:ins>
          </w:p>
        </w:tc>
        <w:tc>
          <w:tcPr>
            <w:tcW w:w="809" w:type="dxa"/>
          </w:tcPr>
          <w:p w14:paraId="4A881DA5" w14:textId="77777777" w:rsidR="00A61990" w:rsidRDefault="000C0F2E">
            <w:pPr>
              <w:pStyle w:val="Compact"/>
              <w:spacing w:after="0" w:line="240" w:lineRule="auto"/>
              <w:jc w:val="right"/>
              <w:rPr>
                <w:ins w:id="4370" w:author="Author" w:date="2026-09-30T13:42:00Z"/>
              </w:rPr>
            </w:pPr>
            <w:ins w:id="4371" w:author="Author" w:date="2026-09-30T13:42:00Z">
              <w:r>
                <w:rPr>
                  <w:sz w:val="20"/>
                  <w:szCs w:val="20"/>
                </w:rPr>
                <w:t>13.05</w:t>
              </w:r>
            </w:ins>
          </w:p>
        </w:tc>
        <w:tc>
          <w:tcPr>
            <w:tcW w:w="1312" w:type="dxa"/>
          </w:tcPr>
          <w:p w14:paraId="62E61C54" w14:textId="77777777" w:rsidR="00A61990" w:rsidRDefault="000C0F2E">
            <w:pPr>
              <w:pStyle w:val="Compact"/>
              <w:spacing w:after="0" w:line="240" w:lineRule="auto"/>
              <w:jc w:val="right"/>
              <w:rPr>
                <w:ins w:id="4372" w:author="Author" w:date="2026-09-30T13:42:00Z"/>
              </w:rPr>
            </w:pPr>
            <w:ins w:id="4373" w:author="Author" w:date="2026-09-30T13:42:00Z">
              <w:r>
                <w:rPr>
                  <w:sz w:val="20"/>
                  <w:szCs w:val="20"/>
                </w:rPr>
                <w:t>12.52 ± 0.10</w:t>
              </w:r>
            </w:ins>
          </w:p>
        </w:tc>
        <w:tc>
          <w:tcPr>
            <w:tcW w:w="1312" w:type="dxa"/>
          </w:tcPr>
          <w:p w14:paraId="30D9B71B" w14:textId="77777777" w:rsidR="00A61990" w:rsidRDefault="000C0F2E">
            <w:pPr>
              <w:pStyle w:val="Compact"/>
              <w:spacing w:after="0" w:line="240" w:lineRule="auto"/>
              <w:jc w:val="right"/>
              <w:rPr>
                <w:ins w:id="4374" w:author="Author" w:date="2026-09-30T13:42:00Z"/>
              </w:rPr>
            </w:pPr>
            <w:ins w:id="4375" w:author="Author" w:date="2026-09-30T13:42:00Z">
              <w:r>
                <w:rPr>
                  <w:sz w:val="20"/>
                  <w:szCs w:val="20"/>
                </w:rPr>
                <w:t>12.34 ± 0.09</w:t>
              </w:r>
            </w:ins>
          </w:p>
        </w:tc>
        <w:tc>
          <w:tcPr>
            <w:tcW w:w="1312" w:type="dxa"/>
          </w:tcPr>
          <w:p w14:paraId="2B525290" w14:textId="77777777" w:rsidR="00A61990" w:rsidRDefault="000C0F2E">
            <w:pPr>
              <w:pStyle w:val="Compact"/>
              <w:spacing w:after="0" w:line="240" w:lineRule="auto"/>
              <w:jc w:val="right"/>
              <w:rPr>
                <w:ins w:id="4376" w:author="Author" w:date="2026-09-30T13:42:00Z"/>
              </w:rPr>
            </w:pPr>
            <w:ins w:id="4377" w:author="Author" w:date="2026-09-30T13:42:00Z">
              <w:r>
                <w:rPr>
                  <w:sz w:val="20"/>
                  <w:szCs w:val="20"/>
                </w:rPr>
                <w:t>12.49 ± 0.07</w:t>
              </w:r>
            </w:ins>
          </w:p>
        </w:tc>
        <w:tc>
          <w:tcPr>
            <w:tcW w:w="1312" w:type="dxa"/>
          </w:tcPr>
          <w:p w14:paraId="10362A4B" w14:textId="77777777" w:rsidR="00A61990" w:rsidRDefault="000C0F2E">
            <w:pPr>
              <w:pStyle w:val="Compact"/>
              <w:spacing w:after="0" w:line="240" w:lineRule="auto"/>
              <w:jc w:val="right"/>
              <w:rPr>
                <w:ins w:id="4378" w:author="Author" w:date="2026-09-30T13:42:00Z"/>
              </w:rPr>
            </w:pPr>
            <w:ins w:id="4379" w:author="Author" w:date="2026-09-30T13:42:00Z">
              <w:r>
                <w:rPr>
                  <w:sz w:val="20"/>
                  <w:szCs w:val="20"/>
                </w:rPr>
                <w:t>12.75 ± 0.06</w:t>
              </w:r>
            </w:ins>
          </w:p>
        </w:tc>
        <w:tc>
          <w:tcPr>
            <w:tcW w:w="1318" w:type="dxa"/>
          </w:tcPr>
          <w:p w14:paraId="090139C5" w14:textId="77777777" w:rsidR="00A61990" w:rsidRDefault="000C0F2E">
            <w:pPr>
              <w:pStyle w:val="Compact"/>
              <w:spacing w:after="0" w:line="240" w:lineRule="auto"/>
              <w:jc w:val="right"/>
              <w:rPr>
                <w:ins w:id="4380" w:author="Author" w:date="2026-09-30T13:42:00Z"/>
              </w:rPr>
            </w:pPr>
            <w:ins w:id="4381" w:author="Author" w:date="2026-09-30T13:42:00Z">
              <w:r>
                <w:rPr>
                  <w:sz w:val="20"/>
                  <w:szCs w:val="20"/>
                </w:rPr>
                <w:t>12.33 ± 0.11</w:t>
              </w:r>
            </w:ins>
          </w:p>
        </w:tc>
      </w:tr>
      <w:tr w:rsidR="00A61990" w14:paraId="4F864D14" w14:textId="77777777" w:rsidTr="00A61990">
        <w:trPr>
          <w:ins w:id="4382" w:author="Author" w:date="2026-09-30T13:42:00Z"/>
        </w:trPr>
        <w:tc>
          <w:tcPr>
            <w:tcW w:w="570" w:type="dxa"/>
          </w:tcPr>
          <w:p w14:paraId="3D19D6DA" w14:textId="77777777" w:rsidR="00A61990" w:rsidRDefault="000C0F2E">
            <w:pPr>
              <w:pStyle w:val="Compact"/>
              <w:spacing w:after="0" w:line="240" w:lineRule="auto"/>
              <w:jc w:val="left"/>
              <w:rPr>
                <w:ins w:id="4383" w:author="Author" w:date="2026-09-30T13:42:00Z"/>
              </w:rPr>
            </w:pPr>
            <w:ins w:id="4384" w:author="Author" w:date="2026-09-30T13:42:00Z">
              <w:r>
                <w:rPr>
                  <w:sz w:val="20"/>
                  <w:szCs w:val="20"/>
                </w:rPr>
                <w:t>RC-MR3</w:t>
              </w:r>
            </w:ins>
          </w:p>
        </w:tc>
        <w:tc>
          <w:tcPr>
            <w:tcW w:w="1415" w:type="dxa"/>
          </w:tcPr>
          <w:p w14:paraId="23543447" w14:textId="77777777" w:rsidR="00A61990" w:rsidRDefault="000C0F2E">
            <w:pPr>
              <w:pStyle w:val="Compact"/>
              <w:spacing w:after="0" w:line="240" w:lineRule="auto"/>
              <w:jc w:val="left"/>
              <w:rPr>
                <w:ins w:id="4385" w:author="Author" w:date="2026-09-30T13:42:00Z"/>
              </w:rPr>
            </w:pPr>
            <w:ins w:id="4386" w:author="Author" w:date="2026-09-30T13:42:00Z">
              <w:r>
                <w:rPr>
                  <w:sz w:val="20"/>
                  <w:szCs w:val="20"/>
                </w:rPr>
                <w:t>Water Systems</w:t>
              </w:r>
            </w:ins>
          </w:p>
        </w:tc>
        <w:tc>
          <w:tcPr>
            <w:tcW w:w="809" w:type="dxa"/>
          </w:tcPr>
          <w:p w14:paraId="70663B6A" w14:textId="77777777" w:rsidR="00A61990" w:rsidRDefault="000C0F2E">
            <w:pPr>
              <w:pStyle w:val="Compact"/>
              <w:spacing w:after="0" w:line="240" w:lineRule="auto"/>
              <w:jc w:val="right"/>
              <w:rPr>
                <w:ins w:id="4387" w:author="Author" w:date="2026-09-30T13:42:00Z"/>
              </w:rPr>
            </w:pPr>
            <w:ins w:id="4388" w:author="Author" w:date="2026-09-30T13:42:00Z">
              <w:r>
                <w:rPr>
                  <w:sz w:val="20"/>
                  <w:szCs w:val="20"/>
                </w:rPr>
                <w:t>0.14</w:t>
              </w:r>
            </w:ins>
          </w:p>
        </w:tc>
        <w:tc>
          <w:tcPr>
            <w:tcW w:w="1312" w:type="dxa"/>
          </w:tcPr>
          <w:p w14:paraId="1D02577B" w14:textId="77777777" w:rsidR="00A61990" w:rsidRDefault="000C0F2E">
            <w:pPr>
              <w:pStyle w:val="Compact"/>
              <w:spacing w:after="0" w:line="240" w:lineRule="auto"/>
              <w:jc w:val="right"/>
              <w:rPr>
                <w:ins w:id="4389" w:author="Author" w:date="2026-09-30T13:42:00Z"/>
              </w:rPr>
            </w:pPr>
            <w:ins w:id="4390" w:author="Author" w:date="2026-09-30T13:42:00Z">
              <w:r>
                <w:rPr>
                  <w:sz w:val="20"/>
                  <w:szCs w:val="20"/>
                </w:rPr>
                <w:t>0.13 ± 0.00</w:t>
              </w:r>
            </w:ins>
          </w:p>
        </w:tc>
        <w:tc>
          <w:tcPr>
            <w:tcW w:w="1312" w:type="dxa"/>
          </w:tcPr>
          <w:p w14:paraId="7DE2DAD4" w14:textId="77777777" w:rsidR="00A61990" w:rsidRDefault="000C0F2E">
            <w:pPr>
              <w:pStyle w:val="Compact"/>
              <w:spacing w:after="0" w:line="240" w:lineRule="auto"/>
              <w:jc w:val="right"/>
              <w:rPr>
                <w:ins w:id="4391" w:author="Author" w:date="2026-09-30T13:42:00Z"/>
              </w:rPr>
            </w:pPr>
            <w:ins w:id="4392" w:author="Author" w:date="2026-09-30T13:42:00Z">
              <w:r>
                <w:rPr>
                  <w:sz w:val="20"/>
                  <w:szCs w:val="20"/>
                </w:rPr>
                <w:t>0.13 ± 0.00</w:t>
              </w:r>
            </w:ins>
          </w:p>
        </w:tc>
        <w:tc>
          <w:tcPr>
            <w:tcW w:w="1312" w:type="dxa"/>
          </w:tcPr>
          <w:p w14:paraId="02F1EC5B" w14:textId="77777777" w:rsidR="00A61990" w:rsidRDefault="000C0F2E">
            <w:pPr>
              <w:pStyle w:val="Compact"/>
              <w:spacing w:after="0" w:line="240" w:lineRule="auto"/>
              <w:jc w:val="right"/>
              <w:rPr>
                <w:ins w:id="4393" w:author="Author" w:date="2026-09-30T13:42:00Z"/>
              </w:rPr>
            </w:pPr>
            <w:ins w:id="4394" w:author="Author" w:date="2026-09-30T13:42:00Z">
              <w:r>
                <w:rPr>
                  <w:sz w:val="20"/>
                  <w:szCs w:val="20"/>
                </w:rPr>
                <w:t>0.13 ± 0.00</w:t>
              </w:r>
            </w:ins>
          </w:p>
        </w:tc>
        <w:tc>
          <w:tcPr>
            <w:tcW w:w="1312" w:type="dxa"/>
          </w:tcPr>
          <w:p w14:paraId="160523EC" w14:textId="77777777" w:rsidR="00A61990" w:rsidRDefault="000C0F2E">
            <w:pPr>
              <w:pStyle w:val="Compact"/>
              <w:spacing w:after="0" w:line="240" w:lineRule="auto"/>
              <w:jc w:val="right"/>
              <w:rPr>
                <w:ins w:id="4395" w:author="Author" w:date="2026-09-30T13:42:00Z"/>
              </w:rPr>
            </w:pPr>
            <w:ins w:id="4396" w:author="Author" w:date="2026-09-30T13:42:00Z">
              <w:r>
                <w:rPr>
                  <w:sz w:val="20"/>
                  <w:szCs w:val="20"/>
                </w:rPr>
                <w:t>0.13 ± 0.00</w:t>
              </w:r>
            </w:ins>
          </w:p>
        </w:tc>
        <w:tc>
          <w:tcPr>
            <w:tcW w:w="1318" w:type="dxa"/>
          </w:tcPr>
          <w:p w14:paraId="5E3FC570" w14:textId="77777777" w:rsidR="00A61990" w:rsidRDefault="000C0F2E">
            <w:pPr>
              <w:pStyle w:val="Compact"/>
              <w:spacing w:after="0" w:line="240" w:lineRule="auto"/>
              <w:jc w:val="right"/>
              <w:rPr>
                <w:ins w:id="4397" w:author="Author" w:date="2026-09-30T13:42:00Z"/>
              </w:rPr>
            </w:pPr>
            <w:ins w:id="4398" w:author="Author" w:date="2026-09-30T13:42:00Z">
              <w:r>
                <w:rPr>
                  <w:sz w:val="20"/>
                  <w:szCs w:val="20"/>
                </w:rPr>
                <w:t>0.13 ± 0.00</w:t>
              </w:r>
            </w:ins>
          </w:p>
        </w:tc>
      </w:tr>
      <w:tr w:rsidR="00A61990" w14:paraId="637D32C1" w14:textId="77777777" w:rsidTr="00A61990">
        <w:trPr>
          <w:ins w:id="4399" w:author="Author" w:date="2026-09-30T13:42:00Z"/>
        </w:trPr>
        <w:tc>
          <w:tcPr>
            <w:tcW w:w="570" w:type="dxa"/>
          </w:tcPr>
          <w:p w14:paraId="6E47C79D" w14:textId="77777777" w:rsidR="00A61990" w:rsidRDefault="000C0F2E">
            <w:pPr>
              <w:pStyle w:val="Compact"/>
              <w:spacing w:after="0" w:line="240" w:lineRule="auto"/>
              <w:jc w:val="left"/>
              <w:rPr>
                <w:ins w:id="4400" w:author="Author" w:date="2026-09-30T13:42:00Z"/>
              </w:rPr>
            </w:pPr>
            <w:ins w:id="4401" w:author="Author" w:date="2026-09-30T13:42:00Z">
              <w:r>
                <w:rPr>
                  <w:sz w:val="20"/>
                  <w:szCs w:val="20"/>
                </w:rPr>
                <w:t>RC-MR3</w:t>
              </w:r>
            </w:ins>
          </w:p>
        </w:tc>
        <w:tc>
          <w:tcPr>
            <w:tcW w:w="1415" w:type="dxa"/>
          </w:tcPr>
          <w:p w14:paraId="52C1B996" w14:textId="77777777" w:rsidR="00A61990" w:rsidRDefault="000C0F2E">
            <w:pPr>
              <w:pStyle w:val="Compact"/>
              <w:spacing w:after="0" w:line="240" w:lineRule="auto"/>
              <w:jc w:val="left"/>
              <w:rPr>
                <w:ins w:id="4402" w:author="Author" w:date="2026-09-30T13:42:00Z"/>
              </w:rPr>
            </w:pPr>
            <w:ins w:id="4403" w:author="Author" w:date="2026-09-30T13:42:00Z">
              <w:r>
                <w:rPr>
                  <w:sz w:val="20"/>
                  <w:szCs w:val="20"/>
                </w:rPr>
                <w:t>Interior Lighting</w:t>
              </w:r>
            </w:ins>
          </w:p>
        </w:tc>
        <w:tc>
          <w:tcPr>
            <w:tcW w:w="809" w:type="dxa"/>
          </w:tcPr>
          <w:p w14:paraId="6CF98A87" w14:textId="77777777" w:rsidR="00A61990" w:rsidRDefault="000C0F2E">
            <w:pPr>
              <w:pStyle w:val="Compact"/>
              <w:spacing w:after="0" w:line="240" w:lineRule="auto"/>
              <w:jc w:val="right"/>
              <w:rPr>
                <w:ins w:id="4404" w:author="Author" w:date="2026-09-30T13:42:00Z"/>
              </w:rPr>
            </w:pPr>
            <w:ins w:id="4405" w:author="Author" w:date="2026-09-30T13:42:00Z">
              <w:r>
                <w:rPr>
                  <w:sz w:val="20"/>
                  <w:szCs w:val="20"/>
                </w:rPr>
                <w:t>0.51</w:t>
              </w:r>
            </w:ins>
          </w:p>
        </w:tc>
        <w:tc>
          <w:tcPr>
            <w:tcW w:w="1312" w:type="dxa"/>
          </w:tcPr>
          <w:p w14:paraId="3C44517B" w14:textId="77777777" w:rsidR="00A61990" w:rsidRDefault="000C0F2E">
            <w:pPr>
              <w:pStyle w:val="Compact"/>
              <w:spacing w:after="0" w:line="240" w:lineRule="auto"/>
              <w:jc w:val="right"/>
              <w:rPr>
                <w:ins w:id="4406" w:author="Author" w:date="2026-09-30T13:42:00Z"/>
              </w:rPr>
            </w:pPr>
            <w:ins w:id="4407" w:author="Author" w:date="2026-09-30T13:42:00Z">
              <w:r>
                <w:rPr>
                  <w:sz w:val="20"/>
                  <w:szCs w:val="20"/>
                </w:rPr>
                <w:t>0.44 ± 0.01</w:t>
              </w:r>
            </w:ins>
          </w:p>
        </w:tc>
        <w:tc>
          <w:tcPr>
            <w:tcW w:w="1312" w:type="dxa"/>
          </w:tcPr>
          <w:p w14:paraId="23F6C004" w14:textId="77777777" w:rsidR="00A61990" w:rsidRDefault="000C0F2E">
            <w:pPr>
              <w:pStyle w:val="Compact"/>
              <w:spacing w:after="0" w:line="240" w:lineRule="auto"/>
              <w:jc w:val="right"/>
              <w:rPr>
                <w:ins w:id="4408" w:author="Author" w:date="2026-09-30T13:42:00Z"/>
              </w:rPr>
            </w:pPr>
            <w:ins w:id="4409" w:author="Author" w:date="2026-09-30T13:42:00Z">
              <w:r>
                <w:rPr>
                  <w:sz w:val="20"/>
                  <w:szCs w:val="20"/>
                </w:rPr>
                <w:t>0.42 ± 0.01</w:t>
              </w:r>
            </w:ins>
          </w:p>
        </w:tc>
        <w:tc>
          <w:tcPr>
            <w:tcW w:w="1312" w:type="dxa"/>
          </w:tcPr>
          <w:p w14:paraId="4C31153F" w14:textId="77777777" w:rsidR="00A61990" w:rsidRDefault="000C0F2E">
            <w:pPr>
              <w:pStyle w:val="Compact"/>
              <w:spacing w:after="0" w:line="240" w:lineRule="auto"/>
              <w:jc w:val="right"/>
              <w:rPr>
                <w:ins w:id="4410" w:author="Author" w:date="2026-09-30T13:42:00Z"/>
              </w:rPr>
            </w:pPr>
            <w:ins w:id="4411" w:author="Author" w:date="2026-09-30T13:42:00Z">
              <w:r>
                <w:rPr>
                  <w:sz w:val="20"/>
                  <w:szCs w:val="20"/>
                </w:rPr>
                <w:t>0.43 ± 0.01</w:t>
              </w:r>
            </w:ins>
          </w:p>
        </w:tc>
        <w:tc>
          <w:tcPr>
            <w:tcW w:w="1312" w:type="dxa"/>
          </w:tcPr>
          <w:p w14:paraId="1208E9C8" w14:textId="77777777" w:rsidR="00A61990" w:rsidRDefault="000C0F2E">
            <w:pPr>
              <w:pStyle w:val="Compact"/>
              <w:spacing w:after="0" w:line="240" w:lineRule="auto"/>
              <w:jc w:val="right"/>
              <w:rPr>
                <w:ins w:id="4412" w:author="Author" w:date="2026-09-30T13:42:00Z"/>
              </w:rPr>
            </w:pPr>
            <w:ins w:id="4413" w:author="Author" w:date="2026-09-30T13:42:00Z">
              <w:r>
                <w:rPr>
                  <w:sz w:val="20"/>
                  <w:szCs w:val="20"/>
                </w:rPr>
                <w:t>0.46 ± 0.01</w:t>
              </w:r>
            </w:ins>
          </w:p>
        </w:tc>
        <w:tc>
          <w:tcPr>
            <w:tcW w:w="1318" w:type="dxa"/>
          </w:tcPr>
          <w:p w14:paraId="7AFD539A" w14:textId="77777777" w:rsidR="00A61990" w:rsidRDefault="000C0F2E">
            <w:pPr>
              <w:pStyle w:val="Compact"/>
              <w:spacing w:after="0" w:line="240" w:lineRule="auto"/>
              <w:jc w:val="right"/>
              <w:rPr>
                <w:ins w:id="4414" w:author="Author" w:date="2026-09-30T13:42:00Z"/>
              </w:rPr>
            </w:pPr>
            <w:ins w:id="4415" w:author="Author" w:date="2026-09-30T13:42:00Z">
              <w:r>
                <w:rPr>
                  <w:sz w:val="20"/>
                  <w:szCs w:val="20"/>
                </w:rPr>
                <w:t>0.42 ± 0.01</w:t>
              </w:r>
            </w:ins>
          </w:p>
        </w:tc>
      </w:tr>
      <w:tr w:rsidR="00A61990" w14:paraId="62B836C8" w14:textId="77777777" w:rsidTr="00A61990">
        <w:trPr>
          <w:ins w:id="4416" w:author="Author" w:date="2026-09-30T13:42:00Z"/>
        </w:trPr>
        <w:tc>
          <w:tcPr>
            <w:tcW w:w="570" w:type="dxa"/>
          </w:tcPr>
          <w:p w14:paraId="55110109" w14:textId="77777777" w:rsidR="00A61990" w:rsidRDefault="000C0F2E">
            <w:pPr>
              <w:pStyle w:val="Compact"/>
              <w:spacing w:after="0" w:line="240" w:lineRule="auto"/>
              <w:jc w:val="left"/>
              <w:rPr>
                <w:ins w:id="4417" w:author="Author" w:date="2026-09-30T13:42:00Z"/>
              </w:rPr>
            </w:pPr>
            <w:ins w:id="4418" w:author="Author" w:date="2026-09-30T13:42:00Z">
              <w:r>
                <w:rPr>
                  <w:sz w:val="20"/>
                  <w:szCs w:val="20"/>
                </w:rPr>
                <w:t>RC-HR2</w:t>
              </w:r>
            </w:ins>
          </w:p>
        </w:tc>
        <w:tc>
          <w:tcPr>
            <w:tcW w:w="1415" w:type="dxa"/>
          </w:tcPr>
          <w:p w14:paraId="086197D4" w14:textId="77777777" w:rsidR="00A61990" w:rsidRDefault="000C0F2E">
            <w:pPr>
              <w:pStyle w:val="Compact"/>
              <w:spacing w:after="0" w:line="240" w:lineRule="auto"/>
              <w:jc w:val="left"/>
              <w:rPr>
                <w:ins w:id="4419" w:author="Author" w:date="2026-09-30T13:42:00Z"/>
              </w:rPr>
            </w:pPr>
            <w:ins w:id="4420" w:author="Author" w:date="2026-09-30T13:42:00Z">
              <w:r>
                <w:rPr>
                  <w:sz w:val="20"/>
                  <w:szCs w:val="20"/>
                </w:rPr>
                <w:t>Heating</w:t>
              </w:r>
            </w:ins>
          </w:p>
        </w:tc>
        <w:tc>
          <w:tcPr>
            <w:tcW w:w="809" w:type="dxa"/>
          </w:tcPr>
          <w:p w14:paraId="230A6686" w14:textId="77777777" w:rsidR="00A61990" w:rsidRDefault="000C0F2E">
            <w:pPr>
              <w:pStyle w:val="Compact"/>
              <w:spacing w:after="0" w:line="240" w:lineRule="auto"/>
              <w:jc w:val="right"/>
              <w:rPr>
                <w:ins w:id="4421" w:author="Author" w:date="2026-09-30T13:42:00Z"/>
              </w:rPr>
            </w:pPr>
            <w:ins w:id="4422" w:author="Author" w:date="2026-09-30T13:42:00Z">
              <w:r>
                <w:rPr>
                  <w:sz w:val="20"/>
                  <w:szCs w:val="20"/>
                </w:rPr>
                <w:t>99.99</w:t>
              </w:r>
            </w:ins>
          </w:p>
        </w:tc>
        <w:tc>
          <w:tcPr>
            <w:tcW w:w="1312" w:type="dxa"/>
          </w:tcPr>
          <w:p w14:paraId="610BF998" w14:textId="77777777" w:rsidR="00A61990" w:rsidRDefault="000C0F2E">
            <w:pPr>
              <w:pStyle w:val="Compact"/>
              <w:spacing w:after="0" w:line="240" w:lineRule="auto"/>
              <w:jc w:val="right"/>
              <w:rPr>
                <w:ins w:id="4423" w:author="Author" w:date="2026-09-30T13:42:00Z"/>
              </w:rPr>
            </w:pPr>
            <w:ins w:id="4424" w:author="Author" w:date="2026-09-30T13:42:00Z">
              <w:r>
                <w:rPr>
                  <w:sz w:val="20"/>
                  <w:szCs w:val="20"/>
                </w:rPr>
                <w:t>100.37 ± 0.03</w:t>
              </w:r>
            </w:ins>
          </w:p>
        </w:tc>
        <w:tc>
          <w:tcPr>
            <w:tcW w:w="1312" w:type="dxa"/>
          </w:tcPr>
          <w:p w14:paraId="23733109" w14:textId="77777777" w:rsidR="00A61990" w:rsidRDefault="000C0F2E">
            <w:pPr>
              <w:pStyle w:val="Compact"/>
              <w:spacing w:after="0" w:line="240" w:lineRule="auto"/>
              <w:jc w:val="right"/>
              <w:rPr>
                <w:ins w:id="4425" w:author="Author" w:date="2026-09-30T13:42:00Z"/>
              </w:rPr>
            </w:pPr>
            <w:ins w:id="4426" w:author="Author" w:date="2026-09-30T13:42:00Z">
              <w:r>
                <w:rPr>
                  <w:sz w:val="20"/>
                  <w:szCs w:val="20"/>
                </w:rPr>
                <w:t>100.46 ± 0.04</w:t>
              </w:r>
            </w:ins>
          </w:p>
        </w:tc>
        <w:tc>
          <w:tcPr>
            <w:tcW w:w="1312" w:type="dxa"/>
          </w:tcPr>
          <w:p w14:paraId="152CE091" w14:textId="77777777" w:rsidR="00A61990" w:rsidRDefault="000C0F2E">
            <w:pPr>
              <w:pStyle w:val="Compact"/>
              <w:spacing w:after="0" w:line="240" w:lineRule="auto"/>
              <w:jc w:val="right"/>
              <w:rPr>
                <w:ins w:id="4427" w:author="Author" w:date="2026-09-30T13:42:00Z"/>
              </w:rPr>
            </w:pPr>
            <w:ins w:id="4428" w:author="Author" w:date="2026-09-30T13:42:00Z">
              <w:r>
                <w:rPr>
                  <w:sz w:val="20"/>
                  <w:szCs w:val="20"/>
                </w:rPr>
                <w:t>100.48 ± 0.03</w:t>
              </w:r>
            </w:ins>
          </w:p>
        </w:tc>
        <w:tc>
          <w:tcPr>
            <w:tcW w:w="1312" w:type="dxa"/>
          </w:tcPr>
          <w:p w14:paraId="75AFDA49" w14:textId="77777777" w:rsidR="00A61990" w:rsidRDefault="000C0F2E">
            <w:pPr>
              <w:pStyle w:val="Compact"/>
              <w:spacing w:after="0" w:line="240" w:lineRule="auto"/>
              <w:jc w:val="right"/>
              <w:rPr>
                <w:ins w:id="4429" w:author="Author" w:date="2026-09-30T13:42:00Z"/>
              </w:rPr>
            </w:pPr>
            <w:ins w:id="4430" w:author="Author" w:date="2026-09-30T13:42:00Z">
              <w:r>
                <w:rPr>
                  <w:sz w:val="20"/>
                  <w:szCs w:val="20"/>
                </w:rPr>
                <w:t>100.31 ± 0.02</w:t>
              </w:r>
            </w:ins>
          </w:p>
        </w:tc>
        <w:tc>
          <w:tcPr>
            <w:tcW w:w="1318" w:type="dxa"/>
          </w:tcPr>
          <w:p w14:paraId="76562AE3" w14:textId="77777777" w:rsidR="00A61990" w:rsidRDefault="000C0F2E">
            <w:pPr>
              <w:pStyle w:val="Compact"/>
              <w:spacing w:after="0" w:line="240" w:lineRule="auto"/>
              <w:jc w:val="right"/>
              <w:rPr>
                <w:ins w:id="4431" w:author="Author" w:date="2026-09-30T13:42:00Z"/>
              </w:rPr>
            </w:pPr>
            <w:ins w:id="4432" w:author="Author" w:date="2026-09-30T13:42:00Z">
              <w:r>
                <w:rPr>
                  <w:sz w:val="20"/>
                  <w:szCs w:val="20"/>
                </w:rPr>
                <w:t>100.44 ± 0.05</w:t>
              </w:r>
            </w:ins>
          </w:p>
        </w:tc>
      </w:tr>
      <w:tr w:rsidR="00A61990" w14:paraId="4EFEEF2F" w14:textId="77777777" w:rsidTr="00A61990">
        <w:trPr>
          <w:ins w:id="4433" w:author="Author" w:date="2026-09-30T13:42:00Z"/>
        </w:trPr>
        <w:tc>
          <w:tcPr>
            <w:tcW w:w="570" w:type="dxa"/>
          </w:tcPr>
          <w:p w14:paraId="501A7B49" w14:textId="77777777" w:rsidR="00A61990" w:rsidRDefault="000C0F2E">
            <w:pPr>
              <w:pStyle w:val="Compact"/>
              <w:spacing w:after="0" w:line="240" w:lineRule="auto"/>
              <w:jc w:val="left"/>
              <w:rPr>
                <w:ins w:id="4434" w:author="Author" w:date="2026-09-30T13:42:00Z"/>
              </w:rPr>
            </w:pPr>
            <w:ins w:id="4435" w:author="Author" w:date="2026-09-30T13:42:00Z">
              <w:r>
                <w:rPr>
                  <w:sz w:val="20"/>
                  <w:szCs w:val="20"/>
                </w:rPr>
                <w:t>RC-HR2</w:t>
              </w:r>
            </w:ins>
          </w:p>
        </w:tc>
        <w:tc>
          <w:tcPr>
            <w:tcW w:w="1415" w:type="dxa"/>
          </w:tcPr>
          <w:p w14:paraId="22F87730" w14:textId="77777777" w:rsidR="00A61990" w:rsidRDefault="000C0F2E">
            <w:pPr>
              <w:pStyle w:val="Compact"/>
              <w:spacing w:after="0" w:line="240" w:lineRule="auto"/>
              <w:jc w:val="left"/>
              <w:rPr>
                <w:ins w:id="4436" w:author="Author" w:date="2026-09-30T13:42:00Z"/>
              </w:rPr>
            </w:pPr>
            <w:ins w:id="4437" w:author="Author" w:date="2026-09-30T13:42:00Z">
              <w:r>
                <w:rPr>
                  <w:sz w:val="20"/>
                  <w:szCs w:val="20"/>
                </w:rPr>
                <w:t>Cooling</w:t>
              </w:r>
            </w:ins>
          </w:p>
        </w:tc>
        <w:tc>
          <w:tcPr>
            <w:tcW w:w="809" w:type="dxa"/>
          </w:tcPr>
          <w:p w14:paraId="310133D8" w14:textId="77777777" w:rsidR="00A61990" w:rsidRDefault="000C0F2E">
            <w:pPr>
              <w:pStyle w:val="Compact"/>
              <w:spacing w:after="0" w:line="240" w:lineRule="auto"/>
              <w:jc w:val="right"/>
              <w:rPr>
                <w:ins w:id="4438" w:author="Author" w:date="2026-09-30T13:42:00Z"/>
              </w:rPr>
            </w:pPr>
            <w:ins w:id="4439" w:author="Author" w:date="2026-09-30T13:42:00Z">
              <w:r>
                <w:rPr>
                  <w:sz w:val="20"/>
                  <w:szCs w:val="20"/>
                </w:rPr>
                <w:t>10.43</w:t>
              </w:r>
            </w:ins>
          </w:p>
        </w:tc>
        <w:tc>
          <w:tcPr>
            <w:tcW w:w="1312" w:type="dxa"/>
          </w:tcPr>
          <w:p w14:paraId="162EC348" w14:textId="77777777" w:rsidR="00A61990" w:rsidRDefault="000C0F2E">
            <w:pPr>
              <w:pStyle w:val="Compact"/>
              <w:spacing w:after="0" w:line="240" w:lineRule="auto"/>
              <w:jc w:val="right"/>
              <w:rPr>
                <w:ins w:id="4440" w:author="Author" w:date="2026-09-30T13:42:00Z"/>
              </w:rPr>
            </w:pPr>
            <w:ins w:id="4441" w:author="Author" w:date="2026-09-30T13:42:00Z">
              <w:r>
                <w:rPr>
                  <w:sz w:val="20"/>
                  <w:szCs w:val="20"/>
                </w:rPr>
                <w:t>10.30 ± 0.01</w:t>
              </w:r>
            </w:ins>
          </w:p>
        </w:tc>
        <w:tc>
          <w:tcPr>
            <w:tcW w:w="1312" w:type="dxa"/>
          </w:tcPr>
          <w:p w14:paraId="1B066485" w14:textId="77777777" w:rsidR="00A61990" w:rsidRDefault="000C0F2E">
            <w:pPr>
              <w:pStyle w:val="Compact"/>
              <w:spacing w:after="0" w:line="240" w:lineRule="auto"/>
              <w:jc w:val="right"/>
              <w:rPr>
                <w:ins w:id="4442" w:author="Author" w:date="2026-09-30T13:42:00Z"/>
              </w:rPr>
            </w:pPr>
            <w:ins w:id="4443" w:author="Author" w:date="2026-09-30T13:42:00Z">
              <w:r>
                <w:rPr>
                  <w:sz w:val="20"/>
                  <w:szCs w:val="20"/>
                </w:rPr>
                <w:t>10.25 ± 0.02</w:t>
              </w:r>
            </w:ins>
          </w:p>
        </w:tc>
        <w:tc>
          <w:tcPr>
            <w:tcW w:w="1312" w:type="dxa"/>
          </w:tcPr>
          <w:p w14:paraId="5F4B011B" w14:textId="77777777" w:rsidR="00A61990" w:rsidRDefault="000C0F2E">
            <w:pPr>
              <w:pStyle w:val="Compact"/>
              <w:spacing w:after="0" w:line="240" w:lineRule="auto"/>
              <w:jc w:val="right"/>
              <w:rPr>
                <w:ins w:id="4444" w:author="Author" w:date="2026-09-30T13:42:00Z"/>
              </w:rPr>
            </w:pPr>
            <w:ins w:id="4445" w:author="Author" w:date="2026-09-30T13:42:00Z">
              <w:r>
                <w:rPr>
                  <w:sz w:val="20"/>
                  <w:szCs w:val="20"/>
                </w:rPr>
                <w:t>10.25 ± 0.01</w:t>
              </w:r>
            </w:ins>
          </w:p>
        </w:tc>
        <w:tc>
          <w:tcPr>
            <w:tcW w:w="1312" w:type="dxa"/>
          </w:tcPr>
          <w:p w14:paraId="5B764AE3" w14:textId="77777777" w:rsidR="00A61990" w:rsidRDefault="000C0F2E">
            <w:pPr>
              <w:pStyle w:val="Compact"/>
              <w:spacing w:after="0" w:line="240" w:lineRule="auto"/>
              <w:jc w:val="right"/>
              <w:rPr>
                <w:ins w:id="4446" w:author="Author" w:date="2026-09-30T13:42:00Z"/>
              </w:rPr>
            </w:pPr>
            <w:ins w:id="4447" w:author="Author" w:date="2026-09-30T13:42:00Z">
              <w:r>
                <w:rPr>
                  <w:sz w:val="20"/>
                  <w:szCs w:val="20"/>
                </w:rPr>
                <w:t>10.31 ± 0.01</w:t>
              </w:r>
            </w:ins>
          </w:p>
        </w:tc>
        <w:tc>
          <w:tcPr>
            <w:tcW w:w="1318" w:type="dxa"/>
          </w:tcPr>
          <w:p w14:paraId="6423DDC0" w14:textId="77777777" w:rsidR="00A61990" w:rsidRDefault="000C0F2E">
            <w:pPr>
              <w:pStyle w:val="Compact"/>
              <w:spacing w:after="0" w:line="240" w:lineRule="auto"/>
              <w:jc w:val="right"/>
              <w:rPr>
                <w:ins w:id="4448" w:author="Author" w:date="2026-09-30T13:42:00Z"/>
              </w:rPr>
            </w:pPr>
            <w:ins w:id="4449" w:author="Author" w:date="2026-09-30T13:42:00Z">
              <w:r>
                <w:rPr>
                  <w:sz w:val="20"/>
                  <w:szCs w:val="20"/>
                </w:rPr>
                <w:t>10.26 ± 0.02</w:t>
              </w:r>
            </w:ins>
          </w:p>
        </w:tc>
      </w:tr>
      <w:tr w:rsidR="00A61990" w14:paraId="0A5D57FC" w14:textId="77777777" w:rsidTr="00A61990">
        <w:trPr>
          <w:ins w:id="4450" w:author="Author" w:date="2026-09-30T13:42:00Z"/>
        </w:trPr>
        <w:tc>
          <w:tcPr>
            <w:tcW w:w="570" w:type="dxa"/>
          </w:tcPr>
          <w:p w14:paraId="252AAF26" w14:textId="77777777" w:rsidR="00A61990" w:rsidRDefault="000C0F2E">
            <w:pPr>
              <w:pStyle w:val="Compact"/>
              <w:spacing w:after="0" w:line="240" w:lineRule="auto"/>
              <w:jc w:val="left"/>
              <w:rPr>
                <w:ins w:id="4451" w:author="Author" w:date="2026-09-30T13:42:00Z"/>
              </w:rPr>
            </w:pPr>
            <w:ins w:id="4452" w:author="Author" w:date="2026-09-30T13:42:00Z">
              <w:r>
                <w:rPr>
                  <w:sz w:val="20"/>
                  <w:szCs w:val="20"/>
                </w:rPr>
                <w:t>RC-HR2</w:t>
              </w:r>
            </w:ins>
          </w:p>
        </w:tc>
        <w:tc>
          <w:tcPr>
            <w:tcW w:w="1415" w:type="dxa"/>
          </w:tcPr>
          <w:p w14:paraId="718E0CCF" w14:textId="77777777" w:rsidR="00A61990" w:rsidRDefault="000C0F2E">
            <w:pPr>
              <w:pStyle w:val="Compact"/>
              <w:spacing w:after="0" w:line="240" w:lineRule="auto"/>
              <w:jc w:val="left"/>
              <w:rPr>
                <w:ins w:id="4453" w:author="Author" w:date="2026-09-30T13:42:00Z"/>
              </w:rPr>
            </w:pPr>
            <w:ins w:id="4454" w:author="Author" w:date="2026-09-30T13:42:00Z">
              <w:r>
                <w:rPr>
                  <w:sz w:val="20"/>
                  <w:szCs w:val="20"/>
                </w:rPr>
                <w:t>Electric Equipment</w:t>
              </w:r>
            </w:ins>
          </w:p>
        </w:tc>
        <w:tc>
          <w:tcPr>
            <w:tcW w:w="809" w:type="dxa"/>
          </w:tcPr>
          <w:p w14:paraId="718E5064" w14:textId="77777777" w:rsidR="00A61990" w:rsidRDefault="000C0F2E">
            <w:pPr>
              <w:pStyle w:val="Compact"/>
              <w:spacing w:after="0" w:line="240" w:lineRule="auto"/>
              <w:jc w:val="right"/>
              <w:rPr>
                <w:ins w:id="4455" w:author="Author" w:date="2026-09-30T13:42:00Z"/>
              </w:rPr>
            </w:pPr>
            <w:ins w:id="4456" w:author="Author" w:date="2026-09-30T13:42:00Z">
              <w:r>
                <w:rPr>
                  <w:sz w:val="20"/>
                  <w:szCs w:val="20"/>
                </w:rPr>
                <w:t>5.17</w:t>
              </w:r>
            </w:ins>
          </w:p>
        </w:tc>
        <w:tc>
          <w:tcPr>
            <w:tcW w:w="1312" w:type="dxa"/>
          </w:tcPr>
          <w:p w14:paraId="7BAEFB72" w14:textId="77777777" w:rsidR="00A61990" w:rsidRDefault="000C0F2E">
            <w:pPr>
              <w:pStyle w:val="Compact"/>
              <w:spacing w:after="0" w:line="240" w:lineRule="auto"/>
              <w:jc w:val="right"/>
              <w:rPr>
                <w:ins w:id="4457" w:author="Author" w:date="2026-09-30T13:42:00Z"/>
              </w:rPr>
            </w:pPr>
            <w:ins w:id="4458" w:author="Author" w:date="2026-09-30T13:42:00Z">
              <w:r>
                <w:rPr>
                  <w:sz w:val="20"/>
                  <w:szCs w:val="20"/>
                </w:rPr>
                <w:t>4.99 ± 0.02</w:t>
              </w:r>
            </w:ins>
          </w:p>
        </w:tc>
        <w:tc>
          <w:tcPr>
            <w:tcW w:w="1312" w:type="dxa"/>
          </w:tcPr>
          <w:p w14:paraId="02F12CA5" w14:textId="77777777" w:rsidR="00A61990" w:rsidRDefault="000C0F2E">
            <w:pPr>
              <w:pStyle w:val="Compact"/>
              <w:spacing w:after="0" w:line="240" w:lineRule="auto"/>
              <w:jc w:val="right"/>
              <w:rPr>
                <w:ins w:id="4459" w:author="Author" w:date="2026-09-30T13:42:00Z"/>
              </w:rPr>
            </w:pPr>
            <w:ins w:id="4460" w:author="Author" w:date="2026-09-30T13:42:00Z">
              <w:r>
                <w:rPr>
                  <w:sz w:val="20"/>
                  <w:szCs w:val="20"/>
                </w:rPr>
                <w:t>4.87 ± 0.03</w:t>
              </w:r>
            </w:ins>
          </w:p>
        </w:tc>
        <w:tc>
          <w:tcPr>
            <w:tcW w:w="1312" w:type="dxa"/>
          </w:tcPr>
          <w:p w14:paraId="794A5C87" w14:textId="77777777" w:rsidR="00A61990" w:rsidRDefault="000C0F2E">
            <w:pPr>
              <w:pStyle w:val="Compact"/>
              <w:spacing w:after="0" w:line="240" w:lineRule="auto"/>
              <w:jc w:val="right"/>
              <w:rPr>
                <w:ins w:id="4461" w:author="Author" w:date="2026-09-30T13:42:00Z"/>
              </w:rPr>
            </w:pPr>
            <w:ins w:id="4462" w:author="Author" w:date="2026-09-30T13:42:00Z">
              <w:r>
                <w:rPr>
                  <w:sz w:val="20"/>
                  <w:szCs w:val="20"/>
                </w:rPr>
                <w:t>4.89 ± 0.03</w:t>
              </w:r>
            </w:ins>
          </w:p>
        </w:tc>
        <w:tc>
          <w:tcPr>
            <w:tcW w:w="1312" w:type="dxa"/>
          </w:tcPr>
          <w:p w14:paraId="34CC95CA" w14:textId="77777777" w:rsidR="00A61990" w:rsidRDefault="000C0F2E">
            <w:pPr>
              <w:pStyle w:val="Compact"/>
              <w:spacing w:after="0" w:line="240" w:lineRule="auto"/>
              <w:jc w:val="right"/>
              <w:rPr>
                <w:ins w:id="4463" w:author="Author" w:date="2026-09-30T13:42:00Z"/>
              </w:rPr>
            </w:pPr>
            <w:ins w:id="4464" w:author="Author" w:date="2026-09-30T13:42:00Z">
              <w:r>
                <w:rPr>
                  <w:sz w:val="20"/>
                  <w:szCs w:val="20"/>
                </w:rPr>
                <w:t>5.02 ± 0.02</w:t>
              </w:r>
            </w:ins>
          </w:p>
        </w:tc>
        <w:tc>
          <w:tcPr>
            <w:tcW w:w="1318" w:type="dxa"/>
          </w:tcPr>
          <w:p w14:paraId="279B42C5" w14:textId="77777777" w:rsidR="00A61990" w:rsidRDefault="000C0F2E">
            <w:pPr>
              <w:pStyle w:val="Compact"/>
              <w:spacing w:after="0" w:line="240" w:lineRule="auto"/>
              <w:jc w:val="right"/>
              <w:rPr>
                <w:ins w:id="4465" w:author="Author" w:date="2026-09-30T13:42:00Z"/>
              </w:rPr>
            </w:pPr>
            <w:ins w:id="4466" w:author="Author" w:date="2026-09-30T13:42:00Z">
              <w:r>
                <w:rPr>
                  <w:sz w:val="20"/>
                  <w:szCs w:val="20"/>
                </w:rPr>
                <w:t>4.90 ± 0.05</w:t>
              </w:r>
            </w:ins>
          </w:p>
        </w:tc>
      </w:tr>
      <w:tr w:rsidR="00A61990" w14:paraId="5756D254" w14:textId="77777777" w:rsidTr="00A61990">
        <w:trPr>
          <w:ins w:id="4467" w:author="Author" w:date="2026-09-30T13:42:00Z"/>
        </w:trPr>
        <w:tc>
          <w:tcPr>
            <w:tcW w:w="570" w:type="dxa"/>
          </w:tcPr>
          <w:p w14:paraId="3A051EE9" w14:textId="77777777" w:rsidR="00A61990" w:rsidRDefault="000C0F2E">
            <w:pPr>
              <w:pStyle w:val="Compact"/>
              <w:spacing w:after="0" w:line="240" w:lineRule="auto"/>
              <w:jc w:val="left"/>
              <w:rPr>
                <w:ins w:id="4468" w:author="Author" w:date="2026-09-30T13:42:00Z"/>
              </w:rPr>
            </w:pPr>
            <w:ins w:id="4469" w:author="Author" w:date="2026-09-30T13:42:00Z">
              <w:r>
                <w:rPr>
                  <w:sz w:val="20"/>
                  <w:szCs w:val="20"/>
                </w:rPr>
                <w:t>RC-HR2</w:t>
              </w:r>
            </w:ins>
          </w:p>
        </w:tc>
        <w:tc>
          <w:tcPr>
            <w:tcW w:w="1415" w:type="dxa"/>
          </w:tcPr>
          <w:p w14:paraId="717FAB9B" w14:textId="77777777" w:rsidR="00A61990" w:rsidRDefault="000C0F2E">
            <w:pPr>
              <w:pStyle w:val="Compact"/>
              <w:spacing w:after="0" w:line="240" w:lineRule="auto"/>
              <w:jc w:val="left"/>
              <w:rPr>
                <w:ins w:id="4470" w:author="Author" w:date="2026-09-30T13:42:00Z"/>
              </w:rPr>
            </w:pPr>
            <w:ins w:id="4471" w:author="Author" w:date="2026-09-30T13:42:00Z">
              <w:r>
                <w:rPr>
                  <w:sz w:val="20"/>
                  <w:szCs w:val="20"/>
                </w:rPr>
                <w:t>Water Systems</w:t>
              </w:r>
            </w:ins>
          </w:p>
        </w:tc>
        <w:tc>
          <w:tcPr>
            <w:tcW w:w="809" w:type="dxa"/>
          </w:tcPr>
          <w:p w14:paraId="49E746C7" w14:textId="77777777" w:rsidR="00A61990" w:rsidRDefault="000C0F2E">
            <w:pPr>
              <w:pStyle w:val="Compact"/>
              <w:spacing w:after="0" w:line="240" w:lineRule="auto"/>
              <w:jc w:val="right"/>
              <w:rPr>
                <w:ins w:id="4472" w:author="Author" w:date="2026-09-30T13:42:00Z"/>
              </w:rPr>
            </w:pPr>
            <w:ins w:id="4473" w:author="Author" w:date="2026-09-30T13:42:00Z">
              <w:r>
                <w:rPr>
                  <w:sz w:val="20"/>
                  <w:szCs w:val="20"/>
                </w:rPr>
                <w:t>0.16</w:t>
              </w:r>
            </w:ins>
          </w:p>
        </w:tc>
        <w:tc>
          <w:tcPr>
            <w:tcW w:w="1312" w:type="dxa"/>
          </w:tcPr>
          <w:p w14:paraId="489328AB" w14:textId="77777777" w:rsidR="00A61990" w:rsidRDefault="000C0F2E">
            <w:pPr>
              <w:pStyle w:val="Compact"/>
              <w:spacing w:after="0" w:line="240" w:lineRule="auto"/>
              <w:jc w:val="right"/>
              <w:rPr>
                <w:ins w:id="4474" w:author="Author" w:date="2026-09-30T13:42:00Z"/>
              </w:rPr>
            </w:pPr>
            <w:ins w:id="4475" w:author="Author" w:date="2026-09-30T13:42:00Z">
              <w:r>
                <w:rPr>
                  <w:sz w:val="20"/>
                  <w:szCs w:val="20"/>
                </w:rPr>
                <w:t>0.16 ± 0.00</w:t>
              </w:r>
            </w:ins>
          </w:p>
        </w:tc>
        <w:tc>
          <w:tcPr>
            <w:tcW w:w="1312" w:type="dxa"/>
          </w:tcPr>
          <w:p w14:paraId="508C02EF" w14:textId="77777777" w:rsidR="00A61990" w:rsidRDefault="000C0F2E">
            <w:pPr>
              <w:pStyle w:val="Compact"/>
              <w:spacing w:after="0" w:line="240" w:lineRule="auto"/>
              <w:jc w:val="right"/>
              <w:rPr>
                <w:ins w:id="4476" w:author="Author" w:date="2026-09-30T13:42:00Z"/>
              </w:rPr>
            </w:pPr>
            <w:ins w:id="4477" w:author="Author" w:date="2026-09-30T13:42:00Z">
              <w:r>
                <w:rPr>
                  <w:sz w:val="20"/>
                  <w:szCs w:val="20"/>
                </w:rPr>
                <w:t>0.16 ± 0.00</w:t>
              </w:r>
            </w:ins>
          </w:p>
        </w:tc>
        <w:tc>
          <w:tcPr>
            <w:tcW w:w="1312" w:type="dxa"/>
          </w:tcPr>
          <w:p w14:paraId="26596A5C" w14:textId="77777777" w:rsidR="00A61990" w:rsidRDefault="000C0F2E">
            <w:pPr>
              <w:pStyle w:val="Compact"/>
              <w:spacing w:after="0" w:line="240" w:lineRule="auto"/>
              <w:jc w:val="right"/>
              <w:rPr>
                <w:ins w:id="4478" w:author="Author" w:date="2026-09-30T13:42:00Z"/>
              </w:rPr>
            </w:pPr>
            <w:ins w:id="4479" w:author="Author" w:date="2026-09-30T13:42:00Z">
              <w:r>
                <w:rPr>
                  <w:sz w:val="20"/>
                  <w:szCs w:val="20"/>
                </w:rPr>
                <w:t>0.16 ± 0.00</w:t>
              </w:r>
            </w:ins>
          </w:p>
        </w:tc>
        <w:tc>
          <w:tcPr>
            <w:tcW w:w="1312" w:type="dxa"/>
          </w:tcPr>
          <w:p w14:paraId="4F52159A" w14:textId="77777777" w:rsidR="00A61990" w:rsidRDefault="000C0F2E">
            <w:pPr>
              <w:pStyle w:val="Compact"/>
              <w:spacing w:after="0" w:line="240" w:lineRule="auto"/>
              <w:jc w:val="right"/>
              <w:rPr>
                <w:ins w:id="4480" w:author="Author" w:date="2026-09-30T13:42:00Z"/>
              </w:rPr>
            </w:pPr>
            <w:ins w:id="4481" w:author="Author" w:date="2026-09-30T13:42:00Z">
              <w:r>
                <w:rPr>
                  <w:sz w:val="20"/>
                  <w:szCs w:val="20"/>
                </w:rPr>
                <w:t>0.16 ± 0.00</w:t>
              </w:r>
            </w:ins>
          </w:p>
        </w:tc>
        <w:tc>
          <w:tcPr>
            <w:tcW w:w="1318" w:type="dxa"/>
          </w:tcPr>
          <w:p w14:paraId="1B13880B" w14:textId="77777777" w:rsidR="00A61990" w:rsidRDefault="000C0F2E">
            <w:pPr>
              <w:pStyle w:val="Compact"/>
              <w:spacing w:after="0" w:line="240" w:lineRule="auto"/>
              <w:jc w:val="right"/>
              <w:rPr>
                <w:ins w:id="4482" w:author="Author" w:date="2026-09-30T13:42:00Z"/>
              </w:rPr>
            </w:pPr>
            <w:ins w:id="4483" w:author="Author" w:date="2026-09-30T13:42:00Z">
              <w:r>
                <w:rPr>
                  <w:sz w:val="20"/>
                  <w:szCs w:val="20"/>
                </w:rPr>
                <w:t>0.16 ± 0.00</w:t>
              </w:r>
            </w:ins>
          </w:p>
        </w:tc>
      </w:tr>
      <w:tr w:rsidR="00A61990" w14:paraId="39C8ABEE" w14:textId="77777777" w:rsidTr="00A61990">
        <w:trPr>
          <w:ins w:id="4484" w:author="Author" w:date="2026-09-30T13:42:00Z"/>
        </w:trPr>
        <w:tc>
          <w:tcPr>
            <w:tcW w:w="570" w:type="dxa"/>
          </w:tcPr>
          <w:p w14:paraId="38CFD388" w14:textId="77777777" w:rsidR="00A61990" w:rsidRDefault="000C0F2E">
            <w:pPr>
              <w:pStyle w:val="Compact"/>
              <w:spacing w:after="0" w:line="240" w:lineRule="auto"/>
              <w:jc w:val="left"/>
              <w:rPr>
                <w:ins w:id="4485" w:author="Author" w:date="2026-09-30T13:42:00Z"/>
              </w:rPr>
            </w:pPr>
            <w:ins w:id="4486" w:author="Author" w:date="2026-09-30T13:42:00Z">
              <w:r>
                <w:rPr>
                  <w:sz w:val="20"/>
                  <w:szCs w:val="20"/>
                </w:rPr>
                <w:t>RC-HR2</w:t>
              </w:r>
            </w:ins>
          </w:p>
        </w:tc>
        <w:tc>
          <w:tcPr>
            <w:tcW w:w="1415" w:type="dxa"/>
          </w:tcPr>
          <w:p w14:paraId="17F2DB48" w14:textId="77777777" w:rsidR="00A61990" w:rsidRDefault="000C0F2E">
            <w:pPr>
              <w:pStyle w:val="Compact"/>
              <w:spacing w:after="0" w:line="240" w:lineRule="auto"/>
              <w:jc w:val="left"/>
              <w:rPr>
                <w:ins w:id="4487" w:author="Author" w:date="2026-09-30T13:42:00Z"/>
              </w:rPr>
            </w:pPr>
            <w:ins w:id="4488" w:author="Author" w:date="2026-09-30T13:42:00Z">
              <w:r>
                <w:rPr>
                  <w:sz w:val="20"/>
                  <w:szCs w:val="20"/>
                </w:rPr>
                <w:t>Interior Lighting</w:t>
              </w:r>
            </w:ins>
          </w:p>
        </w:tc>
        <w:tc>
          <w:tcPr>
            <w:tcW w:w="809" w:type="dxa"/>
          </w:tcPr>
          <w:p w14:paraId="5AD30896" w14:textId="77777777" w:rsidR="00A61990" w:rsidRDefault="000C0F2E">
            <w:pPr>
              <w:pStyle w:val="Compact"/>
              <w:spacing w:after="0" w:line="240" w:lineRule="auto"/>
              <w:jc w:val="right"/>
              <w:rPr>
                <w:ins w:id="4489" w:author="Author" w:date="2026-09-30T13:42:00Z"/>
              </w:rPr>
            </w:pPr>
            <w:ins w:id="4490" w:author="Author" w:date="2026-09-30T13:42:00Z">
              <w:r>
                <w:rPr>
                  <w:sz w:val="20"/>
                  <w:szCs w:val="20"/>
                </w:rPr>
                <w:t>0.20</w:t>
              </w:r>
            </w:ins>
          </w:p>
        </w:tc>
        <w:tc>
          <w:tcPr>
            <w:tcW w:w="1312" w:type="dxa"/>
          </w:tcPr>
          <w:p w14:paraId="6CFD3B81" w14:textId="77777777" w:rsidR="00A61990" w:rsidRDefault="000C0F2E">
            <w:pPr>
              <w:pStyle w:val="Compact"/>
              <w:spacing w:after="0" w:line="240" w:lineRule="auto"/>
              <w:jc w:val="right"/>
              <w:rPr>
                <w:ins w:id="4491" w:author="Author" w:date="2026-09-30T13:42:00Z"/>
              </w:rPr>
            </w:pPr>
            <w:ins w:id="4492" w:author="Author" w:date="2026-09-30T13:42:00Z">
              <w:r>
                <w:rPr>
                  <w:sz w:val="20"/>
                  <w:szCs w:val="20"/>
                </w:rPr>
                <w:t>0.17 ± 0.00</w:t>
              </w:r>
            </w:ins>
          </w:p>
        </w:tc>
        <w:tc>
          <w:tcPr>
            <w:tcW w:w="1312" w:type="dxa"/>
          </w:tcPr>
          <w:p w14:paraId="49E0BBF9" w14:textId="77777777" w:rsidR="00A61990" w:rsidRDefault="000C0F2E">
            <w:pPr>
              <w:pStyle w:val="Compact"/>
              <w:spacing w:after="0" w:line="240" w:lineRule="auto"/>
              <w:jc w:val="right"/>
              <w:rPr>
                <w:ins w:id="4493" w:author="Author" w:date="2026-09-30T13:42:00Z"/>
              </w:rPr>
            </w:pPr>
            <w:ins w:id="4494" w:author="Author" w:date="2026-09-30T13:42:00Z">
              <w:r>
                <w:rPr>
                  <w:sz w:val="20"/>
                  <w:szCs w:val="20"/>
                </w:rPr>
                <w:t>0.16 ± 0.00</w:t>
              </w:r>
            </w:ins>
          </w:p>
        </w:tc>
        <w:tc>
          <w:tcPr>
            <w:tcW w:w="1312" w:type="dxa"/>
          </w:tcPr>
          <w:p w14:paraId="4D981FE4" w14:textId="77777777" w:rsidR="00A61990" w:rsidRDefault="000C0F2E">
            <w:pPr>
              <w:pStyle w:val="Compact"/>
              <w:spacing w:after="0" w:line="240" w:lineRule="auto"/>
              <w:jc w:val="right"/>
              <w:rPr>
                <w:ins w:id="4495" w:author="Author" w:date="2026-09-30T13:42:00Z"/>
              </w:rPr>
            </w:pPr>
            <w:ins w:id="4496" w:author="Author" w:date="2026-09-30T13:42:00Z">
              <w:r>
                <w:rPr>
                  <w:sz w:val="20"/>
                  <w:szCs w:val="20"/>
                </w:rPr>
                <w:t>0.16 ± 0.00</w:t>
              </w:r>
            </w:ins>
          </w:p>
        </w:tc>
        <w:tc>
          <w:tcPr>
            <w:tcW w:w="1312" w:type="dxa"/>
          </w:tcPr>
          <w:p w14:paraId="600C3EE6" w14:textId="77777777" w:rsidR="00A61990" w:rsidRDefault="000C0F2E">
            <w:pPr>
              <w:pStyle w:val="Compact"/>
              <w:spacing w:after="0" w:line="240" w:lineRule="auto"/>
              <w:jc w:val="right"/>
              <w:rPr>
                <w:ins w:id="4497" w:author="Author" w:date="2026-09-30T13:42:00Z"/>
              </w:rPr>
            </w:pPr>
            <w:ins w:id="4498" w:author="Author" w:date="2026-09-30T13:42:00Z">
              <w:r>
                <w:rPr>
                  <w:sz w:val="20"/>
                  <w:szCs w:val="20"/>
                </w:rPr>
                <w:t>0.18 ± 0.00</w:t>
              </w:r>
            </w:ins>
          </w:p>
        </w:tc>
        <w:tc>
          <w:tcPr>
            <w:tcW w:w="1318" w:type="dxa"/>
          </w:tcPr>
          <w:p w14:paraId="50D5EBEC" w14:textId="77777777" w:rsidR="00A61990" w:rsidRDefault="000C0F2E">
            <w:pPr>
              <w:pStyle w:val="Compact"/>
              <w:spacing w:after="0" w:line="240" w:lineRule="auto"/>
              <w:jc w:val="right"/>
              <w:rPr>
                <w:ins w:id="4499" w:author="Author" w:date="2026-09-30T13:42:00Z"/>
              </w:rPr>
            </w:pPr>
            <w:ins w:id="4500" w:author="Author" w:date="2026-09-30T13:42:00Z">
              <w:r>
                <w:rPr>
                  <w:sz w:val="20"/>
                  <w:szCs w:val="20"/>
                </w:rPr>
                <w:t>0.17 ± 0.00</w:t>
              </w:r>
            </w:ins>
          </w:p>
        </w:tc>
      </w:tr>
      <w:bookmarkEnd w:id="3131"/>
      <w:bookmarkEnd w:id="3947"/>
    </w:tbl>
    <w:p w14:paraId="62789237" w14:textId="77777777" w:rsidR="000C0F2E" w:rsidRDefault="000C0F2E" w:rsidP="000C0F2E">
      <w:pPr>
        <w:pPrChange w:id="4501" w:author="Author" w:date="2026-09-30T13:42:00Z">
          <w:pPr>
            <w:spacing w:after="240"/>
            <w:jc w:val="center"/>
          </w:pPr>
        </w:pPrChange>
      </w:pPr>
    </w:p>
    <w:sectPr w:rsidR="000C0F2E" w:rsidSect="000C0F2E">
      <w:headerReference w:type="default" r:id="rId43"/>
      <w:footerReference w:type="default" r:id="rId44"/>
      <w:footnotePr>
        <w:numRestart w:val="eachSect"/>
      </w:footnotePr>
      <w:pgSz w:w="12240" w:h="15840"/>
      <w:pgMar w:top="1440" w:right="1440" w:bottom="1440" w:left="1440" w:header="720" w:footer="720" w:gutter="0"/>
      <w:lnNumType w:countBy="1" w:restart="continuous"/>
      <w:pgNumType w:start="1"/>
      <w:cols w:space="720"/>
      <w:sectPrChange w:id="4505" w:author="Author" w:date="2026-09-30T13:42:00Z">
        <w:sectPr w:rsidR="000C0F2E" w:rsidSect="000C0F2E">
          <w:footnotePr>
            <w:numRestart w:val="continuous"/>
          </w:footnotePr>
          <w:pgSz w:w="11909" w:h="16834"/>
          <w:pgMar w:top="1440" w:right="1440" w:bottom="1440" w:left="1440" w:header="720" w:footer="720" w:gutter="0"/>
          <w:lnNumType w:countBy="0" w:restart="newPage"/>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C1637" w14:textId="77777777" w:rsidR="000C0F2E" w:rsidRDefault="000C0F2E" w:rsidP="000C0F2E">
      <w:pPr>
        <w:spacing w:line="240" w:lineRule="auto"/>
      </w:pPr>
      <w:r>
        <w:separator/>
      </w:r>
    </w:p>
  </w:endnote>
  <w:endnote w:type="continuationSeparator" w:id="0">
    <w:p w14:paraId="72AFF76C" w14:textId="77777777" w:rsidR="000C0F2E" w:rsidRDefault="000C0F2E" w:rsidP="000C0F2E">
      <w:pPr>
        <w:spacing w:line="240" w:lineRule="auto"/>
      </w:pPr>
      <w:r>
        <w:continuationSeparator/>
      </w:r>
    </w:p>
  </w:endnote>
  <w:endnote w:type="continuationNotice" w:id="1">
    <w:p w14:paraId="2E0F21AF" w14:textId="77777777" w:rsidR="000C0F2E" w:rsidRDefault="000C0F2E" w:rsidP="000C0F2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Economica">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Lato">
    <w:altName w:val="Segoe UI"/>
    <w:charset w:val="00"/>
    <w:family w:val="swiss"/>
    <w:pitch w:val="variable"/>
    <w:sig w:usb0="E10002FF" w:usb1="5000ECFF" w:usb2="00000021" w:usb3="00000000" w:csb0="0000019F" w:csb1="00000000"/>
  </w:font>
  <w:font w:name="Nova Mon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AC394" w14:textId="77777777" w:rsidR="00A61990" w:rsidRDefault="000C0F2E" w:rsidP="000C0F2E">
    <w:pPr>
      <w:spacing w:line="240" w:lineRule="auto"/>
      <w:jc w:val="center"/>
      <w:pPrChange w:id="4503" w:author="Author" w:date="2026-09-30T13:42:00Z">
        <w:pPr>
          <w:pStyle w:val="Table"/>
        </w:pPr>
      </w:pPrChange>
    </w:pPr>
    <w:ins w:id="4504" w:author="Author" w:date="2026-09-30T13:42:00Z">
      <w:r>
        <w:fldChar w:fldCharType="begin"/>
      </w:r>
      <w:r>
        <w:instrText xml:space="preserve"> PAGE </w:instrText>
      </w:r>
      <w:r>
        <w:fldChar w:fldCharType="separate"/>
      </w:r>
      <w: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4EFC9" w14:textId="77777777" w:rsidR="000C0F2E" w:rsidRDefault="000C0F2E" w:rsidP="000C0F2E">
      <w:pPr>
        <w:spacing w:line="240" w:lineRule="auto"/>
      </w:pPr>
      <w:r>
        <w:separator/>
      </w:r>
    </w:p>
  </w:footnote>
  <w:footnote w:type="continuationSeparator" w:id="0">
    <w:p w14:paraId="00A6A199" w14:textId="77777777" w:rsidR="000C0F2E" w:rsidRDefault="000C0F2E" w:rsidP="000C0F2E">
      <w:pPr>
        <w:spacing w:line="240" w:lineRule="auto"/>
      </w:pPr>
      <w:r>
        <w:continuationSeparator/>
      </w:r>
    </w:p>
  </w:footnote>
  <w:footnote w:type="continuationNotice" w:id="1">
    <w:p w14:paraId="6F94CE42" w14:textId="77777777" w:rsidR="000C0F2E" w:rsidRDefault="000C0F2E" w:rsidP="000C0F2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BD512" w14:textId="77777777" w:rsidR="000C0F2E" w:rsidRDefault="000C0F2E" w:rsidP="000C0F2E">
    <w:pPr>
      <w:pStyle w:val="Header"/>
      <w:pPrChange w:id="4502" w:author="Author" w:date="2026-09-30T13:42:00Z">
        <w:pPr>
          <w:pStyle w:val="FootnoteText"/>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E0284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C88F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750A0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DED4B80"/>
    <w:multiLevelType w:val="multilevel"/>
    <w:tmpl w:val="8072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E660BD"/>
    <w:multiLevelType w:val="multilevel"/>
    <w:tmpl w:val="16F8AE88"/>
    <w:lvl w:ilvl="0">
      <w:start w:val="1"/>
      <w:numFmt w:val="decimal"/>
      <w:lvlText w:val="%1."/>
      <w:lvlJc w:val="left"/>
      <w:pPr>
        <w:ind w:left="720" w:hanging="360"/>
      </w:pPr>
      <w:rPr>
        <w:rFonts w:ascii="Arial" w:eastAsia="Arial" w:hAnsi="Arial" w:cs="Arial"/>
        <w:color w:val="657B8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0466CD3"/>
    <w:multiLevelType w:val="multilevel"/>
    <w:tmpl w:val="6BD43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removePersonalInformation/>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A61990"/>
    <w:rsid w:val="00004007"/>
    <w:rsid w:val="00075274"/>
    <w:rsid w:val="000A5333"/>
    <w:rsid w:val="000B7324"/>
    <w:rsid w:val="000C0F2E"/>
    <w:rsid w:val="000D3795"/>
    <w:rsid w:val="000D677E"/>
    <w:rsid w:val="0012676F"/>
    <w:rsid w:val="00152C21"/>
    <w:rsid w:val="001647A1"/>
    <w:rsid w:val="0016602C"/>
    <w:rsid w:val="001B56E4"/>
    <w:rsid w:val="001E711F"/>
    <w:rsid w:val="002926F7"/>
    <w:rsid w:val="002C71C0"/>
    <w:rsid w:val="002D3153"/>
    <w:rsid w:val="00386B0C"/>
    <w:rsid w:val="003D085C"/>
    <w:rsid w:val="003D1A00"/>
    <w:rsid w:val="003D5B7C"/>
    <w:rsid w:val="003D5FBC"/>
    <w:rsid w:val="004D6DB7"/>
    <w:rsid w:val="004E08CC"/>
    <w:rsid w:val="004E59F0"/>
    <w:rsid w:val="004F4FBB"/>
    <w:rsid w:val="0050165E"/>
    <w:rsid w:val="0057180E"/>
    <w:rsid w:val="005A1376"/>
    <w:rsid w:val="005A3D2C"/>
    <w:rsid w:val="005B2452"/>
    <w:rsid w:val="005F381E"/>
    <w:rsid w:val="00603ACB"/>
    <w:rsid w:val="0060634C"/>
    <w:rsid w:val="00643197"/>
    <w:rsid w:val="00681726"/>
    <w:rsid w:val="00681E4C"/>
    <w:rsid w:val="006A50D6"/>
    <w:rsid w:val="006E4C7B"/>
    <w:rsid w:val="0078061B"/>
    <w:rsid w:val="007861A3"/>
    <w:rsid w:val="007964BC"/>
    <w:rsid w:val="00814C5D"/>
    <w:rsid w:val="0088201A"/>
    <w:rsid w:val="008E1F07"/>
    <w:rsid w:val="009448D8"/>
    <w:rsid w:val="00946713"/>
    <w:rsid w:val="009B6D61"/>
    <w:rsid w:val="009C65FD"/>
    <w:rsid w:val="009D23DB"/>
    <w:rsid w:val="009F4345"/>
    <w:rsid w:val="009F515B"/>
    <w:rsid w:val="00A56705"/>
    <w:rsid w:val="00A61990"/>
    <w:rsid w:val="00A61EAE"/>
    <w:rsid w:val="00A95CF9"/>
    <w:rsid w:val="00AD4825"/>
    <w:rsid w:val="00AF7EA4"/>
    <w:rsid w:val="00B309E7"/>
    <w:rsid w:val="00B54DC1"/>
    <w:rsid w:val="00B946E3"/>
    <w:rsid w:val="00BF6E00"/>
    <w:rsid w:val="00C41482"/>
    <w:rsid w:val="00C63304"/>
    <w:rsid w:val="00C8471D"/>
    <w:rsid w:val="00CA2282"/>
    <w:rsid w:val="00D66A40"/>
    <w:rsid w:val="00D9394D"/>
    <w:rsid w:val="00DB7974"/>
    <w:rsid w:val="00DD0DB3"/>
    <w:rsid w:val="00DE3210"/>
    <w:rsid w:val="00E23072"/>
    <w:rsid w:val="00E24320"/>
    <w:rsid w:val="00E51E70"/>
    <w:rsid w:val="00E67D8F"/>
    <w:rsid w:val="00E7127D"/>
    <w:rsid w:val="00E727C0"/>
    <w:rsid w:val="00E77BC6"/>
    <w:rsid w:val="00F046F4"/>
    <w:rsid w:val="00F213E0"/>
    <w:rsid w:val="00F401C2"/>
    <w:rsid w:val="00F83E93"/>
    <w:rsid w:val="00FA668B"/>
    <w:rsid w:val="00FD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spacing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C0F2E"/>
    <w:pPr>
      <w:keepNext/>
      <w:keepLines/>
      <w:spacing w:before="360" w:after="80"/>
      <w:outlineLvl w:val="0"/>
      <w:pPrChange w:id="0" w:author="Author" w:date="2026-09-30T13:42:00Z">
        <w:pPr>
          <w:keepNext/>
          <w:keepLines/>
          <w:spacing w:before="400" w:after="120" w:line="276" w:lineRule="auto"/>
          <w:jc w:val="both"/>
          <w:outlineLvl w:val="0"/>
        </w:pPr>
      </w:pPrChange>
    </w:pPr>
    <w:rPr>
      <w:rFonts w:asciiTheme="majorHAnsi" w:eastAsiaTheme="majorEastAsia" w:hAnsiTheme="majorHAnsi" w:cstheme="majorBidi"/>
      <w:color w:val="000000"/>
      <w:sz w:val="40"/>
      <w:szCs w:val="40"/>
      <w:rPrChange w:id="0" w:author="Author" w:date="2026-09-30T13:42:00Z">
        <w:rPr>
          <w:rFonts w:ascii="Oswald" w:eastAsia="Oswald" w:hAnsi="Oswald" w:cs="Oswald"/>
          <w:sz w:val="28"/>
          <w:szCs w:val="28"/>
          <w:lang w:val="en-GB" w:eastAsia="en-US" w:bidi="ar-SA"/>
        </w:rPr>
      </w:rPrChange>
    </w:rPr>
  </w:style>
  <w:style w:type="paragraph" w:styleId="Heading2">
    <w:name w:val="heading 2"/>
    <w:basedOn w:val="Normal"/>
    <w:next w:val="BodyText"/>
    <w:link w:val="Heading2Char"/>
    <w:uiPriority w:val="9"/>
    <w:unhideWhenUsed/>
    <w:qFormat/>
    <w:rsid w:val="000C0F2E"/>
    <w:pPr>
      <w:keepNext/>
      <w:keepLines/>
      <w:spacing w:before="160" w:after="80"/>
      <w:outlineLvl w:val="1"/>
      <w:pPrChange w:id="1" w:author="Author" w:date="2026-09-30T13:42:00Z">
        <w:pPr>
          <w:keepNext/>
          <w:keepLines/>
          <w:spacing w:before="360" w:after="120" w:line="276" w:lineRule="auto"/>
          <w:jc w:val="both"/>
          <w:outlineLvl w:val="1"/>
        </w:pPr>
      </w:pPrChange>
    </w:pPr>
    <w:rPr>
      <w:rFonts w:asciiTheme="majorHAnsi" w:eastAsiaTheme="majorEastAsia" w:hAnsiTheme="majorHAnsi" w:cstheme="majorBidi"/>
      <w:color w:val="000000"/>
      <w:sz w:val="32"/>
      <w:szCs w:val="32"/>
      <w:rPrChange w:id="1" w:author="Author" w:date="2026-09-30T13:42:00Z">
        <w:rPr>
          <w:rFonts w:ascii="Oswald" w:eastAsia="Oswald" w:hAnsi="Oswald" w:cs="Oswald"/>
          <w:sz w:val="24"/>
          <w:szCs w:val="24"/>
          <w:lang w:val="en-GB" w:eastAsia="en-US" w:bidi="ar-SA"/>
        </w:rPr>
      </w:rPrChange>
    </w:rPr>
  </w:style>
  <w:style w:type="paragraph" w:styleId="Heading3">
    <w:name w:val="heading 3"/>
    <w:basedOn w:val="Normal"/>
    <w:next w:val="BodyText"/>
    <w:link w:val="Heading3Char"/>
    <w:uiPriority w:val="9"/>
    <w:unhideWhenUsed/>
    <w:qFormat/>
    <w:rsid w:val="000C0F2E"/>
    <w:pPr>
      <w:keepNext/>
      <w:keepLines/>
      <w:spacing w:before="160" w:after="80"/>
      <w:outlineLvl w:val="2"/>
      <w:pPrChange w:id="2" w:author="Author" w:date="2026-09-30T13:42:00Z">
        <w:pPr>
          <w:keepNext/>
          <w:keepLines/>
          <w:spacing w:before="240" w:after="240" w:line="276" w:lineRule="auto"/>
          <w:jc w:val="both"/>
          <w:outlineLvl w:val="2"/>
        </w:pPr>
      </w:pPrChange>
    </w:pPr>
    <w:rPr>
      <w:rFonts w:eastAsiaTheme="majorEastAsia" w:cstheme="majorBidi"/>
      <w:color w:val="000000"/>
      <w:sz w:val="28"/>
      <w:szCs w:val="28"/>
      <w:rPrChange w:id="2" w:author="Author" w:date="2026-09-30T13:42:00Z">
        <w:rPr>
          <w:rFonts w:ascii="Oswald" w:eastAsia="Oswald" w:hAnsi="Oswald" w:cs="Oswald"/>
          <w:sz w:val="22"/>
          <w:szCs w:val="22"/>
          <w:lang w:val="en-GB" w:eastAsia="en-US" w:bidi="ar-SA"/>
        </w:rPr>
      </w:rPrChange>
    </w:rPr>
  </w:style>
  <w:style w:type="paragraph" w:styleId="Heading4">
    <w:name w:val="heading 4"/>
    <w:basedOn w:val="Normal"/>
    <w:next w:val="BodyText"/>
    <w:link w:val="Heading4Char"/>
    <w:uiPriority w:val="9"/>
    <w:semiHidden/>
    <w:unhideWhenUsed/>
    <w:qFormat/>
    <w:rsid w:val="000C0F2E"/>
    <w:pPr>
      <w:keepNext/>
      <w:keepLines/>
      <w:spacing w:before="80" w:after="40"/>
      <w:outlineLvl w:val="3"/>
      <w:pPrChange w:id="3" w:author="Author" w:date="2026-09-30T13:42:00Z">
        <w:pPr>
          <w:keepNext/>
          <w:keepLines/>
          <w:spacing w:before="280" w:after="80" w:line="276" w:lineRule="auto"/>
          <w:jc w:val="both"/>
          <w:outlineLvl w:val="3"/>
        </w:pPr>
      </w:pPrChange>
    </w:pPr>
    <w:rPr>
      <w:rFonts w:eastAsiaTheme="majorEastAsia" w:cstheme="majorBidi"/>
      <w:i/>
      <w:iCs/>
      <w:color w:val="000000"/>
      <w:sz w:val="22"/>
      <w:szCs w:val="22"/>
      <w:rPrChange w:id="3" w:author="Author" w:date="2026-09-30T13:42:00Z">
        <w:rPr>
          <w:rFonts w:ascii="Oswald" w:eastAsia="Oswald" w:hAnsi="Oswald" w:cs="Oswald"/>
          <w:lang w:val="en-GB" w:eastAsia="en-US" w:bidi="ar-SA"/>
        </w:rPr>
      </w:rPrChange>
    </w:rPr>
  </w:style>
  <w:style w:type="paragraph" w:styleId="Heading5">
    <w:name w:val="heading 5"/>
    <w:basedOn w:val="Normal"/>
    <w:next w:val="BodyText"/>
    <w:link w:val="Heading5Char"/>
    <w:uiPriority w:val="9"/>
    <w:semiHidden/>
    <w:unhideWhenUsed/>
    <w:qFormat/>
    <w:rsid w:val="000C0F2E"/>
    <w:pPr>
      <w:keepNext/>
      <w:keepLines/>
      <w:spacing w:before="80" w:after="40"/>
      <w:outlineLvl w:val="4"/>
      <w:pPrChange w:id="4" w:author="Author" w:date="2026-09-30T13:42:00Z">
        <w:pPr>
          <w:keepNext/>
          <w:keepLines/>
          <w:spacing w:before="240" w:after="80" w:line="276" w:lineRule="auto"/>
          <w:jc w:val="both"/>
          <w:outlineLvl w:val="4"/>
        </w:pPr>
      </w:pPrChange>
    </w:pPr>
    <w:rPr>
      <w:rFonts w:eastAsiaTheme="majorEastAsia" w:cstheme="majorBidi"/>
      <w:color w:val="000000"/>
      <w:sz w:val="22"/>
      <w:szCs w:val="22"/>
      <w:rPrChange w:id="4" w:author="Author" w:date="2026-09-30T13:42:00Z">
        <w:rPr>
          <w:rFonts w:ascii="EB Garamond" w:eastAsia="EB Garamond" w:hAnsi="EB Garamond" w:cs="EB Garamond"/>
          <w:color w:val="666666"/>
          <w:sz w:val="22"/>
          <w:szCs w:val="22"/>
          <w:lang w:val="en-GB" w:eastAsia="en-US" w:bidi="ar-SA"/>
        </w:rPr>
      </w:rPrChange>
    </w:rPr>
  </w:style>
  <w:style w:type="paragraph" w:styleId="Heading6">
    <w:name w:val="heading 6"/>
    <w:basedOn w:val="Normal"/>
    <w:next w:val="BodyText"/>
    <w:link w:val="Heading6Char"/>
    <w:uiPriority w:val="9"/>
    <w:semiHidden/>
    <w:unhideWhenUsed/>
    <w:qFormat/>
    <w:rsid w:val="000C0F2E"/>
    <w:pPr>
      <w:keepNext/>
      <w:keepLines/>
      <w:spacing w:before="40"/>
      <w:outlineLvl w:val="5"/>
      <w:pPrChange w:id="5" w:author="Author" w:date="2026-09-30T13:42:00Z">
        <w:pPr>
          <w:keepNext/>
          <w:keepLines/>
          <w:spacing w:before="240" w:after="80" w:line="276" w:lineRule="auto"/>
          <w:jc w:val="both"/>
          <w:outlineLvl w:val="5"/>
        </w:pPr>
      </w:pPrChange>
    </w:pPr>
    <w:rPr>
      <w:rFonts w:eastAsiaTheme="majorEastAsia" w:cstheme="majorBidi"/>
      <w:i/>
      <w:iCs/>
      <w:color w:val="000000"/>
      <w:sz w:val="22"/>
      <w:szCs w:val="22"/>
      <w:rPrChange w:id="5" w:author="Author" w:date="2026-09-30T13:42:00Z">
        <w:rPr>
          <w:rFonts w:ascii="EB Garamond" w:eastAsia="EB Garamond" w:hAnsi="EB Garamond" w:cs="EB Garamond"/>
          <w:i/>
          <w:iCs/>
          <w:color w:val="666666"/>
          <w:sz w:val="22"/>
          <w:szCs w:val="22"/>
          <w:lang w:val="en-GB" w:eastAsia="en-US" w:bidi="ar-SA"/>
        </w:rPr>
      </w:rPrChange>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0C0F2E"/>
    <w:pPr>
      <w:spacing w:after="80" w:line="240" w:lineRule="auto"/>
      <w:contextualSpacing/>
      <w:jc w:val="center"/>
      <w:pPrChange w:id="6" w:author="Author" w:date="2026-09-30T13:42:00Z">
        <w:pPr>
          <w:keepNext/>
          <w:keepLines/>
          <w:spacing w:before="200" w:after="60" w:line="276" w:lineRule="auto"/>
          <w:jc w:val="center"/>
        </w:pPr>
      </w:pPrChange>
    </w:pPr>
    <w:rPr>
      <w:rFonts w:asciiTheme="majorHAnsi" w:eastAsiaTheme="majorEastAsia" w:hAnsiTheme="majorHAnsi" w:cstheme="majorBidi"/>
      <w:b/>
      <w:bCs/>
      <w:color w:val="000000"/>
      <w:sz w:val="32"/>
      <w:szCs w:val="32"/>
      <w:rPrChange w:id="6" w:author="Author" w:date="2026-09-30T13:42:00Z">
        <w:rPr>
          <w:rFonts w:ascii="Calibri" w:eastAsia="Calibri" w:hAnsi="Calibri" w:cs="Calibri"/>
          <w:sz w:val="42"/>
          <w:szCs w:val="42"/>
          <w:lang w:val="en-GB" w:eastAsia="en-US" w:bidi="ar-SA"/>
        </w:rPr>
      </w:rPrChange>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b/>
      <w:bCs/>
      <w:color w:val="000000"/>
      <w:sz w:val="32"/>
      <w:szCs w:val="32"/>
    </w:rPr>
  </w:style>
  <w:style w:type="paragraph" w:styleId="Subtitle">
    <w:name w:val="Subtitle"/>
    <w:basedOn w:val="Title"/>
    <w:next w:val="BodyText"/>
    <w:link w:val="SubtitleChar"/>
    <w:uiPriority w:val="11"/>
    <w:qFormat/>
    <w:rsid w:val="000C0F2E"/>
    <w:pPr>
      <w:numPr>
        <w:ilvl w:val="1"/>
      </w:numPr>
      <w:pPrChange w:id="7" w:author="Author" w:date="2026-09-30T13:42:00Z">
        <w:pPr>
          <w:keepNext/>
          <w:keepLines/>
          <w:spacing w:before="200" w:after="320"/>
          <w:jc w:val="both"/>
        </w:pPr>
      </w:pPrChange>
    </w:pPr>
    <w:rPr>
      <w:spacing w:val="15"/>
      <w:sz w:val="28"/>
      <w:szCs w:val="28"/>
      <w:rPrChange w:id="7" w:author="Author" w:date="2026-09-30T13:42:00Z">
        <w:rPr>
          <w:rFonts w:ascii="Economica" w:eastAsia="Economica" w:hAnsi="Economica" w:cs="Economica"/>
          <w:color w:val="666666"/>
          <w:sz w:val="30"/>
          <w:szCs w:val="30"/>
          <w:lang w:val="en-GB" w:eastAsia="en-US" w:bidi="ar-SA"/>
        </w:rPr>
      </w:rPrChange>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b/>
      <w:bCs/>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jc w:val="both"/>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sz w:val="22"/>
      <w:szCs w:val="22"/>
    </w:rPr>
  </w:style>
  <w:style w:type="character" w:customStyle="1" w:styleId="Heading5Char">
    <w:name w:val="Heading 5 Char"/>
    <w:basedOn w:val="DefaultParagraphFont"/>
    <w:link w:val="Heading5"/>
    <w:uiPriority w:val="9"/>
    <w:semiHidden/>
    <w:rsid w:val="00A10FD9"/>
    <w:rPr>
      <w:rFonts w:eastAsiaTheme="majorEastAsia" w:cstheme="majorBidi"/>
      <w:color w:val="000000"/>
      <w:sz w:val="22"/>
      <w:szCs w:val="22"/>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sz w:val="22"/>
      <w:szCs w:val="22"/>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uiPriority w:val="35"/>
    <w:qFormat/>
    <w:rsid w:val="000C0F2E"/>
    <w:pPr>
      <w:spacing w:after="120" w:line="240" w:lineRule="auto"/>
      <w:jc w:val="center"/>
      <w:pPrChange w:id="8" w:author="Author" w:date="2026-09-30T13:42:00Z">
        <w:pPr>
          <w:spacing w:after="200"/>
          <w:jc w:val="both"/>
        </w:pPr>
      </w:pPrChange>
    </w:pPr>
    <w:rPr>
      <w:i/>
      <w:sz w:val="20"/>
      <w:szCs w:val="20"/>
      <w:rPrChange w:id="8" w:author="Author" w:date="2026-09-30T13:42:00Z">
        <w:rPr>
          <w:rFonts w:ascii="EB Garamond" w:eastAsia="EB Garamond" w:hAnsi="EB Garamond" w:cs="EB Garamond"/>
          <w:i/>
          <w:iCs/>
          <w:color w:val="0E2841" w:themeColor="text2"/>
          <w:sz w:val="18"/>
          <w:szCs w:val="18"/>
          <w:lang w:val="en-GB" w:eastAsia="en-US" w:bidi="ar-SA"/>
        </w:rPr>
      </w:rPrChange>
    </w:rPr>
  </w:style>
  <w:style w:type="paragraph" w:customStyle="1" w:styleId="TableCaption">
    <w:name w:val="Table Caption"/>
    <w:basedOn w:val="Caption"/>
    <w:pPr>
      <w:keepNext/>
      <w:spacing w:after="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sz w:val="20"/>
      <w:szCs w:val="20"/>
    </w:rPr>
  </w:style>
  <w:style w:type="character" w:customStyle="1" w:styleId="VerbatimChar">
    <w:name w:val="Verbatim Char"/>
    <w:basedOn w:val="CaptionChar"/>
    <w:link w:val="SourceCode"/>
    <w:rPr>
      <w:rFonts w:ascii="Consolas" w:hAnsi="Consolas"/>
      <w:i/>
      <w:sz w:val="22"/>
      <w:szCs w:val="20"/>
    </w:rPr>
  </w:style>
  <w:style w:type="character" w:customStyle="1" w:styleId="SectionNumber">
    <w:name w:val="Section Number"/>
    <w:basedOn w:val="CaptionChar"/>
    <w:rPr>
      <w:i/>
      <w:sz w:val="20"/>
      <w:szCs w:val="20"/>
    </w:rPr>
  </w:style>
  <w:style w:type="character" w:styleId="FootnoteReference">
    <w:name w:val="footnote reference"/>
    <w:basedOn w:val="CaptionChar"/>
    <w:rPr>
      <w:i/>
      <w:sz w:val="20"/>
      <w:szCs w:val="20"/>
      <w:vertAlign w:val="superscript"/>
    </w:rPr>
  </w:style>
  <w:style w:type="character" w:styleId="Hyperlink">
    <w:name w:val="Hyperlink"/>
    <w:basedOn w:val="CaptionChar"/>
    <w:uiPriority w:val="99"/>
    <w:rsid w:val="000C0F2E"/>
    <w:rPr>
      <w:color w:val="000000"/>
      <w:u w:val="none"/>
      <w:rPrChange w:id="9" w:author="Author" w:date="2026-09-30T13:42:00Z">
        <w:rPr>
          <w:color w:val="0000FF"/>
          <w:u w:val="single"/>
        </w:rPr>
      </w:rPrChange>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szCs w:val="20"/>
    </w:rPr>
  </w:style>
  <w:style w:type="character" w:customStyle="1" w:styleId="DataTypeTok">
    <w:name w:val="DataTypeTok"/>
    <w:basedOn w:val="VerbatimChar"/>
    <w:rPr>
      <w:rFonts w:ascii="Consolas" w:hAnsi="Consolas"/>
      <w:i/>
      <w:color w:val="902000"/>
      <w:sz w:val="22"/>
      <w:szCs w:val="20"/>
    </w:rPr>
  </w:style>
  <w:style w:type="character" w:customStyle="1" w:styleId="DecValTok">
    <w:name w:val="DecValTok"/>
    <w:basedOn w:val="VerbatimChar"/>
    <w:rPr>
      <w:rFonts w:ascii="Consolas" w:hAnsi="Consolas"/>
      <w:i/>
      <w:color w:val="40A070"/>
      <w:sz w:val="22"/>
      <w:szCs w:val="20"/>
    </w:rPr>
  </w:style>
  <w:style w:type="character" w:customStyle="1" w:styleId="BaseNTok">
    <w:name w:val="BaseNTok"/>
    <w:basedOn w:val="VerbatimChar"/>
    <w:rPr>
      <w:rFonts w:ascii="Consolas" w:hAnsi="Consolas"/>
      <w:i/>
      <w:color w:val="40A070"/>
      <w:sz w:val="22"/>
      <w:szCs w:val="20"/>
    </w:rPr>
  </w:style>
  <w:style w:type="character" w:customStyle="1" w:styleId="FloatTok">
    <w:name w:val="FloatTok"/>
    <w:basedOn w:val="VerbatimChar"/>
    <w:rPr>
      <w:rFonts w:ascii="Consolas" w:hAnsi="Consolas"/>
      <w:i/>
      <w:color w:val="40A070"/>
      <w:sz w:val="22"/>
      <w:szCs w:val="20"/>
    </w:rPr>
  </w:style>
  <w:style w:type="character" w:customStyle="1" w:styleId="ConstantTok">
    <w:name w:val="ConstantTok"/>
    <w:basedOn w:val="VerbatimChar"/>
    <w:rPr>
      <w:rFonts w:ascii="Consolas" w:hAnsi="Consolas"/>
      <w:i/>
      <w:color w:val="880000"/>
      <w:sz w:val="22"/>
      <w:szCs w:val="20"/>
    </w:rPr>
  </w:style>
  <w:style w:type="character" w:customStyle="1" w:styleId="CharTok">
    <w:name w:val="CharTok"/>
    <w:basedOn w:val="VerbatimChar"/>
    <w:rPr>
      <w:rFonts w:ascii="Consolas" w:hAnsi="Consolas"/>
      <w:i/>
      <w:color w:val="4070A0"/>
      <w:sz w:val="22"/>
      <w:szCs w:val="20"/>
    </w:rPr>
  </w:style>
  <w:style w:type="character" w:customStyle="1" w:styleId="SpecialCharTok">
    <w:name w:val="SpecialCharTok"/>
    <w:basedOn w:val="VerbatimChar"/>
    <w:rPr>
      <w:rFonts w:ascii="Consolas" w:hAnsi="Consolas"/>
      <w:i/>
      <w:color w:val="4070A0"/>
      <w:sz w:val="22"/>
      <w:szCs w:val="20"/>
    </w:rPr>
  </w:style>
  <w:style w:type="character" w:customStyle="1" w:styleId="StringTok">
    <w:name w:val="StringTok"/>
    <w:basedOn w:val="VerbatimChar"/>
    <w:rPr>
      <w:rFonts w:ascii="Consolas" w:hAnsi="Consolas"/>
      <w:i/>
      <w:color w:val="4070A0"/>
      <w:sz w:val="22"/>
      <w:szCs w:val="20"/>
    </w:rPr>
  </w:style>
  <w:style w:type="character" w:customStyle="1" w:styleId="VerbatimStringTok">
    <w:name w:val="VerbatimStringTok"/>
    <w:basedOn w:val="VerbatimChar"/>
    <w:rPr>
      <w:rFonts w:ascii="Consolas" w:hAnsi="Consolas"/>
      <w:i/>
      <w:color w:val="4070A0"/>
      <w:sz w:val="22"/>
      <w:szCs w:val="20"/>
    </w:rPr>
  </w:style>
  <w:style w:type="character" w:customStyle="1" w:styleId="SpecialStringTok">
    <w:name w:val="SpecialStringTok"/>
    <w:basedOn w:val="VerbatimChar"/>
    <w:rPr>
      <w:rFonts w:ascii="Consolas" w:hAnsi="Consolas"/>
      <w:i/>
      <w:color w:val="BB6688"/>
      <w:sz w:val="22"/>
      <w:szCs w:val="20"/>
    </w:rPr>
  </w:style>
  <w:style w:type="character" w:customStyle="1" w:styleId="ImportTok">
    <w:name w:val="ImportTok"/>
    <w:basedOn w:val="VerbatimChar"/>
    <w:rPr>
      <w:rFonts w:ascii="Consolas" w:hAnsi="Consolas"/>
      <w:b/>
      <w:i/>
      <w:color w:val="008000"/>
      <w:sz w:val="22"/>
      <w:szCs w:val="20"/>
    </w:rPr>
  </w:style>
  <w:style w:type="character" w:customStyle="1" w:styleId="CommentTok">
    <w:name w:val="CommentTok"/>
    <w:basedOn w:val="VerbatimChar"/>
    <w:rPr>
      <w:rFonts w:ascii="Consolas" w:hAnsi="Consolas"/>
      <w:i w:val="0"/>
      <w:color w:val="60A0B0"/>
      <w:sz w:val="22"/>
      <w:szCs w:val="20"/>
    </w:rPr>
  </w:style>
  <w:style w:type="character" w:customStyle="1" w:styleId="DocumentationTok">
    <w:name w:val="DocumentationTok"/>
    <w:basedOn w:val="VerbatimChar"/>
    <w:rPr>
      <w:rFonts w:ascii="Consolas" w:hAnsi="Consolas"/>
      <w:i w:val="0"/>
      <w:color w:val="BA2121"/>
      <w:sz w:val="22"/>
      <w:szCs w:val="20"/>
    </w:rPr>
  </w:style>
  <w:style w:type="character" w:customStyle="1" w:styleId="AnnotationTok">
    <w:name w:val="AnnotationTok"/>
    <w:basedOn w:val="VerbatimChar"/>
    <w:rPr>
      <w:rFonts w:ascii="Consolas" w:hAnsi="Consolas"/>
      <w:b/>
      <w:i w:val="0"/>
      <w:color w:val="60A0B0"/>
      <w:sz w:val="22"/>
      <w:szCs w:val="20"/>
    </w:rPr>
  </w:style>
  <w:style w:type="character" w:customStyle="1" w:styleId="CommentVarTok">
    <w:name w:val="CommentVarTok"/>
    <w:basedOn w:val="VerbatimChar"/>
    <w:rPr>
      <w:rFonts w:ascii="Consolas" w:hAnsi="Consolas"/>
      <w:b/>
      <w:i w:val="0"/>
      <w:color w:val="60A0B0"/>
      <w:sz w:val="22"/>
      <w:szCs w:val="20"/>
    </w:rPr>
  </w:style>
  <w:style w:type="character" w:customStyle="1" w:styleId="OtherTok">
    <w:name w:val="OtherTok"/>
    <w:basedOn w:val="VerbatimChar"/>
    <w:rPr>
      <w:rFonts w:ascii="Consolas" w:hAnsi="Consolas"/>
      <w:i/>
      <w:color w:val="007020"/>
      <w:sz w:val="22"/>
      <w:szCs w:val="20"/>
    </w:rPr>
  </w:style>
  <w:style w:type="character" w:customStyle="1" w:styleId="FunctionTok">
    <w:name w:val="FunctionTok"/>
    <w:basedOn w:val="VerbatimChar"/>
    <w:rPr>
      <w:rFonts w:ascii="Consolas" w:hAnsi="Consolas"/>
      <w:i/>
      <w:color w:val="06287E"/>
      <w:sz w:val="22"/>
      <w:szCs w:val="20"/>
    </w:rPr>
  </w:style>
  <w:style w:type="character" w:customStyle="1" w:styleId="VariableTok">
    <w:name w:val="VariableTok"/>
    <w:basedOn w:val="VerbatimChar"/>
    <w:rPr>
      <w:rFonts w:ascii="Consolas" w:hAnsi="Consolas"/>
      <w:i/>
      <w:color w:val="19177C"/>
      <w:sz w:val="22"/>
      <w:szCs w:val="20"/>
    </w:rPr>
  </w:style>
  <w:style w:type="character" w:customStyle="1" w:styleId="ControlFlowTok">
    <w:name w:val="ControlFlowTok"/>
    <w:basedOn w:val="VerbatimChar"/>
    <w:rPr>
      <w:rFonts w:ascii="Consolas" w:hAnsi="Consolas"/>
      <w:b/>
      <w:i/>
      <w:color w:val="007020"/>
      <w:sz w:val="22"/>
      <w:szCs w:val="20"/>
    </w:rPr>
  </w:style>
  <w:style w:type="character" w:customStyle="1" w:styleId="OperatorTok">
    <w:name w:val="OperatorTok"/>
    <w:basedOn w:val="VerbatimChar"/>
    <w:rPr>
      <w:rFonts w:ascii="Consolas" w:hAnsi="Consolas"/>
      <w:i/>
      <w:color w:val="666666"/>
      <w:sz w:val="22"/>
      <w:szCs w:val="20"/>
    </w:rPr>
  </w:style>
  <w:style w:type="character" w:customStyle="1" w:styleId="BuiltInTok">
    <w:name w:val="BuiltInTok"/>
    <w:basedOn w:val="VerbatimChar"/>
    <w:rPr>
      <w:rFonts w:ascii="Consolas" w:hAnsi="Consolas"/>
      <w:i/>
      <w:color w:val="008000"/>
      <w:sz w:val="22"/>
      <w:szCs w:val="20"/>
    </w:rPr>
  </w:style>
  <w:style w:type="character" w:customStyle="1" w:styleId="ExtensionTok">
    <w:name w:val="ExtensionTok"/>
    <w:basedOn w:val="VerbatimChar"/>
    <w:rPr>
      <w:rFonts w:ascii="Consolas" w:hAnsi="Consolas"/>
      <w:i/>
      <w:sz w:val="22"/>
      <w:szCs w:val="20"/>
    </w:rPr>
  </w:style>
  <w:style w:type="character" w:customStyle="1" w:styleId="PreprocessorTok">
    <w:name w:val="PreprocessorTok"/>
    <w:basedOn w:val="VerbatimChar"/>
    <w:rPr>
      <w:rFonts w:ascii="Consolas" w:hAnsi="Consolas"/>
      <w:i/>
      <w:color w:val="BC7A00"/>
      <w:sz w:val="22"/>
      <w:szCs w:val="20"/>
    </w:rPr>
  </w:style>
  <w:style w:type="character" w:customStyle="1" w:styleId="AttributeTok">
    <w:name w:val="AttributeTok"/>
    <w:basedOn w:val="VerbatimChar"/>
    <w:rPr>
      <w:rFonts w:ascii="Consolas" w:hAnsi="Consolas"/>
      <w:i/>
      <w:color w:val="7D9029"/>
      <w:sz w:val="22"/>
      <w:szCs w:val="20"/>
    </w:rPr>
  </w:style>
  <w:style w:type="character" w:customStyle="1" w:styleId="RegionMarkerTok">
    <w:name w:val="RegionMarkerTok"/>
    <w:basedOn w:val="VerbatimChar"/>
    <w:rPr>
      <w:rFonts w:ascii="Consolas" w:hAnsi="Consolas"/>
      <w:i/>
      <w:sz w:val="22"/>
      <w:szCs w:val="20"/>
    </w:rPr>
  </w:style>
  <w:style w:type="character" w:customStyle="1" w:styleId="InformationTok">
    <w:name w:val="InformationTok"/>
    <w:basedOn w:val="VerbatimChar"/>
    <w:rPr>
      <w:rFonts w:ascii="Consolas" w:hAnsi="Consolas"/>
      <w:b/>
      <w:i w:val="0"/>
      <w:color w:val="60A0B0"/>
      <w:sz w:val="22"/>
      <w:szCs w:val="20"/>
    </w:rPr>
  </w:style>
  <w:style w:type="character" w:customStyle="1" w:styleId="WarningTok">
    <w:name w:val="WarningTok"/>
    <w:basedOn w:val="VerbatimChar"/>
    <w:rPr>
      <w:rFonts w:ascii="Consolas" w:hAnsi="Consolas"/>
      <w:b/>
      <w:i w:val="0"/>
      <w:color w:val="60A0B0"/>
      <w:sz w:val="22"/>
      <w:szCs w:val="20"/>
    </w:rPr>
  </w:style>
  <w:style w:type="character" w:customStyle="1" w:styleId="AlertTok">
    <w:name w:val="AlertTok"/>
    <w:basedOn w:val="VerbatimChar"/>
    <w:rPr>
      <w:rFonts w:ascii="Consolas" w:hAnsi="Consolas"/>
      <w:b/>
      <w:i/>
      <w:color w:val="FF0000"/>
      <w:sz w:val="22"/>
      <w:szCs w:val="20"/>
    </w:rPr>
  </w:style>
  <w:style w:type="character" w:customStyle="1" w:styleId="ErrorTok">
    <w:name w:val="ErrorTok"/>
    <w:basedOn w:val="VerbatimChar"/>
    <w:rPr>
      <w:rFonts w:ascii="Consolas" w:hAnsi="Consolas"/>
      <w:b/>
      <w:i/>
      <w:color w:val="FF0000"/>
      <w:sz w:val="22"/>
      <w:szCs w:val="20"/>
    </w:rPr>
  </w:style>
  <w:style w:type="character" w:customStyle="1" w:styleId="NormalTok">
    <w:name w:val="NormalTok"/>
    <w:basedOn w:val="VerbatimChar"/>
    <w:rPr>
      <w:rFonts w:ascii="Consolas" w:hAnsi="Consolas"/>
      <w:i/>
      <w:sz w:val="22"/>
      <w:szCs w:val="20"/>
    </w:rPr>
  </w:style>
  <w:style w:type="table" w:customStyle="1" w:styleId="TableNormal0">
    <w:name w:val="TableNormal"/>
    <w:rsid w:val="000C0F2E"/>
    <w:pPr>
      <w:spacing w:before="200" w:after="200" w:line="276" w:lineRule="auto"/>
      <w:jc w:val="both"/>
    </w:pPr>
    <w:rPr>
      <w:rFonts w:ascii="EB Garamond" w:eastAsia="EB Garamond" w:hAnsi="EB Garamond" w:cs="EB Garamond"/>
      <w:sz w:val="20"/>
      <w:szCs w:val="20"/>
      <w:lang w:val="en-GB" w:eastAsia="en-US"/>
    </w:rPr>
    <w:tblPr>
      <w:tblCellMar>
        <w:top w:w="100" w:type="dxa"/>
        <w:left w:w="100" w:type="dxa"/>
        <w:bottom w:w="100" w:type="dxa"/>
        <w:right w:w="100" w:type="dxa"/>
      </w:tblCellMar>
    </w:tblPr>
  </w:style>
  <w:style w:type="character" w:styleId="PlaceholderText">
    <w:name w:val="Placeholder Text"/>
    <w:basedOn w:val="DefaultParagraphFont"/>
    <w:uiPriority w:val="99"/>
    <w:semiHidden/>
    <w:rsid w:val="000C0F2E"/>
    <w:rPr>
      <w:color w:val="666666"/>
    </w:rPr>
  </w:style>
  <w:style w:type="paragraph" w:styleId="NoSpacing">
    <w:name w:val="No Spacing"/>
    <w:uiPriority w:val="1"/>
    <w:qFormat/>
    <w:rsid w:val="000C0F2E"/>
    <w:pPr>
      <w:spacing w:line="240" w:lineRule="auto"/>
      <w:jc w:val="both"/>
      <w:pPrChange w:id="10" w:author="Author" w:date="2026-09-30T13:42:00Z">
        <w:pPr>
          <w:jc w:val="both"/>
        </w:pPr>
      </w:pPrChange>
    </w:pPr>
    <w:rPr>
      <w:rFonts w:ascii="EB Garamond" w:eastAsia="EB Garamond" w:hAnsi="EB Garamond" w:cs="EB Garamond"/>
      <w:sz w:val="20"/>
      <w:szCs w:val="20"/>
      <w:lang w:val="en-GB" w:eastAsia="en-US"/>
      <w:rPrChange w:id="10" w:author="Author" w:date="2026-09-30T13:42:00Z">
        <w:rPr>
          <w:rFonts w:ascii="EB Garamond" w:eastAsia="EB Garamond" w:hAnsi="EB Garamond" w:cs="EB Garamond"/>
          <w:lang w:val="en-GB" w:eastAsia="en-US" w:bidi="ar-SA"/>
        </w:rPr>
      </w:rPrChange>
    </w:rPr>
  </w:style>
  <w:style w:type="character" w:styleId="Strong">
    <w:name w:val="Strong"/>
    <w:basedOn w:val="DefaultParagraphFont"/>
    <w:uiPriority w:val="22"/>
    <w:qFormat/>
    <w:rsid w:val="000C0F2E"/>
    <w:rPr>
      <w:b/>
      <w:bCs/>
    </w:rPr>
  </w:style>
  <w:style w:type="paragraph" w:customStyle="1" w:styleId="font-claude-response-body">
    <w:name w:val="font-claude-response-body"/>
    <w:basedOn w:val="Normal"/>
    <w:rsid w:val="000C0F2E"/>
    <w:pPr>
      <w:spacing w:before="100" w:beforeAutospacing="1" w:after="100" w:afterAutospacing="1" w:line="240" w:lineRule="auto"/>
      <w:pPrChange w:id="11" w:author="Author" w:date="2026-09-30T13:42:00Z">
        <w:pPr>
          <w:spacing w:before="100" w:beforeAutospacing="1" w:after="100" w:afterAutospacing="1"/>
        </w:pPr>
      </w:pPrChange>
    </w:pPr>
    <w:rPr>
      <w:lang w:val="en-GB" w:eastAsia="en-US"/>
      <w:rPrChange w:id="11" w:author="Author" w:date="2026-09-30T13:42:00Z">
        <w:rPr>
          <w:sz w:val="24"/>
          <w:szCs w:val="24"/>
          <w:lang w:val="en-GB" w:eastAsia="en-US" w:bidi="ar-SA"/>
        </w:rPr>
      </w:rPrChange>
    </w:rPr>
  </w:style>
  <w:style w:type="character" w:styleId="Emphasis">
    <w:name w:val="Emphasis"/>
    <w:basedOn w:val="DefaultParagraphFont"/>
    <w:uiPriority w:val="20"/>
    <w:qFormat/>
    <w:rsid w:val="000C0F2E"/>
    <w:rPr>
      <w:i/>
      <w:iCs/>
    </w:rPr>
  </w:style>
  <w:style w:type="character" w:customStyle="1" w:styleId="katex-mathml">
    <w:name w:val="katex-mathml"/>
    <w:basedOn w:val="DefaultParagraphFont"/>
    <w:rsid w:val="000C0F2E"/>
  </w:style>
  <w:style w:type="character" w:customStyle="1" w:styleId="mord">
    <w:name w:val="mord"/>
    <w:basedOn w:val="DefaultParagraphFont"/>
    <w:rsid w:val="000C0F2E"/>
  </w:style>
  <w:style w:type="character" w:customStyle="1" w:styleId="vlist-s">
    <w:name w:val="vlist-s"/>
    <w:basedOn w:val="DefaultParagraphFont"/>
    <w:rsid w:val="000C0F2E"/>
  </w:style>
  <w:style w:type="character" w:customStyle="1" w:styleId="mrel">
    <w:name w:val="mrel"/>
    <w:basedOn w:val="DefaultParagraphFont"/>
    <w:rsid w:val="000C0F2E"/>
  </w:style>
  <w:style w:type="character" w:customStyle="1" w:styleId="mopen">
    <w:name w:val="mopen"/>
    <w:basedOn w:val="DefaultParagraphFont"/>
    <w:rsid w:val="000C0F2E"/>
  </w:style>
  <w:style w:type="character" w:customStyle="1" w:styleId="mpunct">
    <w:name w:val="mpunct"/>
    <w:basedOn w:val="DefaultParagraphFont"/>
    <w:rsid w:val="000C0F2E"/>
  </w:style>
  <w:style w:type="character" w:customStyle="1" w:styleId="mclose">
    <w:name w:val="mclose"/>
    <w:basedOn w:val="DefaultParagraphFont"/>
    <w:rsid w:val="000C0F2E"/>
  </w:style>
  <w:style w:type="character" w:styleId="HTMLCode">
    <w:name w:val="HTML Code"/>
    <w:basedOn w:val="DefaultParagraphFont"/>
    <w:uiPriority w:val="99"/>
    <w:semiHidden/>
    <w:unhideWhenUsed/>
    <w:rsid w:val="000C0F2E"/>
    <w:rPr>
      <w:rFonts w:ascii="Courier New" w:eastAsia="Times New Roman" w:hAnsi="Courier New" w:cs="Courier New"/>
      <w:sz w:val="20"/>
      <w:szCs w:val="20"/>
    </w:rPr>
  </w:style>
  <w:style w:type="paragraph" w:styleId="Header">
    <w:name w:val="header"/>
    <w:basedOn w:val="Normal"/>
    <w:link w:val="HeaderChar"/>
    <w:unhideWhenUsed/>
    <w:rsid w:val="000C0F2E"/>
    <w:pPr>
      <w:tabs>
        <w:tab w:val="center" w:pos="4680"/>
        <w:tab w:val="right" w:pos="9360"/>
      </w:tabs>
      <w:spacing w:line="240" w:lineRule="auto"/>
    </w:pPr>
  </w:style>
  <w:style w:type="character" w:customStyle="1" w:styleId="HeaderChar">
    <w:name w:val="Header Char"/>
    <w:basedOn w:val="DefaultParagraphFont"/>
    <w:link w:val="Header"/>
    <w:rsid w:val="000C0F2E"/>
  </w:style>
  <w:style w:type="paragraph" w:styleId="Revision">
    <w:name w:val="Revision"/>
    <w:hidden/>
    <w:semiHidden/>
    <w:rsid w:val="000C0F2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193416">
      <w:bodyDiv w:val="1"/>
      <w:marLeft w:val="0"/>
      <w:marRight w:val="0"/>
      <w:marTop w:val="0"/>
      <w:marBottom w:val="0"/>
      <w:divBdr>
        <w:top w:val="none" w:sz="0" w:space="0" w:color="auto"/>
        <w:left w:val="none" w:sz="0" w:space="0" w:color="auto"/>
        <w:bottom w:val="none" w:sz="0" w:space="0" w:color="auto"/>
        <w:right w:val="none" w:sz="0" w:space="0" w:color="auto"/>
      </w:divBdr>
      <w:divsChild>
        <w:div w:id="9652417">
          <w:marLeft w:val="640"/>
          <w:marRight w:val="0"/>
          <w:marTop w:val="0"/>
          <w:marBottom w:val="0"/>
          <w:divBdr>
            <w:top w:val="none" w:sz="0" w:space="0" w:color="auto"/>
            <w:left w:val="none" w:sz="0" w:space="0" w:color="auto"/>
            <w:bottom w:val="none" w:sz="0" w:space="0" w:color="auto"/>
            <w:right w:val="none" w:sz="0" w:space="0" w:color="auto"/>
          </w:divBdr>
        </w:div>
        <w:div w:id="93790269">
          <w:marLeft w:val="640"/>
          <w:marRight w:val="0"/>
          <w:marTop w:val="0"/>
          <w:marBottom w:val="0"/>
          <w:divBdr>
            <w:top w:val="none" w:sz="0" w:space="0" w:color="auto"/>
            <w:left w:val="none" w:sz="0" w:space="0" w:color="auto"/>
            <w:bottom w:val="none" w:sz="0" w:space="0" w:color="auto"/>
            <w:right w:val="none" w:sz="0" w:space="0" w:color="auto"/>
          </w:divBdr>
        </w:div>
        <w:div w:id="163667967">
          <w:marLeft w:val="640"/>
          <w:marRight w:val="0"/>
          <w:marTop w:val="0"/>
          <w:marBottom w:val="0"/>
          <w:divBdr>
            <w:top w:val="none" w:sz="0" w:space="0" w:color="auto"/>
            <w:left w:val="none" w:sz="0" w:space="0" w:color="auto"/>
            <w:bottom w:val="none" w:sz="0" w:space="0" w:color="auto"/>
            <w:right w:val="none" w:sz="0" w:space="0" w:color="auto"/>
          </w:divBdr>
        </w:div>
        <w:div w:id="172962082">
          <w:marLeft w:val="640"/>
          <w:marRight w:val="0"/>
          <w:marTop w:val="0"/>
          <w:marBottom w:val="0"/>
          <w:divBdr>
            <w:top w:val="none" w:sz="0" w:space="0" w:color="auto"/>
            <w:left w:val="none" w:sz="0" w:space="0" w:color="auto"/>
            <w:bottom w:val="none" w:sz="0" w:space="0" w:color="auto"/>
            <w:right w:val="none" w:sz="0" w:space="0" w:color="auto"/>
          </w:divBdr>
        </w:div>
        <w:div w:id="326984520">
          <w:marLeft w:val="640"/>
          <w:marRight w:val="0"/>
          <w:marTop w:val="0"/>
          <w:marBottom w:val="0"/>
          <w:divBdr>
            <w:top w:val="none" w:sz="0" w:space="0" w:color="auto"/>
            <w:left w:val="none" w:sz="0" w:space="0" w:color="auto"/>
            <w:bottom w:val="none" w:sz="0" w:space="0" w:color="auto"/>
            <w:right w:val="none" w:sz="0" w:space="0" w:color="auto"/>
          </w:divBdr>
        </w:div>
        <w:div w:id="332727763">
          <w:marLeft w:val="640"/>
          <w:marRight w:val="0"/>
          <w:marTop w:val="0"/>
          <w:marBottom w:val="0"/>
          <w:divBdr>
            <w:top w:val="none" w:sz="0" w:space="0" w:color="auto"/>
            <w:left w:val="none" w:sz="0" w:space="0" w:color="auto"/>
            <w:bottom w:val="none" w:sz="0" w:space="0" w:color="auto"/>
            <w:right w:val="none" w:sz="0" w:space="0" w:color="auto"/>
          </w:divBdr>
        </w:div>
        <w:div w:id="539975737">
          <w:marLeft w:val="640"/>
          <w:marRight w:val="0"/>
          <w:marTop w:val="0"/>
          <w:marBottom w:val="0"/>
          <w:divBdr>
            <w:top w:val="none" w:sz="0" w:space="0" w:color="auto"/>
            <w:left w:val="none" w:sz="0" w:space="0" w:color="auto"/>
            <w:bottom w:val="none" w:sz="0" w:space="0" w:color="auto"/>
            <w:right w:val="none" w:sz="0" w:space="0" w:color="auto"/>
          </w:divBdr>
        </w:div>
        <w:div w:id="546262260">
          <w:marLeft w:val="640"/>
          <w:marRight w:val="0"/>
          <w:marTop w:val="0"/>
          <w:marBottom w:val="0"/>
          <w:divBdr>
            <w:top w:val="none" w:sz="0" w:space="0" w:color="auto"/>
            <w:left w:val="none" w:sz="0" w:space="0" w:color="auto"/>
            <w:bottom w:val="none" w:sz="0" w:space="0" w:color="auto"/>
            <w:right w:val="none" w:sz="0" w:space="0" w:color="auto"/>
          </w:divBdr>
        </w:div>
        <w:div w:id="571887640">
          <w:marLeft w:val="640"/>
          <w:marRight w:val="0"/>
          <w:marTop w:val="0"/>
          <w:marBottom w:val="0"/>
          <w:divBdr>
            <w:top w:val="none" w:sz="0" w:space="0" w:color="auto"/>
            <w:left w:val="none" w:sz="0" w:space="0" w:color="auto"/>
            <w:bottom w:val="none" w:sz="0" w:space="0" w:color="auto"/>
            <w:right w:val="none" w:sz="0" w:space="0" w:color="auto"/>
          </w:divBdr>
        </w:div>
        <w:div w:id="640573874">
          <w:marLeft w:val="640"/>
          <w:marRight w:val="0"/>
          <w:marTop w:val="0"/>
          <w:marBottom w:val="0"/>
          <w:divBdr>
            <w:top w:val="none" w:sz="0" w:space="0" w:color="auto"/>
            <w:left w:val="none" w:sz="0" w:space="0" w:color="auto"/>
            <w:bottom w:val="none" w:sz="0" w:space="0" w:color="auto"/>
            <w:right w:val="none" w:sz="0" w:space="0" w:color="auto"/>
          </w:divBdr>
        </w:div>
        <w:div w:id="757797020">
          <w:marLeft w:val="640"/>
          <w:marRight w:val="0"/>
          <w:marTop w:val="0"/>
          <w:marBottom w:val="0"/>
          <w:divBdr>
            <w:top w:val="none" w:sz="0" w:space="0" w:color="auto"/>
            <w:left w:val="none" w:sz="0" w:space="0" w:color="auto"/>
            <w:bottom w:val="none" w:sz="0" w:space="0" w:color="auto"/>
            <w:right w:val="none" w:sz="0" w:space="0" w:color="auto"/>
          </w:divBdr>
        </w:div>
        <w:div w:id="763723561">
          <w:marLeft w:val="640"/>
          <w:marRight w:val="0"/>
          <w:marTop w:val="0"/>
          <w:marBottom w:val="0"/>
          <w:divBdr>
            <w:top w:val="none" w:sz="0" w:space="0" w:color="auto"/>
            <w:left w:val="none" w:sz="0" w:space="0" w:color="auto"/>
            <w:bottom w:val="none" w:sz="0" w:space="0" w:color="auto"/>
            <w:right w:val="none" w:sz="0" w:space="0" w:color="auto"/>
          </w:divBdr>
        </w:div>
        <w:div w:id="810250796">
          <w:marLeft w:val="640"/>
          <w:marRight w:val="0"/>
          <w:marTop w:val="0"/>
          <w:marBottom w:val="0"/>
          <w:divBdr>
            <w:top w:val="none" w:sz="0" w:space="0" w:color="auto"/>
            <w:left w:val="none" w:sz="0" w:space="0" w:color="auto"/>
            <w:bottom w:val="none" w:sz="0" w:space="0" w:color="auto"/>
            <w:right w:val="none" w:sz="0" w:space="0" w:color="auto"/>
          </w:divBdr>
        </w:div>
        <w:div w:id="901595410">
          <w:marLeft w:val="640"/>
          <w:marRight w:val="0"/>
          <w:marTop w:val="0"/>
          <w:marBottom w:val="0"/>
          <w:divBdr>
            <w:top w:val="none" w:sz="0" w:space="0" w:color="auto"/>
            <w:left w:val="none" w:sz="0" w:space="0" w:color="auto"/>
            <w:bottom w:val="none" w:sz="0" w:space="0" w:color="auto"/>
            <w:right w:val="none" w:sz="0" w:space="0" w:color="auto"/>
          </w:divBdr>
        </w:div>
        <w:div w:id="1126048710">
          <w:marLeft w:val="640"/>
          <w:marRight w:val="0"/>
          <w:marTop w:val="0"/>
          <w:marBottom w:val="0"/>
          <w:divBdr>
            <w:top w:val="none" w:sz="0" w:space="0" w:color="auto"/>
            <w:left w:val="none" w:sz="0" w:space="0" w:color="auto"/>
            <w:bottom w:val="none" w:sz="0" w:space="0" w:color="auto"/>
            <w:right w:val="none" w:sz="0" w:space="0" w:color="auto"/>
          </w:divBdr>
        </w:div>
        <w:div w:id="1134643576">
          <w:marLeft w:val="640"/>
          <w:marRight w:val="0"/>
          <w:marTop w:val="0"/>
          <w:marBottom w:val="0"/>
          <w:divBdr>
            <w:top w:val="none" w:sz="0" w:space="0" w:color="auto"/>
            <w:left w:val="none" w:sz="0" w:space="0" w:color="auto"/>
            <w:bottom w:val="none" w:sz="0" w:space="0" w:color="auto"/>
            <w:right w:val="none" w:sz="0" w:space="0" w:color="auto"/>
          </w:divBdr>
        </w:div>
        <w:div w:id="1140490009">
          <w:marLeft w:val="640"/>
          <w:marRight w:val="0"/>
          <w:marTop w:val="0"/>
          <w:marBottom w:val="0"/>
          <w:divBdr>
            <w:top w:val="none" w:sz="0" w:space="0" w:color="auto"/>
            <w:left w:val="none" w:sz="0" w:space="0" w:color="auto"/>
            <w:bottom w:val="none" w:sz="0" w:space="0" w:color="auto"/>
            <w:right w:val="none" w:sz="0" w:space="0" w:color="auto"/>
          </w:divBdr>
        </w:div>
        <w:div w:id="1165433611">
          <w:marLeft w:val="640"/>
          <w:marRight w:val="0"/>
          <w:marTop w:val="0"/>
          <w:marBottom w:val="0"/>
          <w:divBdr>
            <w:top w:val="none" w:sz="0" w:space="0" w:color="auto"/>
            <w:left w:val="none" w:sz="0" w:space="0" w:color="auto"/>
            <w:bottom w:val="none" w:sz="0" w:space="0" w:color="auto"/>
            <w:right w:val="none" w:sz="0" w:space="0" w:color="auto"/>
          </w:divBdr>
        </w:div>
        <w:div w:id="1169255076">
          <w:marLeft w:val="640"/>
          <w:marRight w:val="0"/>
          <w:marTop w:val="0"/>
          <w:marBottom w:val="0"/>
          <w:divBdr>
            <w:top w:val="none" w:sz="0" w:space="0" w:color="auto"/>
            <w:left w:val="none" w:sz="0" w:space="0" w:color="auto"/>
            <w:bottom w:val="none" w:sz="0" w:space="0" w:color="auto"/>
            <w:right w:val="none" w:sz="0" w:space="0" w:color="auto"/>
          </w:divBdr>
        </w:div>
        <w:div w:id="1203983908">
          <w:marLeft w:val="640"/>
          <w:marRight w:val="0"/>
          <w:marTop w:val="0"/>
          <w:marBottom w:val="0"/>
          <w:divBdr>
            <w:top w:val="none" w:sz="0" w:space="0" w:color="auto"/>
            <w:left w:val="none" w:sz="0" w:space="0" w:color="auto"/>
            <w:bottom w:val="none" w:sz="0" w:space="0" w:color="auto"/>
            <w:right w:val="none" w:sz="0" w:space="0" w:color="auto"/>
          </w:divBdr>
        </w:div>
        <w:div w:id="1426346234">
          <w:marLeft w:val="640"/>
          <w:marRight w:val="0"/>
          <w:marTop w:val="0"/>
          <w:marBottom w:val="0"/>
          <w:divBdr>
            <w:top w:val="none" w:sz="0" w:space="0" w:color="auto"/>
            <w:left w:val="none" w:sz="0" w:space="0" w:color="auto"/>
            <w:bottom w:val="none" w:sz="0" w:space="0" w:color="auto"/>
            <w:right w:val="none" w:sz="0" w:space="0" w:color="auto"/>
          </w:divBdr>
        </w:div>
        <w:div w:id="1891650640">
          <w:marLeft w:val="640"/>
          <w:marRight w:val="0"/>
          <w:marTop w:val="0"/>
          <w:marBottom w:val="0"/>
          <w:divBdr>
            <w:top w:val="none" w:sz="0" w:space="0" w:color="auto"/>
            <w:left w:val="none" w:sz="0" w:space="0" w:color="auto"/>
            <w:bottom w:val="none" w:sz="0" w:space="0" w:color="auto"/>
            <w:right w:val="none" w:sz="0" w:space="0" w:color="auto"/>
          </w:divBdr>
        </w:div>
        <w:div w:id="1999575152">
          <w:marLeft w:val="640"/>
          <w:marRight w:val="0"/>
          <w:marTop w:val="0"/>
          <w:marBottom w:val="0"/>
          <w:divBdr>
            <w:top w:val="none" w:sz="0" w:space="0" w:color="auto"/>
            <w:left w:val="none" w:sz="0" w:space="0" w:color="auto"/>
            <w:bottom w:val="none" w:sz="0" w:space="0" w:color="auto"/>
            <w:right w:val="none" w:sz="0" w:space="0" w:color="auto"/>
          </w:divBdr>
        </w:div>
        <w:div w:id="2073380935">
          <w:marLeft w:val="640"/>
          <w:marRight w:val="0"/>
          <w:marTop w:val="0"/>
          <w:marBottom w:val="0"/>
          <w:divBdr>
            <w:top w:val="none" w:sz="0" w:space="0" w:color="auto"/>
            <w:left w:val="none" w:sz="0" w:space="0" w:color="auto"/>
            <w:bottom w:val="none" w:sz="0" w:space="0" w:color="auto"/>
            <w:right w:val="none" w:sz="0" w:space="0" w:color="auto"/>
          </w:divBdr>
        </w:div>
        <w:div w:id="2076077582">
          <w:marLeft w:val="640"/>
          <w:marRight w:val="0"/>
          <w:marTop w:val="0"/>
          <w:marBottom w:val="0"/>
          <w:divBdr>
            <w:top w:val="none" w:sz="0" w:space="0" w:color="auto"/>
            <w:left w:val="none" w:sz="0" w:space="0" w:color="auto"/>
            <w:bottom w:val="none" w:sz="0" w:space="0" w:color="auto"/>
            <w:right w:val="none" w:sz="0" w:space="0" w:color="auto"/>
          </w:divBdr>
        </w:div>
        <w:div w:id="2077821797">
          <w:marLeft w:val="640"/>
          <w:marRight w:val="0"/>
          <w:marTop w:val="0"/>
          <w:marBottom w:val="0"/>
          <w:divBdr>
            <w:top w:val="none" w:sz="0" w:space="0" w:color="auto"/>
            <w:left w:val="none" w:sz="0" w:space="0" w:color="auto"/>
            <w:bottom w:val="none" w:sz="0" w:space="0" w:color="auto"/>
            <w:right w:val="none" w:sz="0" w:space="0" w:color="auto"/>
          </w:divBdr>
        </w:div>
      </w:divsChild>
    </w:div>
    <w:div w:id="958030894">
      <w:bodyDiv w:val="1"/>
      <w:marLeft w:val="0"/>
      <w:marRight w:val="0"/>
      <w:marTop w:val="0"/>
      <w:marBottom w:val="0"/>
      <w:divBdr>
        <w:top w:val="none" w:sz="0" w:space="0" w:color="auto"/>
        <w:left w:val="none" w:sz="0" w:space="0" w:color="auto"/>
        <w:bottom w:val="none" w:sz="0" w:space="0" w:color="auto"/>
        <w:right w:val="none" w:sz="0" w:space="0" w:color="auto"/>
      </w:divBdr>
      <w:divsChild>
        <w:div w:id="44111860">
          <w:marLeft w:val="640"/>
          <w:marRight w:val="0"/>
          <w:marTop w:val="0"/>
          <w:marBottom w:val="0"/>
          <w:divBdr>
            <w:top w:val="none" w:sz="0" w:space="0" w:color="auto"/>
            <w:left w:val="none" w:sz="0" w:space="0" w:color="auto"/>
            <w:bottom w:val="none" w:sz="0" w:space="0" w:color="auto"/>
            <w:right w:val="none" w:sz="0" w:space="0" w:color="auto"/>
          </w:divBdr>
        </w:div>
        <w:div w:id="117383192">
          <w:marLeft w:val="640"/>
          <w:marRight w:val="0"/>
          <w:marTop w:val="0"/>
          <w:marBottom w:val="0"/>
          <w:divBdr>
            <w:top w:val="none" w:sz="0" w:space="0" w:color="auto"/>
            <w:left w:val="none" w:sz="0" w:space="0" w:color="auto"/>
            <w:bottom w:val="none" w:sz="0" w:space="0" w:color="auto"/>
            <w:right w:val="none" w:sz="0" w:space="0" w:color="auto"/>
          </w:divBdr>
        </w:div>
        <w:div w:id="240261861">
          <w:marLeft w:val="640"/>
          <w:marRight w:val="0"/>
          <w:marTop w:val="0"/>
          <w:marBottom w:val="0"/>
          <w:divBdr>
            <w:top w:val="none" w:sz="0" w:space="0" w:color="auto"/>
            <w:left w:val="none" w:sz="0" w:space="0" w:color="auto"/>
            <w:bottom w:val="none" w:sz="0" w:space="0" w:color="auto"/>
            <w:right w:val="none" w:sz="0" w:space="0" w:color="auto"/>
          </w:divBdr>
        </w:div>
        <w:div w:id="447554216">
          <w:marLeft w:val="640"/>
          <w:marRight w:val="0"/>
          <w:marTop w:val="0"/>
          <w:marBottom w:val="0"/>
          <w:divBdr>
            <w:top w:val="none" w:sz="0" w:space="0" w:color="auto"/>
            <w:left w:val="none" w:sz="0" w:space="0" w:color="auto"/>
            <w:bottom w:val="none" w:sz="0" w:space="0" w:color="auto"/>
            <w:right w:val="none" w:sz="0" w:space="0" w:color="auto"/>
          </w:divBdr>
        </w:div>
        <w:div w:id="811288296">
          <w:marLeft w:val="640"/>
          <w:marRight w:val="0"/>
          <w:marTop w:val="0"/>
          <w:marBottom w:val="0"/>
          <w:divBdr>
            <w:top w:val="none" w:sz="0" w:space="0" w:color="auto"/>
            <w:left w:val="none" w:sz="0" w:space="0" w:color="auto"/>
            <w:bottom w:val="none" w:sz="0" w:space="0" w:color="auto"/>
            <w:right w:val="none" w:sz="0" w:space="0" w:color="auto"/>
          </w:divBdr>
        </w:div>
        <w:div w:id="870071863">
          <w:marLeft w:val="640"/>
          <w:marRight w:val="0"/>
          <w:marTop w:val="0"/>
          <w:marBottom w:val="0"/>
          <w:divBdr>
            <w:top w:val="none" w:sz="0" w:space="0" w:color="auto"/>
            <w:left w:val="none" w:sz="0" w:space="0" w:color="auto"/>
            <w:bottom w:val="none" w:sz="0" w:space="0" w:color="auto"/>
            <w:right w:val="none" w:sz="0" w:space="0" w:color="auto"/>
          </w:divBdr>
        </w:div>
        <w:div w:id="989747288">
          <w:marLeft w:val="640"/>
          <w:marRight w:val="0"/>
          <w:marTop w:val="0"/>
          <w:marBottom w:val="0"/>
          <w:divBdr>
            <w:top w:val="none" w:sz="0" w:space="0" w:color="auto"/>
            <w:left w:val="none" w:sz="0" w:space="0" w:color="auto"/>
            <w:bottom w:val="none" w:sz="0" w:space="0" w:color="auto"/>
            <w:right w:val="none" w:sz="0" w:space="0" w:color="auto"/>
          </w:divBdr>
        </w:div>
        <w:div w:id="994147536">
          <w:marLeft w:val="640"/>
          <w:marRight w:val="0"/>
          <w:marTop w:val="0"/>
          <w:marBottom w:val="0"/>
          <w:divBdr>
            <w:top w:val="none" w:sz="0" w:space="0" w:color="auto"/>
            <w:left w:val="none" w:sz="0" w:space="0" w:color="auto"/>
            <w:bottom w:val="none" w:sz="0" w:space="0" w:color="auto"/>
            <w:right w:val="none" w:sz="0" w:space="0" w:color="auto"/>
          </w:divBdr>
        </w:div>
        <w:div w:id="1035933340">
          <w:marLeft w:val="640"/>
          <w:marRight w:val="0"/>
          <w:marTop w:val="0"/>
          <w:marBottom w:val="0"/>
          <w:divBdr>
            <w:top w:val="none" w:sz="0" w:space="0" w:color="auto"/>
            <w:left w:val="none" w:sz="0" w:space="0" w:color="auto"/>
            <w:bottom w:val="none" w:sz="0" w:space="0" w:color="auto"/>
            <w:right w:val="none" w:sz="0" w:space="0" w:color="auto"/>
          </w:divBdr>
        </w:div>
        <w:div w:id="1093471566">
          <w:marLeft w:val="640"/>
          <w:marRight w:val="0"/>
          <w:marTop w:val="0"/>
          <w:marBottom w:val="0"/>
          <w:divBdr>
            <w:top w:val="none" w:sz="0" w:space="0" w:color="auto"/>
            <w:left w:val="none" w:sz="0" w:space="0" w:color="auto"/>
            <w:bottom w:val="none" w:sz="0" w:space="0" w:color="auto"/>
            <w:right w:val="none" w:sz="0" w:space="0" w:color="auto"/>
          </w:divBdr>
        </w:div>
        <w:div w:id="1156263664">
          <w:marLeft w:val="640"/>
          <w:marRight w:val="0"/>
          <w:marTop w:val="0"/>
          <w:marBottom w:val="0"/>
          <w:divBdr>
            <w:top w:val="none" w:sz="0" w:space="0" w:color="auto"/>
            <w:left w:val="none" w:sz="0" w:space="0" w:color="auto"/>
            <w:bottom w:val="none" w:sz="0" w:space="0" w:color="auto"/>
            <w:right w:val="none" w:sz="0" w:space="0" w:color="auto"/>
          </w:divBdr>
        </w:div>
        <w:div w:id="1243444635">
          <w:marLeft w:val="640"/>
          <w:marRight w:val="0"/>
          <w:marTop w:val="0"/>
          <w:marBottom w:val="0"/>
          <w:divBdr>
            <w:top w:val="none" w:sz="0" w:space="0" w:color="auto"/>
            <w:left w:val="none" w:sz="0" w:space="0" w:color="auto"/>
            <w:bottom w:val="none" w:sz="0" w:space="0" w:color="auto"/>
            <w:right w:val="none" w:sz="0" w:space="0" w:color="auto"/>
          </w:divBdr>
        </w:div>
        <w:div w:id="1247694404">
          <w:marLeft w:val="640"/>
          <w:marRight w:val="0"/>
          <w:marTop w:val="0"/>
          <w:marBottom w:val="0"/>
          <w:divBdr>
            <w:top w:val="none" w:sz="0" w:space="0" w:color="auto"/>
            <w:left w:val="none" w:sz="0" w:space="0" w:color="auto"/>
            <w:bottom w:val="none" w:sz="0" w:space="0" w:color="auto"/>
            <w:right w:val="none" w:sz="0" w:space="0" w:color="auto"/>
          </w:divBdr>
        </w:div>
        <w:div w:id="1299453491">
          <w:marLeft w:val="640"/>
          <w:marRight w:val="0"/>
          <w:marTop w:val="0"/>
          <w:marBottom w:val="0"/>
          <w:divBdr>
            <w:top w:val="none" w:sz="0" w:space="0" w:color="auto"/>
            <w:left w:val="none" w:sz="0" w:space="0" w:color="auto"/>
            <w:bottom w:val="none" w:sz="0" w:space="0" w:color="auto"/>
            <w:right w:val="none" w:sz="0" w:space="0" w:color="auto"/>
          </w:divBdr>
        </w:div>
        <w:div w:id="1411999758">
          <w:marLeft w:val="640"/>
          <w:marRight w:val="0"/>
          <w:marTop w:val="0"/>
          <w:marBottom w:val="0"/>
          <w:divBdr>
            <w:top w:val="none" w:sz="0" w:space="0" w:color="auto"/>
            <w:left w:val="none" w:sz="0" w:space="0" w:color="auto"/>
            <w:bottom w:val="none" w:sz="0" w:space="0" w:color="auto"/>
            <w:right w:val="none" w:sz="0" w:space="0" w:color="auto"/>
          </w:divBdr>
        </w:div>
        <w:div w:id="1505896257">
          <w:marLeft w:val="640"/>
          <w:marRight w:val="0"/>
          <w:marTop w:val="0"/>
          <w:marBottom w:val="0"/>
          <w:divBdr>
            <w:top w:val="none" w:sz="0" w:space="0" w:color="auto"/>
            <w:left w:val="none" w:sz="0" w:space="0" w:color="auto"/>
            <w:bottom w:val="none" w:sz="0" w:space="0" w:color="auto"/>
            <w:right w:val="none" w:sz="0" w:space="0" w:color="auto"/>
          </w:divBdr>
        </w:div>
        <w:div w:id="1550609689">
          <w:marLeft w:val="640"/>
          <w:marRight w:val="0"/>
          <w:marTop w:val="0"/>
          <w:marBottom w:val="0"/>
          <w:divBdr>
            <w:top w:val="none" w:sz="0" w:space="0" w:color="auto"/>
            <w:left w:val="none" w:sz="0" w:space="0" w:color="auto"/>
            <w:bottom w:val="none" w:sz="0" w:space="0" w:color="auto"/>
            <w:right w:val="none" w:sz="0" w:space="0" w:color="auto"/>
          </w:divBdr>
        </w:div>
        <w:div w:id="1565481948">
          <w:marLeft w:val="640"/>
          <w:marRight w:val="0"/>
          <w:marTop w:val="0"/>
          <w:marBottom w:val="0"/>
          <w:divBdr>
            <w:top w:val="none" w:sz="0" w:space="0" w:color="auto"/>
            <w:left w:val="none" w:sz="0" w:space="0" w:color="auto"/>
            <w:bottom w:val="none" w:sz="0" w:space="0" w:color="auto"/>
            <w:right w:val="none" w:sz="0" w:space="0" w:color="auto"/>
          </w:divBdr>
        </w:div>
        <w:div w:id="1580745434">
          <w:marLeft w:val="640"/>
          <w:marRight w:val="0"/>
          <w:marTop w:val="0"/>
          <w:marBottom w:val="0"/>
          <w:divBdr>
            <w:top w:val="none" w:sz="0" w:space="0" w:color="auto"/>
            <w:left w:val="none" w:sz="0" w:space="0" w:color="auto"/>
            <w:bottom w:val="none" w:sz="0" w:space="0" w:color="auto"/>
            <w:right w:val="none" w:sz="0" w:space="0" w:color="auto"/>
          </w:divBdr>
        </w:div>
        <w:div w:id="1617831019">
          <w:marLeft w:val="640"/>
          <w:marRight w:val="0"/>
          <w:marTop w:val="0"/>
          <w:marBottom w:val="0"/>
          <w:divBdr>
            <w:top w:val="none" w:sz="0" w:space="0" w:color="auto"/>
            <w:left w:val="none" w:sz="0" w:space="0" w:color="auto"/>
            <w:bottom w:val="none" w:sz="0" w:space="0" w:color="auto"/>
            <w:right w:val="none" w:sz="0" w:space="0" w:color="auto"/>
          </w:divBdr>
        </w:div>
        <w:div w:id="1718161154">
          <w:marLeft w:val="640"/>
          <w:marRight w:val="0"/>
          <w:marTop w:val="0"/>
          <w:marBottom w:val="0"/>
          <w:divBdr>
            <w:top w:val="none" w:sz="0" w:space="0" w:color="auto"/>
            <w:left w:val="none" w:sz="0" w:space="0" w:color="auto"/>
            <w:bottom w:val="none" w:sz="0" w:space="0" w:color="auto"/>
            <w:right w:val="none" w:sz="0" w:space="0" w:color="auto"/>
          </w:divBdr>
        </w:div>
        <w:div w:id="1768386636">
          <w:marLeft w:val="640"/>
          <w:marRight w:val="0"/>
          <w:marTop w:val="0"/>
          <w:marBottom w:val="0"/>
          <w:divBdr>
            <w:top w:val="none" w:sz="0" w:space="0" w:color="auto"/>
            <w:left w:val="none" w:sz="0" w:space="0" w:color="auto"/>
            <w:bottom w:val="none" w:sz="0" w:space="0" w:color="auto"/>
            <w:right w:val="none" w:sz="0" w:space="0" w:color="auto"/>
          </w:divBdr>
        </w:div>
        <w:div w:id="1774284460">
          <w:marLeft w:val="640"/>
          <w:marRight w:val="0"/>
          <w:marTop w:val="0"/>
          <w:marBottom w:val="0"/>
          <w:divBdr>
            <w:top w:val="none" w:sz="0" w:space="0" w:color="auto"/>
            <w:left w:val="none" w:sz="0" w:space="0" w:color="auto"/>
            <w:bottom w:val="none" w:sz="0" w:space="0" w:color="auto"/>
            <w:right w:val="none" w:sz="0" w:space="0" w:color="auto"/>
          </w:divBdr>
        </w:div>
        <w:div w:id="1797143111">
          <w:marLeft w:val="640"/>
          <w:marRight w:val="0"/>
          <w:marTop w:val="0"/>
          <w:marBottom w:val="0"/>
          <w:divBdr>
            <w:top w:val="none" w:sz="0" w:space="0" w:color="auto"/>
            <w:left w:val="none" w:sz="0" w:space="0" w:color="auto"/>
            <w:bottom w:val="none" w:sz="0" w:space="0" w:color="auto"/>
            <w:right w:val="none" w:sz="0" w:space="0" w:color="auto"/>
          </w:divBdr>
        </w:div>
        <w:div w:id="1829862508">
          <w:marLeft w:val="640"/>
          <w:marRight w:val="0"/>
          <w:marTop w:val="0"/>
          <w:marBottom w:val="0"/>
          <w:divBdr>
            <w:top w:val="none" w:sz="0" w:space="0" w:color="auto"/>
            <w:left w:val="none" w:sz="0" w:space="0" w:color="auto"/>
            <w:bottom w:val="none" w:sz="0" w:space="0" w:color="auto"/>
            <w:right w:val="none" w:sz="0" w:space="0" w:color="auto"/>
          </w:divBdr>
        </w:div>
        <w:div w:id="1850169135">
          <w:marLeft w:val="640"/>
          <w:marRight w:val="0"/>
          <w:marTop w:val="0"/>
          <w:marBottom w:val="0"/>
          <w:divBdr>
            <w:top w:val="none" w:sz="0" w:space="0" w:color="auto"/>
            <w:left w:val="none" w:sz="0" w:space="0" w:color="auto"/>
            <w:bottom w:val="none" w:sz="0" w:space="0" w:color="auto"/>
            <w:right w:val="none" w:sz="0" w:space="0" w:color="auto"/>
          </w:divBdr>
        </w:div>
        <w:div w:id="1880704377">
          <w:marLeft w:val="640"/>
          <w:marRight w:val="0"/>
          <w:marTop w:val="0"/>
          <w:marBottom w:val="0"/>
          <w:divBdr>
            <w:top w:val="none" w:sz="0" w:space="0" w:color="auto"/>
            <w:left w:val="none" w:sz="0" w:space="0" w:color="auto"/>
            <w:bottom w:val="none" w:sz="0" w:space="0" w:color="auto"/>
            <w:right w:val="none" w:sz="0" w:space="0" w:color="auto"/>
          </w:divBdr>
        </w:div>
        <w:div w:id="1924677150">
          <w:marLeft w:val="640"/>
          <w:marRight w:val="0"/>
          <w:marTop w:val="0"/>
          <w:marBottom w:val="0"/>
          <w:divBdr>
            <w:top w:val="none" w:sz="0" w:space="0" w:color="auto"/>
            <w:left w:val="none" w:sz="0" w:space="0" w:color="auto"/>
            <w:bottom w:val="none" w:sz="0" w:space="0" w:color="auto"/>
            <w:right w:val="none" w:sz="0" w:space="0" w:color="auto"/>
          </w:divBdr>
        </w:div>
      </w:divsChild>
    </w:div>
    <w:div w:id="1443065650">
      <w:bodyDiv w:val="1"/>
      <w:marLeft w:val="0"/>
      <w:marRight w:val="0"/>
      <w:marTop w:val="0"/>
      <w:marBottom w:val="0"/>
      <w:divBdr>
        <w:top w:val="none" w:sz="0" w:space="0" w:color="auto"/>
        <w:left w:val="none" w:sz="0" w:space="0" w:color="auto"/>
        <w:bottom w:val="none" w:sz="0" w:space="0" w:color="auto"/>
        <w:right w:val="none" w:sz="0" w:space="0" w:color="auto"/>
      </w:divBdr>
      <w:divsChild>
        <w:div w:id="45567893">
          <w:marLeft w:val="640"/>
          <w:marRight w:val="0"/>
          <w:marTop w:val="0"/>
          <w:marBottom w:val="0"/>
          <w:divBdr>
            <w:top w:val="none" w:sz="0" w:space="0" w:color="auto"/>
            <w:left w:val="none" w:sz="0" w:space="0" w:color="auto"/>
            <w:bottom w:val="none" w:sz="0" w:space="0" w:color="auto"/>
            <w:right w:val="none" w:sz="0" w:space="0" w:color="auto"/>
          </w:divBdr>
        </w:div>
        <w:div w:id="85224823">
          <w:marLeft w:val="640"/>
          <w:marRight w:val="0"/>
          <w:marTop w:val="0"/>
          <w:marBottom w:val="0"/>
          <w:divBdr>
            <w:top w:val="none" w:sz="0" w:space="0" w:color="auto"/>
            <w:left w:val="none" w:sz="0" w:space="0" w:color="auto"/>
            <w:bottom w:val="none" w:sz="0" w:space="0" w:color="auto"/>
            <w:right w:val="none" w:sz="0" w:space="0" w:color="auto"/>
          </w:divBdr>
        </w:div>
        <w:div w:id="116145227">
          <w:marLeft w:val="640"/>
          <w:marRight w:val="0"/>
          <w:marTop w:val="0"/>
          <w:marBottom w:val="0"/>
          <w:divBdr>
            <w:top w:val="none" w:sz="0" w:space="0" w:color="auto"/>
            <w:left w:val="none" w:sz="0" w:space="0" w:color="auto"/>
            <w:bottom w:val="none" w:sz="0" w:space="0" w:color="auto"/>
            <w:right w:val="none" w:sz="0" w:space="0" w:color="auto"/>
          </w:divBdr>
        </w:div>
        <w:div w:id="270213101">
          <w:marLeft w:val="640"/>
          <w:marRight w:val="0"/>
          <w:marTop w:val="0"/>
          <w:marBottom w:val="0"/>
          <w:divBdr>
            <w:top w:val="none" w:sz="0" w:space="0" w:color="auto"/>
            <w:left w:val="none" w:sz="0" w:space="0" w:color="auto"/>
            <w:bottom w:val="none" w:sz="0" w:space="0" w:color="auto"/>
            <w:right w:val="none" w:sz="0" w:space="0" w:color="auto"/>
          </w:divBdr>
        </w:div>
        <w:div w:id="337730062">
          <w:marLeft w:val="640"/>
          <w:marRight w:val="0"/>
          <w:marTop w:val="0"/>
          <w:marBottom w:val="0"/>
          <w:divBdr>
            <w:top w:val="none" w:sz="0" w:space="0" w:color="auto"/>
            <w:left w:val="none" w:sz="0" w:space="0" w:color="auto"/>
            <w:bottom w:val="none" w:sz="0" w:space="0" w:color="auto"/>
            <w:right w:val="none" w:sz="0" w:space="0" w:color="auto"/>
          </w:divBdr>
        </w:div>
        <w:div w:id="360134487">
          <w:marLeft w:val="640"/>
          <w:marRight w:val="0"/>
          <w:marTop w:val="0"/>
          <w:marBottom w:val="0"/>
          <w:divBdr>
            <w:top w:val="none" w:sz="0" w:space="0" w:color="auto"/>
            <w:left w:val="none" w:sz="0" w:space="0" w:color="auto"/>
            <w:bottom w:val="none" w:sz="0" w:space="0" w:color="auto"/>
            <w:right w:val="none" w:sz="0" w:space="0" w:color="auto"/>
          </w:divBdr>
        </w:div>
        <w:div w:id="429858052">
          <w:marLeft w:val="640"/>
          <w:marRight w:val="0"/>
          <w:marTop w:val="0"/>
          <w:marBottom w:val="0"/>
          <w:divBdr>
            <w:top w:val="none" w:sz="0" w:space="0" w:color="auto"/>
            <w:left w:val="none" w:sz="0" w:space="0" w:color="auto"/>
            <w:bottom w:val="none" w:sz="0" w:space="0" w:color="auto"/>
            <w:right w:val="none" w:sz="0" w:space="0" w:color="auto"/>
          </w:divBdr>
        </w:div>
        <w:div w:id="481892858">
          <w:marLeft w:val="640"/>
          <w:marRight w:val="0"/>
          <w:marTop w:val="0"/>
          <w:marBottom w:val="0"/>
          <w:divBdr>
            <w:top w:val="none" w:sz="0" w:space="0" w:color="auto"/>
            <w:left w:val="none" w:sz="0" w:space="0" w:color="auto"/>
            <w:bottom w:val="none" w:sz="0" w:space="0" w:color="auto"/>
            <w:right w:val="none" w:sz="0" w:space="0" w:color="auto"/>
          </w:divBdr>
        </w:div>
        <w:div w:id="569123538">
          <w:marLeft w:val="640"/>
          <w:marRight w:val="0"/>
          <w:marTop w:val="0"/>
          <w:marBottom w:val="0"/>
          <w:divBdr>
            <w:top w:val="none" w:sz="0" w:space="0" w:color="auto"/>
            <w:left w:val="none" w:sz="0" w:space="0" w:color="auto"/>
            <w:bottom w:val="none" w:sz="0" w:space="0" w:color="auto"/>
            <w:right w:val="none" w:sz="0" w:space="0" w:color="auto"/>
          </w:divBdr>
        </w:div>
        <w:div w:id="650520643">
          <w:marLeft w:val="640"/>
          <w:marRight w:val="0"/>
          <w:marTop w:val="0"/>
          <w:marBottom w:val="0"/>
          <w:divBdr>
            <w:top w:val="none" w:sz="0" w:space="0" w:color="auto"/>
            <w:left w:val="none" w:sz="0" w:space="0" w:color="auto"/>
            <w:bottom w:val="none" w:sz="0" w:space="0" w:color="auto"/>
            <w:right w:val="none" w:sz="0" w:space="0" w:color="auto"/>
          </w:divBdr>
        </w:div>
        <w:div w:id="734861863">
          <w:marLeft w:val="640"/>
          <w:marRight w:val="0"/>
          <w:marTop w:val="0"/>
          <w:marBottom w:val="0"/>
          <w:divBdr>
            <w:top w:val="none" w:sz="0" w:space="0" w:color="auto"/>
            <w:left w:val="none" w:sz="0" w:space="0" w:color="auto"/>
            <w:bottom w:val="none" w:sz="0" w:space="0" w:color="auto"/>
            <w:right w:val="none" w:sz="0" w:space="0" w:color="auto"/>
          </w:divBdr>
        </w:div>
        <w:div w:id="800996694">
          <w:marLeft w:val="640"/>
          <w:marRight w:val="0"/>
          <w:marTop w:val="0"/>
          <w:marBottom w:val="0"/>
          <w:divBdr>
            <w:top w:val="none" w:sz="0" w:space="0" w:color="auto"/>
            <w:left w:val="none" w:sz="0" w:space="0" w:color="auto"/>
            <w:bottom w:val="none" w:sz="0" w:space="0" w:color="auto"/>
            <w:right w:val="none" w:sz="0" w:space="0" w:color="auto"/>
          </w:divBdr>
        </w:div>
        <w:div w:id="912548640">
          <w:marLeft w:val="640"/>
          <w:marRight w:val="0"/>
          <w:marTop w:val="0"/>
          <w:marBottom w:val="0"/>
          <w:divBdr>
            <w:top w:val="none" w:sz="0" w:space="0" w:color="auto"/>
            <w:left w:val="none" w:sz="0" w:space="0" w:color="auto"/>
            <w:bottom w:val="none" w:sz="0" w:space="0" w:color="auto"/>
            <w:right w:val="none" w:sz="0" w:space="0" w:color="auto"/>
          </w:divBdr>
        </w:div>
        <w:div w:id="1086802938">
          <w:marLeft w:val="640"/>
          <w:marRight w:val="0"/>
          <w:marTop w:val="0"/>
          <w:marBottom w:val="0"/>
          <w:divBdr>
            <w:top w:val="none" w:sz="0" w:space="0" w:color="auto"/>
            <w:left w:val="none" w:sz="0" w:space="0" w:color="auto"/>
            <w:bottom w:val="none" w:sz="0" w:space="0" w:color="auto"/>
            <w:right w:val="none" w:sz="0" w:space="0" w:color="auto"/>
          </w:divBdr>
        </w:div>
        <w:div w:id="1312096937">
          <w:marLeft w:val="640"/>
          <w:marRight w:val="0"/>
          <w:marTop w:val="0"/>
          <w:marBottom w:val="0"/>
          <w:divBdr>
            <w:top w:val="none" w:sz="0" w:space="0" w:color="auto"/>
            <w:left w:val="none" w:sz="0" w:space="0" w:color="auto"/>
            <w:bottom w:val="none" w:sz="0" w:space="0" w:color="auto"/>
            <w:right w:val="none" w:sz="0" w:space="0" w:color="auto"/>
          </w:divBdr>
        </w:div>
        <w:div w:id="1330057101">
          <w:marLeft w:val="640"/>
          <w:marRight w:val="0"/>
          <w:marTop w:val="0"/>
          <w:marBottom w:val="0"/>
          <w:divBdr>
            <w:top w:val="none" w:sz="0" w:space="0" w:color="auto"/>
            <w:left w:val="none" w:sz="0" w:space="0" w:color="auto"/>
            <w:bottom w:val="none" w:sz="0" w:space="0" w:color="auto"/>
            <w:right w:val="none" w:sz="0" w:space="0" w:color="auto"/>
          </w:divBdr>
        </w:div>
        <w:div w:id="1409578443">
          <w:marLeft w:val="640"/>
          <w:marRight w:val="0"/>
          <w:marTop w:val="0"/>
          <w:marBottom w:val="0"/>
          <w:divBdr>
            <w:top w:val="none" w:sz="0" w:space="0" w:color="auto"/>
            <w:left w:val="none" w:sz="0" w:space="0" w:color="auto"/>
            <w:bottom w:val="none" w:sz="0" w:space="0" w:color="auto"/>
            <w:right w:val="none" w:sz="0" w:space="0" w:color="auto"/>
          </w:divBdr>
        </w:div>
        <w:div w:id="1714500679">
          <w:marLeft w:val="640"/>
          <w:marRight w:val="0"/>
          <w:marTop w:val="0"/>
          <w:marBottom w:val="0"/>
          <w:divBdr>
            <w:top w:val="none" w:sz="0" w:space="0" w:color="auto"/>
            <w:left w:val="none" w:sz="0" w:space="0" w:color="auto"/>
            <w:bottom w:val="none" w:sz="0" w:space="0" w:color="auto"/>
            <w:right w:val="none" w:sz="0" w:space="0" w:color="auto"/>
          </w:divBdr>
        </w:div>
        <w:div w:id="1847361294">
          <w:marLeft w:val="640"/>
          <w:marRight w:val="0"/>
          <w:marTop w:val="0"/>
          <w:marBottom w:val="0"/>
          <w:divBdr>
            <w:top w:val="none" w:sz="0" w:space="0" w:color="auto"/>
            <w:left w:val="none" w:sz="0" w:space="0" w:color="auto"/>
            <w:bottom w:val="none" w:sz="0" w:space="0" w:color="auto"/>
            <w:right w:val="none" w:sz="0" w:space="0" w:color="auto"/>
          </w:divBdr>
        </w:div>
        <w:div w:id="1854025859">
          <w:marLeft w:val="640"/>
          <w:marRight w:val="0"/>
          <w:marTop w:val="0"/>
          <w:marBottom w:val="0"/>
          <w:divBdr>
            <w:top w:val="none" w:sz="0" w:space="0" w:color="auto"/>
            <w:left w:val="none" w:sz="0" w:space="0" w:color="auto"/>
            <w:bottom w:val="none" w:sz="0" w:space="0" w:color="auto"/>
            <w:right w:val="none" w:sz="0" w:space="0" w:color="auto"/>
          </w:divBdr>
        </w:div>
        <w:div w:id="1860849498">
          <w:marLeft w:val="640"/>
          <w:marRight w:val="0"/>
          <w:marTop w:val="0"/>
          <w:marBottom w:val="0"/>
          <w:divBdr>
            <w:top w:val="none" w:sz="0" w:space="0" w:color="auto"/>
            <w:left w:val="none" w:sz="0" w:space="0" w:color="auto"/>
            <w:bottom w:val="none" w:sz="0" w:space="0" w:color="auto"/>
            <w:right w:val="none" w:sz="0" w:space="0" w:color="auto"/>
          </w:divBdr>
        </w:div>
        <w:div w:id="1916166479">
          <w:marLeft w:val="640"/>
          <w:marRight w:val="0"/>
          <w:marTop w:val="0"/>
          <w:marBottom w:val="0"/>
          <w:divBdr>
            <w:top w:val="none" w:sz="0" w:space="0" w:color="auto"/>
            <w:left w:val="none" w:sz="0" w:space="0" w:color="auto"/>
            <w:bottom w:val="none" w:sz="0" w:space="0" w:color="auto"/>
            <w:right w:val="none" w:sz="0" w:space="0" w:color="auto"/>
          </w:divBdr>
        </w:div>
        <w:div w:id="1962951158">
          <w:marLeft w:val="640"/>
          <w:marRight w:val="0"/>
          <w:marTop w:val="0"/>
          <w:marBottom w:val="0"/>
          <w:divBdr>
            <w:top w:val="none" w:sz="0" w:space="0" w:color="auto"/>
            <w:left w:val="none" w:sz="0" w:space="0" w:color="auto"/>
            <w:bottom w:val="none" w:sz="0" w:space="0" w:color="auto"/>
            <w:right w:val="none" w:sz="0" w:space="0" w:color="auto"/>
          </w:divBdr>
        </w:div>
        <w:div w:id="2009939559">
          <w:marLeft w:val="640"/>
          <w:marRight w:val="0"/>
          <w:marTop w:val="0"/>
          <w:marBottom w:val="0"/>
          <w:divBdr>
            <w:top w:val="none" w:sz="0" w:space="0" w:color="auto"/>
            <w:left w:val="none" w:sz="0" w:space="0" w:color="auto"/>
            <w:bottom w:val="none" w:sz="0" w:space="0" w:color="auto"/>
            <w:right w:val="none" w:sz="0" w:space="0" w:color="auto"/>
          </w:divBdr>
        </w:div>
        <w:div w:id="2125609528">
          <w:marLeft w:val="64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1C2C99ED404D9D956389E150BB5EAF"/>
        <w:category>
          <w:name w:val="General"/>
          <w:gallery w:val="placeholder"/>
        </w:category>
        <w:types>
          <w:type w:val="bbPlcHdr"/>
        </w:types>
        <w:behaviors>
          <w:behavior w:val="content"/>
        </w:behaviors>
        <w:guid w:val="{A873562D-F50E-4333-A61D-78AD3D8B170F}"/>
      </w:docPartPr>
      <w:docPartBody>
        <w:p w:rsidR="00000000" w:rsidRDefault="00564B6B">
          <w:pPr>
            <w:pStyle w:val="0E1C2C99ED404D9D956389E150BB5EAF"/>
          </w:pPr>
          <w:r w:rsidRPr="00C350C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Economica">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Lato">
    <w:altName w:val="Segoe UI"/>
    <w:charset w:val="00"/>
    <w:family w:val="swiss"/>
    <w:pitch w:val="variable"/>
    <w:sig w:usb0="E10002FF" w:usb1="5000ECFF" w:usb2="00000021" w:usb3="00000000" w:csb0="0000019F" w:csb1="00000000"/>
  </w:font>
  <w:font w:name="Nova Mon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E1C2C99ED404D9D956389E150BB5EAF">
    <w:name w:val="0E1C2C99ED404D9D956389E150BB5E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D9D7A-DFB0-4BF7-B46E-EA37F4082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20164</Words>
  <Characters>114939</Characters>
  <Application>Microsoft Office Word</Application>
  <DocSecurity>0</DocSecurity>
  <Lines>957</Lines>
  <Paragraphs>269</Paragraphs>
  <ScaleCrop>false</ScaleCrop>
  <Company/>
  <LinksUpToDate>false</LinksUpToDate>
  <CharactersWithSpaces>134834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2026-09-30T17:42:00Z</dcterms:created>
  <dcterms:modified xsi:type="dcterms:W3CDTF">2026-09-30T17:42:00Z</dcterms:modified>
</cp:coreProperties>
</file>